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81EB0C" w14:textId="77777777" w:rsidR="00AA0C3F" w:rsidRPr="006835D7" w:rsidRDefault="00AA0C3F" w:rsidP="0088246B">
      <w:pPr>
        <w:spacing w:after="0"/>
        <w:jc w:val="center"/>
        <w:rPr>
          <w:rFonts w:eastAsia="Times New Roman" w:cstheme="majorHAnsi"/>
          <w:b/>
          <w:sz w:val="34"/>
          <w:szCs w:val="34"/>
        </w:rPr>
      </w:pPr>
      <w:r w:rsidRPr="006835D7">
        <w:rPr>
          <w:rFonts w:eastAsia="Times New Roman" w:cstheme="majorHAnsi"/>
          <w:b/>
          <w:sz w:val="30"/>
          <w:szCs w:val="30"/>
        </w:rPr>
        <w:t>ĐẠI HỌC QUỐC GIA TP. HỒ CHÍ MINH</w:t>
      </w:r>
    </w:p>
    <w:p w14:paraId="7522FEAD" w14:textId="77777777" w:rsidR="00AA0C3F" w:rsidRPr="006835D7" w:rsidRDefault="00AA0C3F" w:rsidP="0088246B">
      <w:pPr>
        <w:spacing w:before="60" w:after="0"/>
        <w:jc w:val="center"/>
        <w:rPr>
          <w:rFonts w:eastAsia="Times New Roman" w:cstheme="majorHAnsi"/>
          <w:b/>
        </w:rPr>
      </w:pPr>
      <w:r w:rsidRPr="006835D7">
        <w:rPr>
          <w:rFonts w:eastAsia="Times New Roman" w:cstheme="majorHAnsi"/>
          <w:b/>
          <w:sz w:val="32"/>
          <w:szCs w:val="32"/>
        </w:rPr>
        <w:t>TRƯỜNG ĐẠI HỌC CÔNG NGHỆ THÔNG TIN</w:t>
      </w:r>
    </w:p>
    <w:p w14:paraId="5A913273" w14:textId="739AB244" w:rsidR="00AA0C3F" w:rsidRPr="006835D7" w:rsidRDefault="00AA0C3F" w:rsidP="0088246B">
      <w:pPr>
        <w:tabs>
          <w:tab w:val="center" w:pos="4568"/>
          <w:tab w:val="left" w:pos="6120"/>
        </w:tabs>
        <w:spacing w:after="0"/>
        <w:jc w:val="center"/>
        <w:rPr>
          <w:rFonts w:eastAsia="Times New Roman" w:cstheme="majorHAnsi"/>
          <w:b/>
          <w:sz w:val="32"/>
          <w:szCs w:val="32"/>
        </w:rPr>
      </w:pPr>
      <w:r w:rsidRPr="006835D7">
        <w:rPr>
          <w:rFonts w:eastAsia="Times New Roman" w:cstheme="majorHAnsi"/>
          <w:b/>
          <w:sz w:val="32"/>
          <w:szCs w:val="32"/>
        </w:rPr>
        <w:t>KHOA CÔNG NGHỆ PHẦN MỀM</w:t>
      </w:r>
    </w:p>
    <w:p w14:paraId="0F494C82" w14:textId="77777777" w:rsidR="00AA0C3F" w:rsidRPr="006835D7" w:rsidRDefault="00AA0C3F" w:rsidP="00AA0C3F">
      <w:pPr>
        <w:spacing w:after="0"/>
        <w:rPr>
          <w:rFonts w:eastAsia="Times New Roman" w:cstheme="majorHAnsi"/>
          <w:sz w:val="28"/>
          <w:szCs w:val="28"/>
        </w:rPr>
      </w:pPr>
    </w:p>
    <w:p w14:paraId="0A08CBD4" w14:textId="77777777" w:rsidR="00AA0C3F" w:rsidRPr="006835D7" w:rsidRDefault="00AA0C3F" w:rsidP="0088246B">
      <w:pPr>
        <w:spacing w:after="0"/>
        <w:jc w:val="center"/>
        <w:rPr>
          <w:rFonts w:eastAsia="Times New Roman" w:cstheme="majorHAnsi"/>
          <w:b/>
          <w:sz w:val="28"/>
          <w:szCs w:val="28"/>
        </w:rPr>
      </w:pPr>
    </w:p>
    <w:p w14:paraId="0E804B20" w14:textId="77777777" w:rsidR="00AA0C3F" w:rsidRPr="006835D7" w:rsidRDefault="00AA0C3F" w:rsidP="0088246B">
      <w:pPr>
        <w:spacing w:after="0"/>
        <w:jc w:val="center"/>
        <w:rPr>
          <w:rFonts w:eastAsia="Times New Roman" w:cstheme="majorHAnsi"/>
          <w:sz w:val="28"/>
          <w:szCs w:val="28"/>
        </w:rPr>
      </w:pPr>
      <w:r w:rsidRPr="006835D7">
        <w:rPr>
          <w:rFonts w:cstheme="majorHAnsi"/>
          <w:noProof/>
        </w:rPr>
        <w:drawing>
          <wp:inline distT="0" distB="0" distL="0" distR="0" wp14:anchorId="638F691C" wp14:editId="7FD3584F">
            <wp:extent cx="1760220" cy="1458597"/>
            <wp:effectExtent l="0" t="0" r="0" b="8255"/>
            <wp:docPr id="1628203270" name="Picture 7" descr="A blue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03270" name="Picture 7" descr="A blue logo with a black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1843" cy="1459942"/>
                    </a:xfrm>
                    <a:prstGeom prst="rect">
                      <a:avLst/>
                    </a:prstGeom>
                    <a:noFill/>
                    <a:ln>
                      <a:noFill/>
                    </a:ln>
                  </pic:spPr>
                </pic:pic>
              </a:graphicData>
            </a:graphic>
          </wp:inline>
        </w:drawing>
      </w:r>
      <w:r w:rsidRPr="006835D7">
        <w:rPr>
          <w:rFonts w:cstheme="majorHAnsi"/>
          <w:noProof/>
        </w:rPr>
        <w:drawing>
          <wp:inline distT="0" distB="0" distL="0" distR="0" wp14:anchorId="5D3BB9B5" wp14:editId="57502EE4">
            <wp:extent cx="1517073" cy="1457325"/>
            <wp:effectExtent l="0" t="0" r="0" b="0"/>
            <wp:docPr id="2" name="Picture 1" descr="A blue logo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2" name="Picture 2" descr="A blue logo with a black background&#10;&#10;Description automatically generated"/>
                    <pic:cNvPicPr/>
                  </pic:nvPicPr>
                  <pic:blipFill rotWithShape="1">
                    <a:blip r:embed="rId9" cstate="print">
                      <a:extLst>
                        <a:ext uri="{28A0092B-C50C-407E-A947-70E740481C1C}">
                          <a14:useLocalDpi xmlns:a14="http://schemas.microsoft.com/office/drawing/2010/main" val="0"/>
                        </a:ext>
                      </a:extLst>
                    </a:blip>
                    <a:srcRect l="24791" r="20966"/>
                    <a:stretch/>
                  </pic:blipFill>
                  <pic:spPr bwMode="auto">
                    <a:xfrm>
                      <a:off x="0" y="0"/>
                      <a:ext cx="1518439" cy="1458637"/>
                    </a:xfrm>
                    <a:prstGeom prst="rect">
                      <a:avLst/>
                    </a:prstGeom>
                    <a:noFill/>
                    <a:ln>
                      <a:noFill/>
                    </a:ln>
                    <a:extLst>
                      <a:ext uri="{53640926-AAD7-44D8-BBD7-CCE9431645EC}">
                        <a14:shadowObscured xmlns:a14="http://schemas.microsoft.com/office/drawing/2010/main"/>
                      </a:ext>
                    </a:extLst>
                  </pic:spPr>
                </pic:pic>
              </a:graphicData>
            </a:graphic>
          </wp:inline>
        </w:drawing>
      </w:r>
    </w:p>
    <w:p w14:paraId="6ACECC8F" w14:textId="77777777" w:rsidR="00AA0C3F" w:rsidRPr="006835D7" w:rsidRDefault="00AA0C3F" w:rsidP="00AA0C3F">
      <w:pPr>
        <w:spacing w:after="0"/>
        <w:rPr>
          <w:rFonts w:eastAsia="Times New Roman" w:cstheme="majorHAnsi"/>
          <w:b/>
          <w:sz w:val="28"/>
          <w:szCs w:val="28"/>
        </w:rPr>
      </w:pPr>
    </w:p>
    <w:p w14:paraId="1A8A8429" w14:textId="6F29B950" w:rsidR="00AA0C3F" w:rsidRPr="006835D7" w:rsidRDefault="00AA0C3F" w:rsidP="0088246B">
      <w:pPr>
        <w:spacing w:after="0"/>
        <w:jc w:val="center"/>
        <w:rPr>
          <w:rFonts w:eastAsia="Times New Roman" w:cstheme="majorHAnsi"/>
          <w:b/>
          <w:sz w:val="28"/>
          <w:szCs w:val="28"/>
          <w:lang w:val="en-US"/>
        </w:rPr>
      </w:pPr>
      <w:r w:rsidRPr="006835D7">
        <w:rPr>
          <w:rFonts w:eastAsia="Times New Roman" w:cstheme="majorHAnsi"/>
          <w:b/>
          <w:sz w:val="32"/>
          <w:szCs w:val="32"/>
        </w:rPr>
        <w:t xml:space="preserve">ĐỒ ÁN </w:t>
      </w:r>
    </w:p>
    <w:p w14:paraId="54B4991D" w14:textId="35194B89" w:rsidR="00AA0C3F" w:rsidRPr="006835D7" w:rsidRDefault="00735D84" w:rsidP="0088246B">
      <w:pPr>
        <w:spacing w:after="0"/>
        <w:jc w:val="center"/>
        <w:rPr>
          <w:rFonts w:cstheme="majorHAnsi"/>
          <w:sz w:val="28"/>
          <w:szCs w:val="28"/>
        </w:rPr>
      </w:pPr>
      <w:r w:rsidRPr="00735D84">
        <w:rPr>
          <w:rStyle w:val="normaltextrun"/>
          <w:rFonts w:cstheme="majorHAnsi"/>
          <w:b/>
          <w:bCs/>
          <w:caps/>
          <w:color w:val="000000"/>
          <w:sz w:val="36"/>
          <w:szCs w:val="36"/>
          <w:shd w:val="clear" w:color="auto" w:fill="FFFFFF"/>
          <w:lang w:val="en-US"/>
        </w:rPr>
        <w:t>Micro Frontend với dự án Website thương mại điện tử</w:t>
      </w:r>
    </w:p>
    <w:p w14:paraId="2F62C008" w14:textId="26513E1D" w:rsidR="00AA0C3F" w:rsidRDefault="004A3414" w:rsidP="0088246B">
      <w:pPr>
        <w:spacing w:after="0"/>
        <w:jc w:val="center"/>
        <w:rPr>
          <w:rFonts w:cstheme="majorHAnsi"/>
          <w:sz w:val="28"/>
          <w:szCs w:val="28"/>
          <w:lang w:val="en-US"/>
        </w:rPr>
      </w:pPr>
      <w:r w:rsidRPr="006835D7">
        <w:rPr>
          <w:rFonts w:cstheme="majorHAnsi"/>
          <w:b/>
          <w:bCs/>
          <w:sz w:val="28"/>
          <w:szCs w:val="28"/>
          <w:lang w:val="en-US"/>
        </w:rPr>
        <w:t>Lớp:</w:t>
      </w:r>
      <w:r w:rsidRPr="006835D7">
        <w:rPr>
          <w:rFonts w:cstheme="majorHAnsi"/>
          <w:sz w:val="28"/>
          <w:szCs w:val="28"/>
          <w:lang w:val="en-US"/>
        </w:rPr>
        <w:t xml:space="preserve"> SE</w:t>
      </w:r>
      <w:r w:rsidR="00735D84">
        <w:rPr>
          <w:rFonts w:cstheme="majorHAnsi"/>
          <w:sz w:val="28"/>
          <w:szCs w:val="28"/>
          <w:lang w:val="en-US"/>
        </w:rPr>
        <w:t>400</w:t>
      </w:r>
      <w:r w:rsidRPr="006835D7">
        <w:rPr>
          <w:rFonts w:cstheme="majorHAnsi"/>
          <w:sz w:val="28"/>
          <w:szCs w:val="28"/>
          <w:lang w:val="en-US"/>
        </w:rPr>
        <w:t>.P1</w:t>
      </w:r>
      <w:r w:rsidR="00735D84">
        <w:rPr>
          <w:rFonts w:cstheme="majorHAnsi"/>
          <w:sz w:val="28"/>
          <w:szCs w:val="28"/>
          <w:lang w:val="en-US"/>
        </w:rPr>
        <w:t>1</w:t>
      </w:r>
      <w:r w:rsidR="00C61C65">
        <w:rPr>
          <w:rFonts w:cstheme="majorHAnsi"/>
          <w:sz w:val="28"/>
          <w:szCs w:val="28"/>
          <w:lang w:val="en-US"/>
        </w:rPr>
        <w:t>.PMCL</w:t>
      </w:r>
    </w:p>
    <w:p w14:paraId="7A6DCC38" w14:textId="5497E2B4" w:rsidR="00AA0C3F" w:rsidRPr="00735D84" w:rsidRDefault="00AA0C3F" w:rsidP="0088246B">
      <w:pPr>
        <w:spacing w:after="0"/>
        <w:jc w:val="center"/>
        <w:rPr>
          <w:rStyle w:val="eop"/>
          <w:rFonts w:cstheme="majorHAnsi"/>
          <w:color w:val="000000"/>
          <w:shd w:val="clear" w:color="auto" w:fill="FFFFFF"/>
          <w:lang w:val="en-US"/>
        </w:rPr>
      </w:pPr>
      <w:r w:rsidRPr="006835D7">
        <w:rPr>
          <w:rFonts w:eastAsia="Times New Roman" w:cstheme="majorHAnsi"/>
          <w:b/>
          <w:sz w:val="28"/>
          <w:szCs w:val="28"/>
        </w:rPr>
        <w:t xml:space="preserve">GV HƯỚNG DẪN: </w:t>
      </w:r>
      <w:r w:rsidRPr="0070092A">
        <w:rPr>
          <w:rStyle w:val="normaltextrun"/>
          <w:rFonts w:cstheme="majorHAnsi"/>
          <w:color w:val="000000"/>
          <w:sz w:val="28"/>
          <w:szCs w:val="28"/>
          <w:shd w:val="clear" w:color="auto" w:fill="FFFFFF"/>
        </w:rPr>
        <w:t xml:space="preserve">ThS. </w:t>
      </w:r>
      <w:r w:rsidR="00735D84">
        <w:rPr>
          <w:rStyle w:val="normaltextrun"/>
          <w:rFonts w:cstheme="majorHAnsi"/>
          <w:color w:val="000000"/>
          <w:sz w:val="28"/>
          <w:szCs w:val="28"/>
          <w:shd w:val="clear" w:color="auto" w:fill="FFFFFF"/>
          <w:lang w:val="en-US"/>
        </w:rPr>
        <w:t>Đinh Nguyễn Anh Dũng</w:t>
      </w:r>
    </w:p>
    <w:p w14:paraId="61406DF6" w14:textId="77777777" w:rsidR="00AA0C3F" w:rsidRPr="006835D7" w:rsidRDefault="00AA0C3F" w:rsidP="0088246B">
      <w:pPr>
        <w:spacing w:after="0"/>
        <w:jc w:val="center"/>
        <w:rPr>
          <w:rFonts w:eastAsia="Times New Roman" w:cstheme="majorHAnsi"/>
          <w:b/>
          <w:sz w:val="28"/>
          <w:szCs w:val="28"/>
          <w:lang w:val="en-US"/>
        </w:rPr>
      </w:pPr>
    </w:p>
    <w:p w14:paraId="1140B766" w14:textId="77777777" w:rsidR="00AA0C3F" w:rsidRPr="006835D7" w:rsidRDefault="00AA0C3F" w:rsidP="0088246B">
      <w:pPr>
        <w:spacing w:after="0"/>
        <w:jc w:val="center"/>
        <w:rPr>
          <w:rFonts w:eastAsia="Times New Roman" w:cstheme="majorHAnsi"/>
          <w:b/>
          <w:sz w:val="28"/>
          <w:szCs w:val="28"/>
          <w:lang w:val="en-US"/>
        </w:rPr>
      </w:pPr>
    </w:p>
    <w:p w14:paraId="7A2810D9" w14:textId="3E257FCF" w:rsidR="00AA0C3F" w:rsidRPr="006835D7" w:rsidRDefault="00AA0C3F" w:rsidP="00C61C65">
      <w:pPr>
        <w:spacing w:after="0" w:line="480" w:lineRule="auto"/>
        <w:jc w:val="center"/>
        <w:rPr>
          <w:rStyle w:val="normaltextrun"/>
          <w:rFonts w:eastAsia="Times New Roman" w:cstheme="majorHAnsi"/>
          <w:b/>
          <w:sz w:val="28"/>
          <w:szCs w:val="28"/>
          <w:lang w:val="en-US"/>
        </w:rPr>
      </w:pPr>
      <w:r w:rsidRPr="006835D7">
        <w:rPr>
          <w:rFonts w:eastAsia="Times New Roman" w:cstheme="majorHAnsi"/>
          <w:b/>
          <w:sz w:val="28"/>
          <w:szCs w:val="28"/>
        </w:rPr>
        <w:t xml:space="preserve">SV THỰC HIỆN: </w:t>
      </w:r>
    </w:p>
    <w:p w14:paraId="20A121C9" w14:textId="7AC88876" w:rsidR="00AA0C3F" w:rsidRPr="006835D7" w:rsidRDefault="00AA0C3F" w:rsidP="0088246B">
      <w:pPr>
        <w:jc w:val="center"/>
        <w:rPr>
          <w:rStyle w:val="eop"/>
          <w:rFonts w:cstheme="majorHAnsi"/>
          <w:color w:val="000000"/>
          <w:shd w:val="clear" w:color="auto" w:fill="FFFFFF"/>
        </w:rPr>
      </w:pPr>
      <w:r w:rsidRPr="006835D7">
        <w:rPr>
          <w:rStyle w:val="normaltextrun"/>
          <w:rFonts w:cstheme="majorHAnsi"/>
          <w:color w:val="000000"/>
          <w:shd w:val="clear" w:color="auto" w:fill="FFFFFF"/>
        </w:rPr>
        <w:t>Lê Quốc Dũng – 21520739</w:t>
      </w:r>
    </w:p>
    <w:p w14:paraId="6A7CB996" w14:textId="4DE88E93" w:rsidR="00C61C65" w:rsidRPr="00C61C65" w:rsidRDefault="00AA0C3F" w:rsidP="00C61C65">
      <w:pPr>
        <w:spacing w:after="0" w:line="480" w:lineRule="auto"/>
        <w:jc w:val="center"/>
        <w:rPr>
          <w:rStyle w:val="eop"/>
          <w:rFonts w:cstheme="majorHAnsi"/>
          <w:color w:val="000000"/>
          <w:sz w:val="22"/>
          <w:shd w:val="clear" w:color="auto" w:fill="FFFFFF"/>
          <w:lang w:val="en-US"/>
        </w:rPr>
      </w:pPr>
      <w:r w:rsidRPr="006835D7">
        <w:rPr>
          <w:rStyle w:val="normaltextrun"/>
          <w:rFonts w:cstheme="majorHAnsi"/>
          <w:color w:val="000000"/>
          <w:shd w:val="clear" w:color="auto" w:fill="FFFFFF"/>
        </w:rPr>
        <w:t>Phạm Thanh Đồng – 21520724</w:t>
      </w:r>
      <w:r w:rsidRPr="006835D7">
        <w:rPr>
          <w:rStyle w:val="eop"/>
          <w:rFonts w:cstheme="majorHAnsi"/>
          <w:color w:val="000000"/>
          <w:sz w:val="22"/>
          <w:shd w:val="clear" w:color="auto" w:fill="FFFFFF"/>
        </w:rPr>
        <w:t> </w:t>
      </w:r>
    </w:p>
    <w:p w14:paraId="6FBEA0F7" w14:textId="77777777" w:rsidR="00AA0C3F" w:rsidRPr="006835D7" w:rsidRDefault="00AA0C3F" w:rsidP="0088246B">
      <w:pPr>
        <w:spacing w:after="0"/>
        <w:ind w:left="1440" w:firstLine="720"/>
        <w:jc w:val="center"/>
        <w:rPr>
          <w:rFonts w:cstheme="majorHAnsi"/>
          <w:sz w:val="28"/>
          <w:szCs w:val="28"/>
        </w:rPr>
      </w:pPr>
    </w:p>
    <w:p w14:paraId="7F3212EC" w14:textId="77777777" w:rsidR="00AA0C3F" w:rsidRPr="006835D7" w:rsidRDefault="00AA0C3F" w:rsidP="0088246B">
      <w:pPr>
        <w:spacing w:after="0"/>
        <w:ind w:left="1440" w:firstLine="720"/>
        <w:jc w:val="center"/>
        <w:rPr>
          <w:rFonts w:cstheme="majorHAnsi"/>
          <w:sz w:val="28"/>
          <w:szCs w:val="28"/>
        </w:rPr>
      </w:pPr>
    </w:p>
    <w:p w14:paraId="22B8BD90" w14:textId="77777777" w:rsidR="00C1169C" w:rsidRDefault="00C1169C" w:rsidP="0088246B">
      <w:pPr>
        <w:spacing w:after="0"/>
        <w:rPr>
          <w:rFonts w:cstheme="majorHAnsi"/>
          <w:sz w:val="28"/>
          <w:szCs w:val="28"/>
          <w:lang w:val="en-US"/>
        </w:rPr>
      </w:pPr>
    </w:p>
    <w:p w14:paraId="085757CE" w14:textId="77777777" w:rsidR="00735D84" w:rsidRDefault="00735D84" w:rsidP="00735D84">
      <w:pPr>
        <w:spacing w:after="0"/>
        <w:jc w:val="center"/>
        <w:rPr>
          <w:rFonts w:cstheme="majorHAnsi"/>
          <w:i/>
          <w:iCs/>
          <w:lang w:val="en-US"/>
        </w:rPr>
      </w:pPr>
    </w:p>
    <w:p w14:paraId="60871D55" w14:textId="77777777" w:rsidR="00735D84" w:rsidRDefault="00735D84" w:rsidP="00735D84">
      <w:pPr>
        <w:spacing w:after="0"/>
        <w:jc w:val="center"/>
        <w:rPr>
          <w:rFonts w:cstheme="majorHAnsi"/>
          <w:i/>
          <w:iCs/>
          <w:lang w:val="en-US"/>
        </w:rPr>
      </w:pPr>
    </w:p>
    <w:p w14:paraId="3ACB5369" w14:textId="12FACDB3" w:rsidR="00735D84" w:rsidRPr="00735D84" w:rsidRDefault="00AA0C3F" w:rsidP="00735D84">
      <w:pPr>
        <w:spacing w:after="0"/>
        <w:jc w:val="center"/>
        <w:rPr>
          <w:rFonts w:cstheme="majorHAnsi"/>
          <w:i/>
          <w:lang w:val="en-US"/>
        </w:rPr>
      </w:pPr>
      <w:r w:rsidRPr="006835D7">
        <w:rPr>
          <w:rFonts w:cstheme="majorHAnsi"/>
          <w:i/>
          <w:iCs/>
        </w:rPr>
        <w:t xml:space="preserve">Tp. Hồ Chí Minh, ngày </w:t>
      </w:r>
      <w:r w:rsidR="00C61C65">
        <w:rPr>
          <w:rFonts w:cstheme="majorHAnsi"/>
          <w:i/>
          <w:iCs/>
          <w:lang w:val="en-US"/>
        </w:rPr>
        <w:t>0</w:t>
      </w:r>
      <w:r w:rsidR="00735D84">
        <w:rPr>
          <w:rFonts w:cstheme="majorHAnsi"/>
          <w:i/>
          <w:iCs/>
          <w:lang w:val="en-US"/>
        </w:rPr>
        <w:t>1</w:t>
      </w:r>
      <w:r w:rsidRPr="006835D7">
        <w:rPr>
          <w:rFonts w:cstheme="majorHAnsi"/>
          <w:i/>
          <w:iCs/>
        </w:rPr>
        <w:t xml:space="preserve"> tháng </w:t>
      </w:r>
      <w:r w:rsidR="00C61C65">
        <w:rPr>
          <w:rFonts w:cstheme="majorHAnsi"/>
          <w:i/>
          <w:iCs/>
          <w:lang w:val="en-US"/>
        </w:rPr>
        <w:t>0</w:t>
      </w:r>
      <w:r w:rsidR="004A3414" w:rsidRPr="006835D7">
        <w:rPr>
          <w:rFonts w:cstheme="majorHAnsi"/>
          <w:i/>
          <w:iCs/>
          <w:lang w:val="en-US"/>
        </w:rPr>
        <w:t>1</w:t>
      </w:r>
      <w:r w:rsidRPr="006835D7">
        <w:rPr>
          <w:rFonts w:cstheme="majorHAnsi"/>
          <w:i/>
          <w:iCs/>
        </w:rPr>
        <w:t xml:space="preserve"> năm 202</w:t>
      </w:r>
      <w:r w:rsidR="00C61C65">
        <w:rPr>
          <w:rFonts w:cstheme="majorHAnsi"/>
          <w:i/>
          <w:iCs/>
          <w:lang w:val="en-US"/>
        </w:rPr>
        <w:t>5</w:t>
      </w:r>
    </w:p>
    <w:p w14:paraId="4ED2ABD4" w14:textId="34CD15D5" w:rsidR="00656A9D" w:rsidRPr="006835D7" w:rsidRDefault="00DB6BEF" w:rsidP="0088246B">
      <w:pPr>
        <w:jc w:val="center"/>
        <w:rPr>
          <w:rFonts w:cstheme="majorHAnsi"/>
          <w:b/>
          <w:bCs/>
          <w:sz w:val="28"/>
          <w:szCs w:val="28"/>
          <w:lang w:val="en-US"/>
        </w:rPr>
      </w:pPr>
      <w:r w:rsidRPr="006835D7">
        <w:rPr>
          <w:rFonts w:cstheme="majorHAnsi"/>
          <w:b/>
          <w:bCs/>
          <w:sz w:val="28"/>
          <w:szCs w:val="28"/>
          <w:lang w:val="en-US"/>
        </w:rPr>
        <w:lastRenderedPageBreak/>
        <w:t>LỜI CẢM ƠN</w:t>
      </w:r>
    </w:p>
    <w:p w14:paraId="289346E9" w14:textId="2400339B" w:rsidR="00656A9D" w:rsidRPr="006835D7" w:rsidRDefault="00656A9D" w:rsidP="000947EB">
      <w:pPr>
        <w:spacing w:after="120"/>
        <w:ind w:firstLine="720"/>
        <w:rPr>
          <w:rFonts w:cstheme="majorHAnsi"/>
          <w:lang w:val="en-US"/>
        </w:rPr>
      </w:pPr>
      <w:r w:rsidRPr="006835D7">
        <w:rPr>
          <w:rFonts w:cstheme="majorHAnsi"/>
        </w:rPr>
        <w:t>Chúng em xin gửi lời cảm ơn chân thành và sự tri ân sâu sắc đến ThS.</w:t>
      </w:r>
      <w:r w:rsidR="00AA0C3F" w:rsidRPr="006835D7">
        <w:rPr>
          <w:rFonts w:cstheme="majorHAnsi"/>
          <w:lang w:val="en-US"/>
        </w:rPr>
        <w:t xml:space="preserve"> </w:t>
      </w:r>
      <w:r w:rsidR="00735D84">
        <w:rPr>
          <w:rFonts w:cstheme="majorHAnsi"/>
          <w:lang w:val="en-US"/>
        </w:rPr>
        <w:t xml:space="preserve">Đinh Nguyễn Anh Dũng </w:t>
      </w:r>
      <w:r w:rsidRPr="006835D7">
        <w:rPr>
          <w:rFonts w:cstheme="majorHAnsi"/>
        </w:rPr>
        <w:t xml:space="preserve">đã tận tình hướng dẫn và tạo điều kiện thuận lợi để nhóm em có thể hoàn thành đồ án </w:t>
      </w:r>
      <w:r w:rsidR="004A3414" w:rsidRPr="006835D7">
        <w:rPr>
          <w:rFonts w:cstheme="majorHAnsi"/>
          <w:lang w:val="en-US"/>
        </w:rPr>
        <w:t>môn</w:t>
      </w:r>
      <w:r w:rsidR="00735D84">
        <w:rPr>
          <w:rFonts w:cstheme="majorHAnsi"/>
          <w:lang w:val="en-US"/>
        </w:rPr>
        <w:t xml:space="preserve"> Seminar các vấn đề hiện đại của CNPM</w:t>
      </w:r>
      <w:r w:rsidR="0002300E">
        <w:rPr>
          <w:rFonts w:cstheme="majorHAnsi"/>
          <w:lang w:val="en-US"/>
        </w:rPr>
        <w:t xml:space="preserve">. </w:t>
      </w:r>
      <w:r w:rsidRPr="006835D7">
        <w:rPr>
          <w:rFonts w:cstheme="majorHAnsi"/>
        </w:rPr>
        <w:t xml:space="preserve">Trong suốt học kỳ thực hiện đồ án, nhóm em đã tích lũy được nhiều kiến thức quý báu, kinh nghiệm thực tiễn cũng như tiếp cận với nhiều công nghệ mới. Những nhận xét và góp ý tận tình từ </w:t>
      </w:r>
      <w:r w:rsidR="004A3414" w:rsidRPr="006835D7">
        <w:rPr>
          <w:rFonts w:cstheme="majorHAnsi"/>
          <w:lang w:val="en-US"/>
        </w:rPr>
        <w:t>thầy</w:t>
      </w:r>
      <w:r w:rsidRPr="006835D7">
        <w:rPr>
          <w:rFonts w:cstheme="majorHAnsi"/>
        </w:rPr>
        <w:t xml:space="preserve"> chính là nền tảng giúp chúng em cải thiện và hoàn thiện đề tài này một cách tốt nhất.</w:t>
      </w:r>
    </w:p>
    <w:p w14:paraId="5D866E68" w14:textId="76301FF1" w:rsidR="00656A9D" w:rsidRPr="006835D7" w:rsidRDefault="00656A9D" w:rsidP="000947EB">
      <w:pPr>
        <w:ind w:firstLine="720"/>
        <w:rPr>
          <w:rFonts w:cstheme="majorHAnsi"/>
          <w:lang w:val="en-US"/>
        </w:rPr>
      </w:pPr>
      <w:r w:rsidRPr="006835D7">
        <w:rPr>
          <w:rFonts w:cstheme="majorHAnsi"/>
        </w:rPr>
        <w:t>Mặc dù đã cố gắng hết sức, nhưng do còn thiếu kinh nghiệm trong việc xây dựng sản phẩm, nhóm em không thể tránh khỏi những thiếu sót. Vì vậy, chúng em rất mong nhận được thêm những góp ý và hỗ trợ từ phía cô để hoàn thiện đồ án một cách tốt nhất, và cũng là hành trang quý giá cho những đề tài khác trong tương lai.</w:t>
      </w:r>
    </w:p>
    <w:p w14:paraId="3AE93334" w14:textId="07C7070B" w:rsidR="00DB6BEF" w:rsidRPr="006835D7" w:rsidRDefault="00656A9D" w:rsidP="000947EB">
      <w:pPr>
        <w:ind w:firstLine="720"/>
        <w:rPr>
          <w:rFonts w:cstheme="majorHAnsi"/>
          <w:lang w:val="en-US"/>
        </w:rPr>
      </w:pPr>
      <w:r w:rsidRPr="006835D7">
        <w:rPr>
          <w:rFonts w:cstheme="majorHAnsi"/>
        </w:rPr>
        <w:t xml:space="preserve">Một lần nữa, chúng em xin chân thành cảm ơn </w:t>
      </w:r>
      <w:r w:rsidR="004A3414" w:rsidRPr="006835D7">
        <w:rPr>
          <w:rFonts w:cstheme="majorHAnsi"/>
          <w:lang w:val="en-US"/>
        </w:rPr>
        <w:t>thầy</w:t>
      </w:r>
      <w:r w:rsidRPr="006835D7">
        <w:rPr>
          <w:rFonts w:cstheme="majorHAnsi"/>
        </w:rPr>
        <w:t xml:space="preserve"> rất nhiều. Chúng em xin kính chúc </w:t>
      </w:r>
      <w:r w:rsidR="004A3414" w:rsidRPr="006835D7">
        <w:rPr>
          <w:rFonts w:cstheme="majorHAnsi"/>
          <w:lang w:val="en-US"/>
        </w:rPr>
        <w:t>thầy</w:t>
      </w:r>
      <w:r w:rsidRPr="006835D7">
        <w:rPr>
          <w:rFonts w:cstheme="majorHAnsi"/>
        </w:rPr>
        <w:t xml:space="preserve"> luôn dồi dào sức khỏe và đạt được nhiều thành công trong sự nghiệp cũng như trong cuộc sống!</w:t>
      </w:r>
    </w:p>
    <w:p w14:paraId="7781BBFA" w14:textId="77777777" w:rsidR="00DB6BEF" w:rsidRPr="006835D7" w:rsidRDefault="00DB6BEF" w:rsidP="0088246B">
      <w:pPr>
        <w:ind w:firstLine="720"/>
        <w:jc w:val="right"/>
        <w:rPr>
          <w:rFonts w:cstheme="majorHAnsi"/>
          <w:lang w:val="en-US"/>
        </w:rPr>
      </w:pPr>
    </w:p>
    <w:tbl>
      <w:tblPr>
        <w:tblStyle w:val="TableGrid"/>
        <w:tblW w:w="0" w:type="auto"/>
        <w:tblInd w:w="50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81"/>
      </w:tblGrid>
      <w:tr w:rsidR="00DB6BEF" w:rsidRPr="006835D7" w14:paraId="0EB634E4" w14:textId="77777777" w:rsidTr="00DB6BEF">
        <w:tc>
          <w:tcPr>
            <w:tcW w:w="3981" w:type="dxa"/>
          </w:tcPr>
          <w:p w14:paraId="59CE35FA" w14:textId="77777777" w:rsidR="00DB6BEF" w:rsidRPr="006835D7" w:rsidRDefault="00DB6BEF" w:rsidP="0088246B">
            <w:pPr>
              <w:spacing w:after="160" w:line="360" w:lineRule="auto"/>
              <w:jc w:val="center"/>
              <w:rPr>
                <w:rFonts w:cstheme="majorHAnsi"/>
                <w:lang w:val="en-US"/>
              </w:rPr>
            </w:pPr>
            <w:r w:rsidRPr="006835D7">
              <w:rPr>
                <w:rFonts w:cstheme="majorHAnsi"/>
                <w:lang w:val="en-US"/>
              </w:rPr>
              <w:t>Thành viên thực hiện</w:t>
            </w:r>
          </w:p>
          <w:p w14:paraId="15E85FF7" w14:textId="4D3D33F2" w:rsidR="004A3414" w:rsidRPr="006835D7" w:rsidRDefault="00776200" w:rsidP="0088246B">
            <w:pPr>
              <w:spacing w:after="160" w:line="360" w:lineRule="auto"/>
              <w:jc w:val="center"/>
              <w:rPr>
                <w:rFonts w:cstheme="majorHAnsi"/>
                <w:lang w:val="en-US"/>
              </w:rPr>
            </w:pPr>
            <w:r>
              <w:rPr>
                <w:rFonts w:cstheme="majorHAnsi"/>
                <w:lang w:val="en-US"/>
              </w:rPr>
              <w:t>Dũng, Đồng</w:t>
            </w:r>
          </w:p>
        </w:tc>
      </w:tr>
    </w:tbl>
    <w:p w14:paraId="6085345E" w14:textId="3A08F60A" w:rsidR="00A44A01" w:rsidRDefault="00A44A01" w:rsidP="00A44A01">
      <w:pPr>
        <w:pStyle w:val="Title"/>
        <w:rPr>
          <w:rFonts w:cstheme="majorHAnsi"/>
        </w:rPr>
      </w:pPr>
      <w:r w:rsidRPr="006835D7">
        <w:rPr>
          <w:rFonts w:cstheme="majorHAnsi"/>
        </w:rPr>
        <w:t xml:space="preserve"> </w:t>
      </w:r>
    </w:p>
    <w:p w14:paraId="5757857C" w14:textId="2899CF43" w:rsidR="005B52B1" w:rsidRPr="00A44A01" w:rsidRDefault="00A44A01" w:rsidP="00A44A01">
      <w:pPr>
        <w:jc w:val="center"/>
        <w:rPr>
          <w:rFonts w:ascii="Times New Roman" w:eastAsiaTheme="majorEastAsia" w:hAnsi="Times New Roman" w:cstheme="majorHAnsi"/>
          <w:spacing w:val="-10"/>
          <w:kern w:val="28"/>
          <w:sz w:val="56"/>
          <w:szCs w:val="56"/>
          <w:lang w:val="en-US"/>
        </w:rPr>
      </w:pPr>
      <w:r>
        <w:rPr>
          <w:rFonts w:cstheme="majorHAnsi"/>
        </w:rPr>
        <w:br w:type="page"/>
      </w:r>
    </w:p>
    <w:sdt>
      <w:sdtPr>
        <w:rPr>
          <w:rFonts w:eastAsiaTheme="minorHAnsi" w:cstheme="majorHAnsi"/>
          <w:b w:val="0"/>
          <w:szCs w:val="22"/>
          <w:lang w:val="vi-VN"/>
        </w:rPr>
        <w:id w:val="-251286407"/>
        <w:docPartObj>
          <w:docPartGallery w:val="Table of Contents"/>
          <w:docPartUnique/>
        </w:docPartObj>
      </w:sdtPr>
      <w:sdtEndPr>
        <w:rPr>
          <w:bCs/>
          <w:noProof/>
          <w:szCs w:val="26"/>
        </w:rPr>
      </w:sdtEndPr>
      <w:sdtContent>
        <w:p w14:paraId="64CE5159" w14:textId="2D23F6CE" w:rsidR="005C283B" w:rsidRPr="006835D7" w:rsidRDefault="005C283B">
          <w:pPr>
            <w:pStyle w:val="TOCHeading"/>
            <w:rPr>
              <w:rFonts w:cstheme="majorHAnsi"/>
              <w:lang w:val="vi-VN"/>
            </w:rPr>
          </w:pPr>
          <w:r w:rsidRPr="006835D7">
            <w:rPr>
              <w:rFonts w:cstheme="majorHAnsi"/>
            </w:rPr>
            <w:t>MỤC</w:t>
          </w:r>
          <w:r w:rsidRPr="006835D7">
            <w:rPr>
              <w:rFonts w:cstheme="majorHAnsi"/>
              <w:lang w:val="vi-VN"/>
            </w:rPr>
            <w:t xml:space="preserve"> LỤC</w:t>
          </w:r>
        </w:p>
        <w:p w14:paraId="3557473F" w14:textId="5E7F9677" w:rsidR="00436913" w:rsidRDefault="005C283B">
          <w:pPr>
            <w:pStyle w:val="TOC1"/>
            <w:tabs>
              <w:tab w:val="left" w:pos="1560"/>
              <w:tab w:val="right" w:leader="dot" w:pos="9016"/>
            </w:tabs>
            <w:rPr>
              <w:rFonts w:asciiTheme="minorHAnsi" w:eastAsiaTheme="minorEastAsia" w:hAnsiTheme="minorHAnsi" w:cstheme="minorBidi"/>
              <w:bCs w:val="0"/>
              <w:noProof/>
              <w:sz w:val="24"/>
              <w:szCs w:val="24"/>
              <w:lang w:val="en-US"/>
            </w:rPr>
          </w:pPr>
          <w:r w:rsidRPr="006835D7">
            <w:rPr>
              <w:rFonts w:asciiTheme="majorHAnsi" w:hAnsiTheme="majorHAnsi" w:cstheme="majorHAnsi"/>
            </w:rPr>
            <w:fldChar w:fldCharType="begin"/>
          </w:r>
          <w:r w:rsidRPr="006835D7">
            <w:rPr>
              <w:rFonts w:asciiTheme="majorHAnsi" w:hAnsiTheme="majorHAnsi" w:cstheme="majorHAnsi"/>
            </w:rPr>
            <w:instrText xml:space="preserve"> TOC \o "1-3" \h \z \u </w:instrText>
          </w:r>
          <w:r w:rsidRPr="006835D7">
            <w:rPr>
              <w:rFonts w:asciiTheme="majorHAnsi" w:hAnsiTheme="majorHAnsi" w:cstheme="majorHAnsi"/>
            </w:rPr>
            <w:fldChar w:fldCharType="separate"/>
          </w:r>
          <w:hyperlink w:anchor="_Toc186658226" w:history="1">
            <w:r w:rsidR="00436913" w:rsidRPr="00D42FF8">
              <w:rPr>
                <w:rStyle w:val="Hyperlink"/>
                <w:noProof/>
              </w:rPr>
              <w:t>Chương 1.</w:t>
            </w:r>
            <w:r w:rsidR="00436913">
              <w:rPr>
                <w:rFonts w:asciiTheme="minorHAnsi" w:eastAsiaTheme="minorEastAsia" w:hAnsiTheme="minorHAnsi" w:cstheme="minorBidi"/>
                <w:bCs w:val="0"/>
                <w:noProof/>
                <w:sz w:val="24"/>
                <w:szCs w:val="24"/>
                <w:lang w:val="en-US"/>
              </w:rPr>
              <w:tab/>
            </w:r>
            <w:r w:rsidR="00436913" w:rsidRPr="00D42FF8">
              <w:rPr>
                <w:rStyle w:val="Hyperlink"/>
                <w:noProof/>
              </w:rPr>
              <w:t>GIỚI THIỆU CHUNG</w:t>
            </w:r>
            <w:r w:rsidR="00436913">
              <w:rPr>
                <w:noProof/>
                <w:webHidden/>
              </w:rPr>
              <w:tab/>
            </w:r>
            <w:r w:rsidR="00436913">
              <w:rPr>
                <w:noProof/>
                <w:webHidden/>
              </w:rPr>
              <w:fldChar w:fldCharType="begin"/>
            </w:r>
            <w:r w:rsidR="00436913">
              <w:rPr>
                <w:noProof/>
                <w:webHidden/>
              </w:rPr>
              <w:instrText xml:space="preserve"> PAGEREF _Toc186658226 \h </w:instrText>
            </w:r>
            <w:r w:rsidR="00436913">
              <w:rPr>
                <w:noProof/>
                <w:webHidden/>
              </w:rPr>
            </w:r>
            <w:r w:rsidR="00436913">
              <w:rPr>
                <w:noProof/>
                <w:webHidden/>
              </w:rPr>
              <w:fldChar w:fldCharType="separate"/>
            </w:r>
            <w:r w:rsidR="00436913">
              <w:rPr>
                <w:noProof/>
                <w:webHidden/>
              </w:rPr>
              <w:t>8</w:t>
            </w:r>
            <w:r w:rsidR="00436913">
              <w:rPr>
                <w:noProof/>
                <w:webHidden/>
              </w:rPr>
              <w:fldChar w:fldCharType="end"/>
            </w:r>
          </w:hyperlink>
        </w:p>
        <w:p w14:paraId="70551EA4" w14:textId="26F770A8" w:rsidR="00436913" w:rsidRDefault="004369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6658227" w:history="1">
            <w:r w:rsidRPr="00D42FF8">
              <w:rPr>
                <w:rStyle w:val="Hyperlink"/>
                <w:rFonts w:cstheme="majorHAnsi"/>
                <w:bCs/>
                <w:noProof/>
                <w:lang w:val="en-US"/>
              </w:rPr>
              <w:t>1.1.</w:t>
            </w:r>
            <w:r>
              <w:rPr>
                <w:rFonts w:asciiTheme="minorHAnsi" w:eastAsiaTheme="minorEastAsia" w:hAnsiTheme="minorHAnsi" w:cstheme="minorBidi"/>
                <w:noProof/>
                <w:sz w:val="24"/>
                <w:szCs w:val="24"/>
                <w:lang w:val="en-US"/>
              </w:rPr>
              <w:tab/>
            </w:r>
            <w:r w:rsidRPr="00D42FF8">
              <w:rPr>
                <w:rStyle w:val="Hyperlink"/>
                <w:rFonts w:cstheme="majorHAnsi"/>
                <w:noProof/>
                <w:lang w:val="en-US"/>
              </w:rPr>
              <w:t>Giới thiệu</w:t>
            </w:r>
            <w:r>
              <w:rPr>
                <w:noProof/>
                <w:webHidden/>
              </w:rPr>
              <w:tab/>
            </w:r>
            <w:r>
              <w:rPr>
                <w:noProof/>
                <w:webHidden/>
              </w:rPr>
              <w:fldChar w:fldCharType="begin"/>
            </w:r>
            <w:r>
              <w:rPr>
                <w:noProof/>
                <w:webHidden/>
              </w:rPr>
              <w:instrText xml:space="preserve"> PAGEREF _Toc186658227 \h </w:instrText>
            </w:r>
            <w:r>
              <w:rPr>
                <w:noProof/>
                <w:webHidden/>
              </w:rPr>
            </w:r>
            <w:r>
              <w:rPr>
                <w:noProof/>
                <w:webHidden/>
              </w:rPr>
              <w:fldChar w:fldCharType="separate"/>
            </w:r>
            <w:r>
              <w:rPr>
                <w:noProof/>
                <w:webHidden/>
              </w:rPr>
              <w:t>8</w:t>
            </w:r>
            <w:r>
              <w:rPr>
                <w:noProof/>
                <w:webHidden/>
              </w:rPr>
              <w:fldChar w:fldCharType="end"/>
            </w:r>
          </w:hyperlink>
        </w:p>
        <w:p w14:paraId="0C8562DB" w14:textId="729B291B" w:rsidR="00436913" w:rsidRDefault="004369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6658228" w:history="1">
            <w:r w:rsidRPr="00D42FF8">
              <w:rPr>
                <w:rStyle w:val="Hyperlink"/>
                <w:rFonts w:cstheme="majorHAnsi"/>
                <w:bCs/>
                <w:noProof/>
                <w:lang w:val="en-US"/>
              </w:rPr>
              <w:t>1.2.</w:t>
            </w:r>
            <w:r>
              <w:rPr>
                <w:rFonts w:asciiTheme="minorHAnsi" w:eastAsiaTheme="minorEastAsia" w:hAnsiTheme="minorHAnsi" w:cstheme="minorBidi"/>
                <w:noProof/>
                <w:sz w:val="24"/>
                <w:szCs w:val="24"/>
                <w:lang w:val="en-US"/>
              </w:rPr>
              <w:tab/>
            </w:r>
            <w:r w:rsidRPr="00D42FF8">
              <w:rPr>
                <w:rStyle w:val="Hyperlink"/>
                <w:rFonts w:cstheme="majorHAnsi"/>
                <w:noProof/>
              </w:rPr>
              <w:t>Lý do chọn đề tài</w:t>
            </w:r>
            <w:r>
              <w:rPr>
                <w:noProof/>
                <w:webHidden/>
              </w:rPr>
              <w:tab/>
            </w:r>
            <w:r>
              <w:rPr>
                <w:noProof/>
                <w:webHidden/>
              </w:rPr>
              <w:fldChar w:fldCharType="begin"/>
            </w:r>
            <w:r>
              <w:rPr>
                <w:noProof/>
                <w:webHidden/>
              </w:rPr>
              <w:instrText xml:space="preserve"> PAGEREF _Toc186658228 \h </w:instrText>
            </w:r>
            <w:r>
              <w:rPr>
                <w:noProof/>
                <w:webHidden/>
              </w:rPr>
            </w:r>
            <w:r>
              <w:rPr>
                <w:noProof/>
                <w:webHidden/>
              </w:rPr>
              <w:fldChar w:fldCharType="separate"/>
            </w:r>
            <w:r>
              <w:rPr>
                <w:noProof/>
                <w:webHidden/>
              </w:rPr>
              <w:t>8</w:t>
            </w:r>
            <w:r>
              <w:rPr>
                <w:noProof/>
                <w:webHidden/>
              </w:rPr>
              <w:fldChar w:fldCharType="end"/>
            </w:r>
          </w:hyperlink>
        </w:p>
        <w:p w14:paraId="742E26F9" w14:textId="093078BA" w:rsidR="00436913" w:rsidRDefault="004369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6658229" w:history="1">
            <w:r w:rsidRPr="00D42FF8">
              <w:rPr>
                <w:rStyle w:val="Hyperlink"/>
                <w:rFonts w:cstheme="majorHAnsi"/>
                <w:bCs/>
                <w:noProof/>
                <w:lang w:val="en-US"/>
              </w:rPr>
              <w:t>1.3.</w:t>
            </w:r>
            <w:r>
              <w:rPr>
                <w:rFonts w:asciiTheme="minorHAnsi" w:eastAsiaTheme="minorEastAsia" w:hAnsiTheme="minorHAnsi" w:cstheme="minorBidi"/>
                <w:noProof/>
                <w:sz w:val="24"/>
                <w:szCs w:val="24"/>
                <w:lang w:val="en-US"/>
              </w:rPr>
              <w:tab/>
            </w:r>
            <w:r w:rsidRPr="00D42FF8">
              <w:rPr>
                <w:rStyle w:val="Hyperlink"/>
                <w:rFonts w:cstheme="majorHAnsi"/>
                <w:noProof/>
              </w:rPr>
              <w:t xml:space="preserve">Mục tiêu </w:t>
            </w:r>
            <w:r w:rsidRPr="00D42FF8">
              <w:rPr>
                <w:rStyle w:val="Hyperlink"/>
                <w:rFonts w:cstheme="majorHAnsi"/>
                <w:noProof/>
                <w:lang w:val="en-US"/>
              </w:rPr>
              <w:t>nghiên cứu</w:t>
            </w:r>
            <w:r>
              <w:rPr>
                <w:noProof/>
                <w:webHidden/>
              </w:rPr>
              <w:tab/>
            </w:r>
            <w:r>
              <w:rPr>
                <w:noProof/>
                <w:webHidden/>
              </w:rPr>
              <w:fldChar w:fldCharType="begin"/>
            </w:r>
            <w:r>
              <w:rPr>
                <w:noProof/>
                <w:webHidden/>
              </w:rPr>
              <w:instrText xml:space="preserve"> PAGEREF _Toc186658229 \h </w:instrText>
            </w:r>
            <w:r>
              <w:rPr>
                <w:noProof/>
                <w:webHidden/>
              </w:rPr>
            </w:r>
            <w:r>
              <w:rPr>
                <w:noProof/>
                <w:webHidden/>
              </w:rPr>
              <w:fldChar w:fldCharType="separate"/>
            </w:r>
            <w:r>
              <w:rPr>
                <w:noProof/>
                <w:webHidden/>
              </w:rPr>
              <w:t>9</w:t>
            </w:r>
            <w:r>
              <w:rPr>
                <w:noProof/>
                <w:webHidden/>
              </w:rPr>
              <w:fldChar w:fldCharType="end"/>
            </w:r>
          </w:hyperlink>
        </w:p>
        <w:p w14:paraId="299A203C" w14:textId="10F12063" w:rsidR="00436913" w:rsidRDefault="004369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6658230" w:history="1">
            <w:r w:rsidRPr="00D42FF8">
              <w:rPr>
                <w:rStyle w:val="Hyperlink"/>
                <w:rFonts w:cstheme="majorHAnsi"/>
                <w:bCs/>
                <w:noProof/>
                <w:lang w:val="en-US"/>
              </w:rPr>
              <w:t>1.4.</w:t>
            </w:r>
            <w:r>
              <w:rPr>
                <w:rFonts w:asciiTheme="minorHAnsi" w:eastAsiaTheme="minorEastAsia" w:hAnsiTheme="minorHAnsi" w:cstheme="minorBidi"/>
                <w:noProof/>
                <w:sz w:val="24"/>
                <w:szCs w:val="24"/>
                <w:lang w:val="en-US"/>
              </w:rPr>
              <w:tab/>
            </w:r>
            <w:r w:rsidRPr="00D42FF8">
              <w:rPr>
                <w:rStyle w:val="Hyperlink"/>
                <w:rFonts w:cstheme="majorHAnsi"/>
                <w:noProof/>
                <w:lang w:val="en-US"/>
              </w:rPr>
              <w:t>Ứng dụng vào dự án</w:t>
            </w:r>
            <w:r>
              <w:rPr>
                <w:noProof/>
                <w:webHidden/>
              </w:rPr>
              <w:tab/>
            </w:r>
            <w:r>
              <w:rPr>
                <w:noProof/>
                <w:webHidden/>
              </w:rPr>
              <w:fldChar w:fldCharType="begin"/>
            </w:r>
            <w:r>
              <w:rPr>
                <w:noProof/>
                <w:webHidden/>
              </w:rPr>
              <w:instrText xml:space="preserve"> PAGEREF _Toc186658230 \h </w:instrText>
            </w:r>
            <w:r>
              <w:rPr>
                <w:noProof/>
                <w:webHidden/>
              </w:rPr>
            </w:r>
            <w:r>
              <w:rPr>
                <w:noProof/>
                <w:webHidden/>
              </w:rPr>
              <w:fldChar w:fldCharType="separate"/>
            </w:r>
            <w:r>
              <w:rPr>
                <w:noProof/>
                <w:webHidden/>
              </w:rPr>
              <w:t>10</w:t>
            </w:r>
            <w:r>
              <w:rPr>
                <w:noProof/>
                <w:webHidden/>
              </w:rPr>
              <w:fldChar w:fldCharType="end"/>
            </w:r>
          </w:hyperlink>
        </w:p>
        <w:p w14:paraId="18D3685A" w14:textId="642C8E06"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31" w:history="1">
            <w:r w:rsidRPr="00D42FF8">
              <w:rPr>
                <w:rStyle w:val="Hyperlink"/>
                <w:rFonts w:cstheme="majorHAnsi"/>
                <w:noProof/>
                <w:lang w:val="en-US"/>
              </w:rPr>
              <w:t>1.4.1.</w:t>
            </w:r>
            <w:r>
              <w:rPr>
                <w:rFonts w:asciiTheme="minorHAnsi" w:eastAsiaTheme="minorEastAsia" w:hAnsiTheme="minorHAnsi" w:cstheme="minorBidi"/>
                <w:iCs w:val="0"/>
                <w:noProof/>
                <w:sz w:val="24"/>
                <w:szCs w:val="24"/>
                <w:lang w:val="en-US"/>
              </w:rPr>
              <w:tab/>
            </w:r>
            <w:r w:rsidRPr="00D42FF8">
              <w:rPr>
                <w:rStyle w:val="Hyperlink"/>
                <w:rFonts w:cstheme="majorHAnsi"/>
                <w:noProof/>
                <w:lang w:val="en-US"/>
              </w:rPr>
              <w:t>Giới thiệu ứng dụng</w:t>
            </w:r>
            <w:r>
              <w:rPr>
                <w:noProof/>
                <w:webHidden/>
              </w:rPr>
              <w:tab/>
            </w:r>
            <w:r>
              <w:rPr>
                <w:noProof/>
                <w:webHidden/>
              </w:rPr>
              <w:fldChar w:fldCharType="begin"/>
            </w:r>
            <w:r>
              <w:rPr>
                <w:noProof/>
                <w:webHidden/>
              </w:rPr>
              <w:instrText xml:space="preserve"> PAGEREF _Toc186658231 \h </w:instrText>
            </w:r>
            <w:r>
              <w:rPr>
                <w:noProof/>
                <w:webHidden/>
              </w:rPr>
            </w:r>
            <w:r>
              <w:rPr>
                <w:noProof/>
                <w:webHidden/>
              </w:rPr>
              <w:fldChar w:fldCharType="separate"/>
            </w:r>
            <w:r>
              <w:rPr>
                <w:noProof/>
                <w:webHidden/>
              </w:rPr>
              <w:t>10</w:t>
            </w:r>
            <w:r>
              <w:rPr>
                <w:noProof/>
                <w:webHidden/>
              </w:rPr>
              <w:fldChar w:fldCharType="end"/>
            </w:r>
          </w:hyperlink>
        </w:p>
        <w:p w14:paraId="01571446" w14:textId="1BA416E0"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32" w:history="1">
            <w:r w:rsidRPr="00D42FF8">
              <w:rPr>
                <w:rStyle w:val="Hyperlink"/>
                <w:rFonts w:cstheme="majorHAnsi"/>
                <w:noProof/>
                <w:lang w:val="en-US"/>
              </w:rPr>
              <w:t>1.4.2.</w:t>
            </w:r>
            <w:r>
              <w:rPr>
                <w:rFonts w:asciiTheme="minorHAnsi" w:eastAsiaTheme="minorEastAsia" w:hAnsiTheme="minorHAnsi" w:cstheme="minorBidi"/>
                <w:iCs w:val="0"/>
                <w:noProof/>
                <w:sz w:val="24"/>
                <w:szCs w:val="24"/>
                <w:lang w:val="en-US"/>
              </w:rPr>
              <w:tab/>
            </w:r>
            <w:r w:rsidRPr="00D42FF8">
              <w:rPr>
                <w:rStyle w:val="Hyperlink"/>
                <w:rFonts w:cstheme="majorHAnsi"/>
                <w:noProof/>
                <w:lang w:val="en-US"/>
              </w:rPr>
              <w:t>Lý do chọn ứng dụng</w:t>
            </w:r>
            <w:r>
              <w:rPr>
                <w:noProof/>
                <w:webHidden/>
              </w:rPr>
              <w:tab/>
            </w:r>
            <w:r>
              <w:rPr>
                <w:noProof/>
                <w:webHidden/>
              </w:rPr>
              <w:fldChar w:fldCharType="begin"/>
            </w:r>
            <w:r>
              <w:rPr>
                <w:noProof/>
                <w:webHidden/>
              </w:rPr>
              <w:instrText xml:space="preserve"> PAGEREF _Toc186658232 \h </w:instrText>
            </w:r>
            <w:r>
              <w:rPr>
                <w:noProof/>
                <w:webHidden/>
              </w:rPr>
            </w:r>
            <w:r>
              <w:rPr>
                <w:noProof/>
                <w:webHidden/>
              </w:rPr>
              <w:fldChar w:fldCharType="separate"/>
            </w:r>
            <w:r>
              <w:rPr>
                <w:noProof/>
                <w:webHidden/>
              </w:rPr>
              <w:t>10</w:t>
            </w:r>
            <w:r>
              <w:rPr>
                <w:noProof/>
                <w:webHidden/>
              </w:rPr>
              <w:fldChar w:fldCharType="end"/>
            </w:r>
          </w:hyperlink>
        </w:p>
        <w:p w14:paraId="04B1712A" w14:textId="75944431"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33" w:history="1">
            <w:r w:rsidRPr="00D42FF8">
              <w:rPr>
                <w:rStyle w:val="Hyperlink"/>
                <w:noProof/>
                <w:lang w:val="en-US"/>
              </w:rPr>
              <w:t>1.4.3.</w:t>
            </w:r>
            <w:r>
              <w:rPr>
                <w:rFonts w:asciiTheme="minorHAnsi" w:eastAsiaTheme="minorEastAsia" w:hAnsiTheme="minorHAnsi" w:cstheme="minorBidi"/>
                <w:iCs w:val="0"/>
                <w:noProof/>
                <w:sz w:val="24"/>
                <w:szCs w:val="24"/>
                <w:lang w:val="en-US"/>
              </w:rPr>
              <w:tab/>
            </w:r>
            <w:r w:rsidRPr="00D42FF8">
              <w:rPr>
                <w:rStyle w:val="Hyperlink"/>
                <w:noProof/>
              </w:rPr>
              <w:t xml:space="preserve">Phạm vi </w:t>
            </w:r>
            <w:r w:rsidRPr="00D42FF8">
              <w:rPr>
                <w:rStyle w:val="Hyperlink"/>
                <w:noProof/>
                <w:lang w:val="en-US"/>
              </w:rPr>
              <w:t>ứng dụng</w:t>
            </w:r>
            <w:r>
              <w:rPr>
                <w:noProof/>
                <w:webHidden/>
              </w:rPr>
              <w:tab/>
            </w:r>
            <w:r>
              <w:rPr>
                <w:noProof/>
                <w:webHidden/>
              </w:rPr>
              <w:fldChar w:fldCharType="begin"/>
            </w:r>
            <w:r>
              <w:rPr>
                <w:noProof/>
                <w:webHidden/>
              </w:rPr>
              <w:instrText xml:space="preserve"> PAGEREF _Toc186658233 \h </w:instrText>
            </w:r>
            <w:r>
              <w:rPr>
                <w:noProof/>
                <w:webHidden/>
              </w:rPr>
            </w:r>
            <w:r>
              <w:rPr>
                <w:noProof/>
                <w:webHidden/>
              </w:rPr>
              <w:fldChar w:fldCharType="separate"/>
            </w:r>
            <w:r>
              <w:rPr>
                <w:noProof/>
                <w:webHidden/>
              </w:rPr>
              <w:t>10</w:t>
            </w:r>
            <w:r>
              <w:rPr>
                <w:noProof/>
                <w:webHidden/>
              </w:rPr>
              <w:fldChar w:fldCharType="end"/>
            </w:r>
          </w:hyperlink>
        </w:p>
        <w:p w14:paraId="264F006C" w14:textId="7ADFF087"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34" w:history="1">
            <w:r w:rsidRPr="00D42FF8">
              <w:rPr>
                <w:rStyle w:val="Hyperlink"/>
                <w:noProof/>
                <w:lang w:val="en-US"/>
              </w:rPr>
              <w:t>1.4.4.</w:t>
            </w:r>
            <w:r>
              <w:rPr>
                <w:rFonts w:asciiTheme="minorHAnsi" w:eastAsiaTheme="minorEastAsia" w:hAnsiTheme="minorHAnsi" w:cstheme="minorBidi"/>
                <w:iCs w:val="0"/>
                <w:noProof/>
                <w:sz w:val="24"/>
                <w:szCs w:val="24"/>
                <w:lang w:val="en-US"/>
              </w:rPr>
              <w:tab/>
            </w:r>
            <w:r w:rsidRPr="00D42FF8">
              <w:rPr>
                <w:rStyle w:val="Hyperlink"/>
                <w:noProof/>
                <w:lang w:val="en-US"/>
              </w:rPr>
              <w:t>Áp dụng với Micro-Frontend</w:t>
            </w:r>
            <w:r>
              <w:rPr>
                <w:noProof/>
                <w:webHidden/>
              </w:rPr>
              <w:tab/>
            </w:r>
            <w:r>
              <w:rPr>
                <w:noProof/>
                <w:webHidden/>
              </w:rPr>
              <w:fldChar w:fldCharType="begin"/>
            </w:r>
            <w:r>
              <w:rPr>
                <w:noProof/>
                <w:webHidden/>
              </w:rPr>
              <w:instrText xml:space="preserve"> PAGEREF _Toc186658234 \h </w:instrText>
            </w:r>
            <w:r>
              <w:rPr>
                <w:noProof/>
                <w:webHidden/>
              </w:rPr>
            </w:r>
            <w:r>
              <w:rPr>
                <w:noProof/>
                <w:webHidden/>
              </w:rPr>
              <w:fldChar w:fldCharType="separate"/>
            </w:r>
            <w:r>
              <w:rPr>
                <w:noProof/>
                <w:webHidden/>
              </w:rPr>
              <w:t>11</w:t>
            </w:r>
            <w:r>
              <w:rPr>
                <w:noProof/>
                <w:webHidden/>
              </w:rPr>
              <w:fldChar w:fldCharType="end"/>
            </w:r>
          </w:hyperlink>
        </w:p>
        <w:p w14:paraId="3FCFFBFE" w14:textId="130F0CFB"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35" w:history="1">
            <w:r w:rsidRPr="00D42FF8">
              <w:rPr>
                <w:rStyle w:val="Hyperlink"/>
                <w:noProof/>
                <w:lang w:val="en-US"/>
              </w:rPr>
              <w:t>1.4.5.</w:t>
            </w:r>
            <w:r>
              <w:rPr>
                <w:rFonts w:asciiTheme="minorHAnsi" w:eastAsiaTheme="minorEastAsia" w:hAnsiTheme="minorHAnsi" w:cstheme="minorBidi"/>
                <w:iCs w:val="0"/>
                <w:noProof/>
                <w:sz w:val="24"/>
                <w:szCs w:val="24"/>
                <w:lang w:val="en-US"/>
              </w:rPr>
              <w:tab/>
            </w:r>
            <w:r w:rsidRPr="00D42FF8">
              <w:rPr>
                <w:rStyle w:val="Hyperlink"/>
                <w:noProof/>
                <w:lang w:val="en-US"/>
              </w:rPr>
              <w:t>Mục tiêu dự án</w:t>
            </w:r>
            <w:r>
              <w:rPr>
                <w:noProof/>
                <w:webHidden/>
              </w:rPr>
              <w:tab/>
            </w:r>
            <w:r>
              <w:rPr>
                <w:noProof/>
                <w:webHidden/>
              </w:rPr>
              <w:fldChar w:fldCharType="begin"/>
            </w:r>
            <w:r>
              <w:rPr>
                <w:noProof/>
                <w:webHidden/>
              </w:rPr>
              <w:instrText xml:space="preserve"> PAGEREF _Toc186658235 \h </w:instrText>
            </w:r>
            <w:r>
              <w:rPr>
                <w:noProof/>
                <w:webHidden/>
              </w:rPr>
            </w:r>
            <w:r>
              <w:rPr>
                <w:noProof/>
                <w:webHidden/>
              </w:rPr>
              <w:fldChar w:fldCharType="separate"/>
            </w:r>
            <w:r>
              <w:rPr>
                <w:noProof/>
                <w:webHidden/>
              </w:rPr>
              <w:t>11</w:t>
            </w:r>
            <w:r>
              <w:rPr>
                <w:noProof/>
                <w:webHidden/>
              </w:rPr>
              <w:fldChar w:fldCharType="end"/>
            </w:r>
          </w:hyperlink>
        </w:p>
        <w:p w14:paraId="29032823" w14:textId="6B2C40CD"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36" w:history="1">
            <w:r w:rsidRPr="00D42FF8">
              <w:rPr>
                <w:rStyle w:val="Hyperlink"/>
                <w:noProof/>
                <w:lang w:val="en-US"/>
              </w:rPr>
              <w:t>1.4.6.</w:t>
            </w:r>
            <w:r>
              <w:rPr>
                <w:rFonts w:asciiTheme="minorHAnsi" w:eastAsiaTheme="minorEastAsia" w:hAnsiTheme="minorHAnsi" w:cstheme="minorBidi"/>
                <w:iCs w:val="0"/>
                <w:noProof/>
                <w:sz w:val="24"/>
                <w:szCs w:val="24"/>
                <w:lang w:val="en-US"/>
              </w:rPr>
              <w:tab/>
            </w:r>
            <w:r w:rsidRPr="00D42FF8">
              <w:rPr>
                <w:rStyle w:val="Hyperlink"/>
                <w:noProof/>
                <w:lang w:val="en-US"/>
              </w:rPr>
              <w:t>Đối tượng sử dụng</w:t>
            </w:r>
            <w:r>
              <w:rPr>
                <w:noProof/>
                <w:webHidden/>
              </w:rPr>
              <w:tab/>
            </w:r>
            <w:r>
              <w:rPr>
                <w:noProof/>
                <w:webHidden/>
              </w:rPr>
              <w:fldChar w:fldCharType="begin"/>
            </w:r>
            <w:r>
              <w:rPr>
                <w:noProof/>
                <w:webHidden/>
              </w:rPr>
              <w:instrText xml:space="preserve"> PAGEREF _Toc186658236 \h </w:instrText>
            </w:r>
            <w:r>
              <w:rPr>
                <w:noProof/>
                <w:webHidden/>
              </w:rPr>
            </w:r>
            <w:r>
              <w:rPr>
                <w:noProof/>
                <w:webHidden/>
              </w:rPr>
              <w:fldChar w:fldCharType="separate"/>
            </w:r>
            <w:r>
              <w:rPr>
                <w:noProof/>
                <w:webHidden/>
              </w:rPr>
              <w:t>12</w:t>
            </w:r>
            <w:r>
              <w:rPr>
                <w:noProof/>
                <w:webHidden/>
              </w:rPr>
              <w:fldChar w:fldCharType="end"/>
            </w:r>
          </w:hyperlink>
        </w:p>
        <w:p w14:paraId="7927953D" w14:textId="20A257B1"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37" w:history="1">
            <w:r w:rsidRPr="00D42FF8">
              <w:rPr>
                <w:rStyle w:val="Hyperlink"/>
                <w:noProof/>
                <w:lang w:val="en-US"/>
              </w:rPr>
              <w:t>1.4.7.</w:t>
            </w:r>
            <w:r>
              <w:rPr>
                <w:rFonts w:asciiTheme="minorHAnsi" w:eastAsiaTheme="minorEastAsia" w:hAnsiTheme="minorHAnsi" w:cstheme="minorBidi"/>
                <w:iCs w:val="0"/>
                <w:noProof/>
                <w:sz w:val="24"/>
                <w:szCs w:val="24"/>
                <w:lang w:val="en-US"/>
              </w:rPr>
              <w:tab/>
            </w:r>
            <w:r w:rsidRPr="00D42FF8">
              <w:rPr>
                <w:rStyle w:val="Hyperlink"/>
                <w:noProof/>
                <w:lang w:val="en-US"/>
              </w:rPr>
              <w:t>Phương pháp thực hiện</w:t>
            </w:r>
            <w:r>
              <w:rPr>
                <w:noProof/>
                <w:webHidden/>
              </w:rPr>
              <w:tab/>
            </w:r>
            <w:r>
              <w:rPr>
                <w:noProof/>
                <w:webHidden/>
              </w:rPr>
              <w:fldChar w:fldCharType="begin"/>
            </w:r>
            <w:r>
              <w:rPr>
                <w:noProof/>
                <w:webHidden/>
              </w:rPr>
              <w:instrText xml:space="preserve"> PAGEREF _Toc186658237 \h </w:instrText>
            </w:r>
            <w:r>
              <w:rPr>
                <w:noProof/>
                <w:webHidden/>
              </w:rPr>
            </w:r>
            <w:r>
              <w:rPr>
                <w:noProof/>
                <w:webHidden/>
              </w:rPr>
              <w:fldChar w:fldCharType="separate"/>
            </w:r>
            <w:r>
              <w:rPr>
                <w:noProof/>
                <w:webHidden/>
              </w:rPr>
              <w:t>12</w:t>
            </w:r>
            <w:r>
              <w:rPr>
                <w:noProof/>
                <w:webHidden/>
              </w:rPr>
              <w:fldChar w:fldCharType="end"/>
            </w:r>
          </w:hyperlink>
        </w:p>
        <w:p w14:paraId="7E952CC8" w14:textId="085C85BA"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38" w:history="1">
            <w:r w:rsidRPr="00D42FF8">
              <w:rPr>
                <w:rStyle w:val="Hyperlink"/>
                <w:noProof/>
                <w:lang w:val="en-US"/>
              </w:rPr>
              <w:t>1.4.8.</w:t>
            </w:r>
            <w:r>
              <w:rPr>
                <w:rFonts w:asciiTheme="minorHAnsi" w:eastAsiaTheme="minorEastAsia" w:hAnsiTheme="minorHAnsi" w:cstheme="minorBidi"/>
                <w:iCs w:val="0"/>
                <w:noProof/>
                <w:sz w:val="24"/>
                <w:szCs w:val="24"/>
                <w:lang w:val="en-US"/>
              </w:rPr>
              <w:tab/>
            </w:r>
            <w:r w:rsidRPr="00D42FF8">
              <w:rPr>
                <w:rStyle w:val="Hyperlink"/>
                <w:noProof/>
                <w:lang w:val="en-US"/>
              </w:rPr>
              <w:t>Nền tảng công nghệ</w:t>
            </w:r>
            <w:r>
              <w:rPr>
                <w:noProof/>
                <w:webHidden/>
              </w:rPr>
              <w:tab/>
            </w:r>
            <w:r>
              <w:rPr>
                <w:noProof/>
                <w:webHidden/>
              </w:rPr>
              <w:fldChar w:fldCharType="begin"/>
            </w:r>
            <w:r>
              <w:rPr>
                <w:noProof/>
                <w:webHidden/>
              </w:rPr>
              <w:instrText xml:space="preserve"> PAGEREF _Toc186658238 \h </w:instrText>
            </w:r>
            <w:r>
              <w:rPr>
                <w:noProof/>
                <w:webHidden/>
              </w:rPr>
            </w:r>
            <w:r>
              <w:rPr>
                <w:noProof/>
                <w:webHidden/>
              </w:rPr>
              <w:fldChar w:fldCharType="separate"/>
            </w:r>
            <w:r>
              <w:rPr>
                <w:noProof/>
                <w:webHidden/>
              </w:rPr>
              <w:t>13</w:t>
            </w:r>
            <w:r>
              <w:rPr>
                <w:noProof/>
                <w:webHidden/>
              </w:rPr>
              <w:fldChar w:fldCharType="end"/>
            </w:r>
          </w:hyperlink>
        </w:p>
        <w:p w14:paraId="3BE3FCF4" w14:textId="03F3BD3B"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39" w:history="1">
            <w:r w:rsidRPr="00D42FF8">
              <w:rPr>
                <w:rStyle w:val="Hyperlink"/>
                <w:noProof/>
                <w:lang w:val="en-US"/>
              </w:rPr>
              <w:t>1.4.9.</w:t>
            </w:r>
            <w:r>
              <w:rPr>
                <w:rFonts w:asciiTheme="minorHAnsi" w:eastAsiaTheme="minorEastAsia" w:hAnsiTheme="minorHAnsi" w:cstheme="minorBidi"/>
                <w:iCs w:val="0"/>
                <w:noProof/>
                <w:sz w:val="24"/>
                <w:szCs w:val="24"/>
                <w:lang w:val="en-US"/>
              </w:rPr>
              <w:tab/>
            </w:r>
            <w:r w:rsidRPr="00D42FF8">
              <w:rPr>
                <w:rStyle w:val="Hyperlink"/>
                <w:noProof/>
                <w:lang w:val="en-US"/>
              </w:rPr>
              <w:t>Kết quả mong đợi</w:t>
            </w:r>
            <w:r>
              <w:rPr>
                <w:noProof/>
                <w:webHidden/>
              </w:rPr>
              <w:tab/>
            </w:r>
            <w:r>
              <w:rPr>
                <w:noProof/>
                <w:webHidden/>
              </w:rPr>
              <w:fldChar w:fldCharType="begin"/>
            </w:r>
            <w:r>
              <w:rPr>
                <w:noProof/>
                <w:webHidden/>
              </w:rPr>
              <w:instrText xml:space="preserve"> PAGEREF _Toc186658239 \h </w:instrText>
            </w:r>
            <w:r>
              <w:rPr>
                <w:noProof/>
                <w:webHidden/>
              </w:rPr>
            </w:r>
            <w:r>
              <w:rPr>
                <w:noProof/>
                <w:webHidden/>
              </w:rPr>
              <w:fldChar w:fldCharType="separate"/>
            </w:r>
            <w:r>
              <w:rPr>
                <w:noProof/>
                <w:webHidden/>
              </w:rPr>
              <w:t>13</w:t>
            </w:r>
            <w:r>
              <w:rPr>
                <w:noProof/>
                <w:webHidden/>
              </w:rPr>
              <w:fldChar w:fldCharType="end"/>
            </w:r>
          </w:hyperlink>
        </w:p>
        <w:p w14:paraId="346BDFB4" w14:textId="0E730960" w:rsidR="00436913" w:rsidRDefault="004369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6658240" w:history="1">
            <w:r w:rsidRPr="00D42FF8">
              <w:rPr>
                <w:rStyle w:val="Hyperlink"/>
                <w:bCs/>
                <w:noProof/>
                <w:lang w:val="en-US"/>
              </w:rPr>
              <w:t>1.5.</w:t>
            </w:r>
            <w:r>
              <w:rPr>
                <w:rFonts w:asciiTheme="minorHAnsi" w:eastAsiaTheme="minorEastAsia" w:hAnsiTheme="minorHAnsi" w:cstheme="minorBidi"/>
                <w:noProof/>
                <w:sz w:val="24"/>
                <w:szCs w:val="24"/>
                <w:lang w:val="en-US"/>
              </w:rPr>
              <w:tab/>
            </w:r>
            <w:r w:rsidRPr="00D42FF8">
              <w:rPr>
                <w:rStyle w:val="Hyperlink"/>
                <w:noProof/>
                <w:lang w:val="en-US"/>
              </w:rPr>
              <w:t>Kế hoạch làm việc</w:t>
            </w:r>
            <w:r>
              <w:rPr>
                <w:noProof/>
                <w:webHidden/>
              </w:rPr>
              <w:tab/>
            </w:r>
            <w:r>
              <w:rPr>
                <w:noProof/>
                <w:webHidden/>
              </w:rPr>
              <w:fldChar w:fldCharType="begin"/>
            </w:r>
            <w:r>
              <w:rPr>
                <w:noProof/>
                <w:webHidden/>
              </w:rPr>
              <w:instrText xml:space="preserve"> PAGEREF _Toc186658240 \h </w:instrText>
            </w:r>
            <w:r>
              <w:rPr>
                <w:noProof/>
                <w:webHidden/>
              </w:rPr>
            </w:r>
            <w:r>
              <w:rPr>
                <w:noProof/>
                <w:webHidden/>
              </w:rPr>
              <w:fldChar w:fldCharType="separate"/>
            </w:r>
            <w:r>
              <w:rPr>
                <w:noProof/>
                <w:webHidden/>
              </w:rPr>
              <w:t>13</w:t>
            </w:r>
            <w:r>
              <w:rPr>
                <w:noProof/>
                <w:webHidden/>
              </w:rPr>
              <w:fldChar w:fldCharType="end"/>
            </w:r>
          </w:hyperlink>
        </w:p>
        <w:p w14:paraId="2971C5AC" w14:textId="6183B763" w:rsidR="00436913" w:rsidRDefault="00436913">
          <w:pPr>
            <w:pStyle w:val="TOC1"/>
            <w:tabs>
              <w:tab w:val="left" w:pos="1560"/>
              <w:tab w:val="right" w:leader="dot" w:pos="9016"/>
            </w:tabs>
            <w:rPr>
              <w:rFonts w:asciiTheme="minorHAnsi" w:eastAsiaTheme="minorEastAsia" w:hAnsiTheme="minorHAnsi" w:cstheme="minorBidi"/>
              <w:bCs w:val="0"/>
              <w:noProof/>
              <w:sz w:val="24"/>
              <w:szCs w:val="24"/>
              <w:lang w:val="en-US"/>
            </w:rPr>
          </w:pPr>
          <w:hyperlink w:anchor="_Toc186658241" w:history="1">
            <w:r w:rsidRPr="00D42FF8">
              <w:rPr>
                <w:rStyle w:val="Hyperlink"/>
                <w:rFonts w:cstheme="majorHAnsi"/>
                <w:noProof/>
                <w:lang w:val="en-US"/>
              </w:rPr>
              <w:t>Chương 2.</w:t>
            </w:r>
            <w:r>
              <w:rPr>
                <w:rFonts w:asciiTheme="minorHAnsi" w:eastAsiaTheme="minorEastAsia" w:hAnsiTheme="minorHAnsi" w:cstheme="minorBidi"/>
                <w:bCs w:val="0"/>
                <w:noProof/>
                <w:sz w:val="24"/>
                <w:szCs w:val="24"/>
                <w:lang w:val="en-US"/>
              </w:rPr>
              <w:tab/>
            </w:r>
            <w:r w:rsidRPr="00D42FF8">
              <w:rPr>
                <w:rStyle w:val="Hyperlink"/>
                <w:rFonts w:cstheme="majorHAnsi"/>
                <w:noProof/>
              </w:rPr>
              <w:t>CƠ SỞ LÝ THUYẾT</w:t>
            </w:r>
            <w:r>
              <w:rPr>
                <w:noProof/>
                <w:webHidden/>
              </w:rPr>
              <w:tab/>
            </w:r>
            <w:r>
              <w:rPr>
                <w:noProof/>
                <w:webHidden/>
              </w:rPr>
              <w:fldChar w:fldCharType="begin"/>
            </w:r>
            <w:r>
              <w:rPr>
                <w:noProof/>
                <w:webHidden/>
              </w:rPr>
              <w:instrText xml:space="preserve"> PAGEREF _Toc186658241 \h </w:instrText>
            </w:r>
            <w:r>
              <w:rPr>
                <w:noProof/>
                <w:webHidden/>
              </w:rPr>
            </w:r>
            <w:r>
              <w:rPr>
                <w:noProof/>
                <w:webHidden/>
              </w:rPr>
              <w:fldChar w:fldCharType="separate"/>
            </w:r>
            <w:r>
              <w:rPr>
                <w:noProof/>
                <w:webHidden/>
              </w:rPr>
              <w:t>16</w:t>
            </w:r>
            <w:r>
              <w:rPr>
                <w:noProof/>
                <w:webHidden/>
              </w:rPr>
              <w:fldChar w:fldCharType="end"/>
            </w:r>
          </w:hyperlink>
        </w:p>
        <w:p w14:paraId="0CB923B1" w14:textId="4F9B6D1F" w:rsidR="00436913" w:rsidRDefault="004369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6658242" w:history="1">
            <w:r w:rsidRPr="00D42FF8">
              <w:rPr>
                <w:rStyle w:val="Hyperlink"/>
                <w:bCs/>
                <w:noProof/>
              </w:rPr>
              <w:t>2.1.</w:t>
            </w:r>
            <w:r>
              <w:rPr>
                <w:rFonts w:asciiTheme="minorHAnsi" w:eastAsiaTheme="minorEastAsia" w:hAnsiTheme="minorHAnsi" w:cstheme="minorBidi"/>
                <w:noProof/>
                <w:sz w:val="24"/>
                <w:szCs w:val="24"/>
                <w:lang w:val="en-US"/>
              </w:rPr>
              <w:tab/>
            </w:r>
            <w:r w:rsidRPr="00D42FF8">
              <w:rPr>
                <w:rStyle w:val="Hyperlink"/>
                <w:noProof/>
                <w:lang w:val="en-US"/>
              </w:rPr>
              <w:t>Module Federation</w:t>
            </w:r>
            <w:r>
              <w:rPr>
                <w:noProof/>
                <w:webHidden/>
              </w:rPr>
              <w:tab/>
            </w:r>
            <w:r>
              <w:rPr>
                <w:noProof/>
                <w:webHidden/>
              </w:rPr>
              <w:fldChar w:fldCharType="begin"/>
            </w:r>
            <w:r>
              <w:rPr>
                <w:noProof/>
                <w:webHidden/>
              </w:rPr>
              <w:instrText xml:space="preserve"> PAGEREF _Toc186658242 \h </w:instrText>
            </w:r>
            <w:r>
              <w:rPr>
                <w:noProof/>
                <w:webHidden/>
              </w:rPr>
            </w:r>
            <w:r>
              <w:rPr>
                <w:noProof/>
                <w:webHidden/>
              </w:rPr>
              <w:fldChar w:fldCharType="separate"/>
            </w:r>
            <w:r>
              <w:rPr>
                <w:noProof/>
                <w:webHidden/>
              </w:rPr>
              <w:t>16</w:t>
            </w:r>
            <w:r>
              <w:rPr>
                <w:noProof/>
                <w:webHidden/>
              </w:rPr>
              <w:fldChar w:fldCharType="end"/>
            </w:r>
          </w:hyperlink>
        </w:p>
        <w:p w14:paraId="359AE65D" w14:textId="7493AEBE"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43" w:history="1">
            <w:r w:rsidRPr="00D42FF8">
              <w:rPr>
                <w:rStyle w:val="Hyperlink"/>
                <w:noProof/>
                <w:lang w:val="en-US"/>
              </w:rPr>
              <w:t>2.1.1.</w:t>
            </w:r>
            <w:r>
              <w:rPr>
                <w:rFonts w:asciiTheme="minorHAnsi" w:eastAsiaTheme="minorEastAsia" w:hAnsiTheme="minorHAnsi" w:cstheme="minorBidi"/>
                <w:iCs w:val="0"/>
                <w:noProof/>
                <w:sz w:val="24"/>
                <w:szCs w:val="24"/>
                <w:lang w:val="en-US"/>
              </w:rPr>
              <w:tab/>
            </w:r>
            <w:r w:rsidRPr="00D42FF8">
              <w:rPr>
                <w:rStyle w:val="Hyperlink"/>
                <w:noProof/>
                <w:lang w:val="en-US"/>
              </w:rPr>
              <w:t>Định nghĩa và vai trò trong Micro-Frontend</w:t>
            </w:r>
            <w:r>
              <w:rPr>
                <w:noProof/>
                <w:webHidden/>
              </w:rPr>
              <w:tab/>
            </w:r>
            <w:r>
              <w:rPr>
                <w:noProof/>
                <w:webHidden/>
              </w:rPr>
              <w:fldChar w:fldCharType="begin"/>
            </w:r>
            <w:r>
              <w:rPr>
                <w:noProof/>
                <w:webHidden/>
              </w:rPr>
              <w:instrText xml:space="preserve"> PAGEREF _Toc186658243 \h </w:instrText>
            </w:r>
            <w:r>
              <w:rPr>
                <w:noProof/>
                <w:webHidden/>
              </w:rPr>
            </w:r>
            <w:r>
              <w:rPr>
                <w:noProof/>
                <w:webHidden/>
              </w:rPr>
              <w:fldChar w:fldCharType="separate"/>
            </w:r>
            <w:r>
              <w:rPr>
                <w:noProof/>
                <w:webHidden/>
              </w:rPr>
              <w:t>16</w:t>
            </w:r>
            <w:r>
              <w:rPr>
                <w:noProof/>
                <w:webHidden/>
              </w:rPr>
              <w:fldChar w:fldCharType="end"/>
            </w:r>
          </w:hyperlink>
        </w:p>
        <w:p w14:paraId="128445F2" w14:textId="1072FF81"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44" w:history="1">
            <w:r w:rsidRPr="00D42FF8">
              <w:rPr>
                <w:rStyle w:val="Hyperlink"/>
                <w:noProof/>
                <w:lang w:val="en-US"/>
              </w:rPr>
              <w:t>2.1.2.</w:t>
            </w:r>
            <w:r>
              <w:rPr>
                <w:rFonts w:asciiTheme="minorHAnsi" w:eastAsiaTheme="minorEastAsia" w:hAnsiTheme="minorHAnsi" w:cstheme="minorBidi"/>
                <w:iCs w:val="0"/>
                <w:noProof/>
                <w:sz w:val="24"/>
                <w:szCs w:val="24"/>
                <w:lang w:val="en-US"/>
              </w:rPr>
              <w:tab/>
            </w:r>
            <w:r w:rsidRPr="00D42FF8">
              <w:rPr>
                <w:rStyle w:val="Hyperlink"/>
                <w:noProof/>
                <w:lang w:val="en-US"/>
              </w:rPr>
              <w:t>Nguyên lý hoạt động</w:t>
            </w:r>
            <w:r>
              <w:rPr>
                <w:noProof/>
                <w:webHidden/>
              </w:rPr>
              <w:tab/>
            </w:r>
            <w:r>
              <w:rPr>
                <w:noProof/>
                <w:webHidden/>
              </w:rPr>
              <w:fldChar w:fldCharType="begin"/>
            </w:r>
            <w:r>
              <w:rPr>
                <w:noProof/>
                <w:webHidden/>
              </w:rPr>
              <w:instrText xml:space="preserve"> PAGEREF _Toc186658244 \h </w:instrText>
            </w:r>
            <w:r>
              <w:rPr>
                <w:noProof/>
                <w:webHidden/>
              </w:rPr>
            </w:r>
            <w:r>
              <w:rPr>
                <w:noProof/>
                <w:webHidden/>
              </w:rPr>
              <w:fldChar w:fldCharType="separate"/>
            </w:r>
            <w:r>
              <w:rPr>
                <w:noProof/>
                <w:webHidden/>
              </w:rPr>
              <w:t>16</w:t>
            </w:r>
            <w:r>
              <w:rPr>
                <w:noProof/>
                <w:webHidden/>
              </w:rPr>
              <w:fldChar w:fldCharType="end"/>
            </w:r>
          </w:hyperlink>
        </w:p>
        <w:p w14:paraId="777C0551" w14:textId="56468F8D"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45" w:history="1">
            <w:r w:rsidRPr="00D42FF8">
              <w:rPr>
                <w:rStyle w:val="Hyperlink"/>
                <w:noProof/>
                <w:lang w:val="en-US"/>
              </w:rPr>
              <w:t>2.1.3.</w:t>
            </w:r>
            <w:r>
              <w:rPr>
                <w:rFonts w:asciiTheme="minorHAnsi" w:eastAsiaTheme="minorEastAsia" w:hAnsiTheme="minorHAnsi" w:cstheme="minorBidi"/>
                <w:iCs w:val="0"/>
                <w:noProof/>
                <w:sz w:val="24"/>
                <w:szCs w:val="24"/>
                <w:lang w:val="en-US"/>
              </w:rPr>
              <w:tab/>
            </w:r>
            <w:r w:rsidRPr="00D42FF8">
              <w:rPr>
                <w:rStyle w:val="Hyperlink"/>
                <w:noProof/>
                <w:lang w:val="en-US"/>
              </w:rPr>
              <w:t>So sánh Module Federation với các phương pháp trước đây</w:t>
            </w:r>
            <w:r>
              <w:rPr>
                <w:noProof/>
                <w:webHidden/>
              </w:rPr>
              <w:tab/>
            </w:r>
            <w:r>
              <w:rPr>
                <w:noProof/>
                <w:webHidden/>
              </w:rPr>
              <w:fldChar w:fldCharType="begin"/>
            </w:r>
            <w:r>
              <w:rPr>
                <w:noProof/>
                <w:webHidden/>
              </w:rPr>
              <w:instrText xml:space="preserve"> PAGEREF _Toc186658245 \h </w:instrText>
            </w:r>
            <w:r>
              <w:rPr>
                <w:noProof/>
                <w:webHidden/>
              </w:rPr>
            </w:r>
            <w:r>
              <w:rPr>
                <w:noProof/>
                <w:webHidden/>
              </w:rPr>
              <w:fldChar w:fldCharType="separate"/>
            </w:r>
            <w:r>
              <w:rPr>
                <w:noProof/>
                <w:webHidden/>
              </w:rPr>
              <w:t>17</w:t>
            </w:r>
            <w:r>
              <w:rPr>
                <w:noProof/>
                <w:webHidden/>
              </w:rPr>
              <w:fldChar w:fldCharType="end"/>
            </w:r>
          </w:hyperlink>
        </w:p>
        <w:p w14:paraId="6BE4DB4D" w14:textId="4F370FA9"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46" w:history="1">
            <w:r w:rsidRPr="00D42FF8">
              <w:rPr>
                <w:rStyle w:val="Hyperlink"/>
                <w:noProof/>
                <w:lang w:val="en-US"/>
              </w:rPr>
              <w:t>2.1.4.</w:t>
            </w:r>
            <w:r>
              <w:rPr>
                <w:rFonts w:asciiTheme="minorHAnsi" w:eastAsiaTheme="minorEastAsia" w:hAnsiTheme="minorHAnsi" w:cstheme="minorBidi"/>
                <w:iCs w:val="0"/>
                <w:noProof/>
                <w:sz w:val="24"/>
                <w:szCs w:val="24"/>
                <w:lang w:val="en-US"/>
              </w:rPr>
              <w:tab/>
            </w:r>
            <w:r w:rsidRPr="00D42FF8">
              <w:rPr>
                <w:rStyle w:val="Hyperlink"/>
                <w:noProof/>
                <w:lang w:val="en-US"/>
              </w:rPr>
              <w:t>Các thuật ngữ: expose, export, remote và cách sử dụng chúng</w:t>
            </w:r>
            <w:r>
              <w:rPr>
                <w:noProof/>
                <w:webHidden/>
              </w:rPr>
              <w:tab/>
            </w:r>
            <w:r>
              <w:rPr>
                <w:noProof/>
                <w:webHidden/>
              </w:rPr>
              <w:fldChar w:fldCharType="begin"/>
            </w:r>
            <w:r>
              <w:rPr>
                <w:noProof/>
                <w:webHidden/>
              </w:rPr>
              <w:instrText xml:space="preserve"> PAGEREF _Toc186658246 \h </w:instrText>
            </w:r>
            <w:r>
              <w:rPr>
                <w:noProof/>
                <w:webHidden/>
              </w:rPr>
            </w:r>
            <w:r>
              <w:rPr>
                <w:noProof/>
                <w:webHidden/>
              </w:rPr>
              <w:fldChar w:fldCharType="separate"/>
            </w:r>
            <w:r>
              <w:rPr>
                <w:noProof/>
                <w:webHidden/>
              </w:rPr>
              <w:t>18</w:t>
            </w:r>
            <w:r>
              <w:rPr>
                <w:noProof/>
                <w:webHidden/>
              </w:rPr>
              <w:fldChar w:fldCharType="end"/>
            </w:r>
          </w:hyperlink>
        </w:p>
        <w:p w14:paraId="45BE01F2" w14:textId="4C620AE7" w:rsidR="00436913" w:rsidRDefault="004369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6658247" w:history="1">
            <w:r w:rsidRPr="00D42FF8">
              <w:rPr>
                <w:rStyle w:val="Hyperlink"/>
                <w:bCs/>
                <w:noProof/>
              </w:rPr>
              <w:t>2.2.</w:t>
            </w:r>
            <w:r>
              <w:rPr>
                <w:rFonts w:asciiTheme="minorHAnsi" w:eastAsiaTheme="minorEastAsia" w:hAnsiTheme="minorHAnsi" w:cstheme="minorBidi"/>
                <w:noProof/>
                <w:sz w:val="24"/>
                <w:szCs w:val="24"/>
                <w:lang w:val="en-US"/>
              </w:rPr>
              <w:tab/>
            </w:r>
            <w:r w:rsidRPr="00D42FF8">
              <w:rPr>
                <w:rStyle w:val="Hyperlink"/>
                <w:noProof/>
                <w:lang w:val="en-US"/>
              </w:rPr>
              <w:t>Quy tắc chia nhỏ và tổ chức Micro-Frontend</w:t>
            </w:r>
            <w:r>
              <w:rPr>
                <w:noProof/>
                <w:webHidden/>
              </w:rPr>
              <w:tab/>
            </w:r>
            <w:r>
              <w:rPr>
                <w:noProof/>
                <w:webHidden/>
              </w:rPr>
              <w:fldChar w:fldCharType="begin"/>
            </w:r>
            <w:r>
              <w:rPr>
                <w:noProof/>
                <w:webHidden/>
              </w:rPr>
              <w:instrText xml:space="preserve"> PAGEREF _Toc186658247 \h </w:instrText>
            </w:r>
            <w:r>
              <w:rPr>
                <w:noProof/>
                <w:webHidden/>
              </w:rPr>
            </w:r>
            <w:r>
              <w:rPr>
                <w:noProof/>
                <w:webHidden/>
              </w:rPr>
              <w:fldChar w:fldCharType="separate"/>
            </w:r>
            <w:r>
              <w:rPr>
                <w:noProof/>
                <w:webHidden/>
              </w:rPr>
              <w:t>18</w:t>
            </w:r>
            <w:r>
              <w:rPr>
                <w:noProof/>
                <w:webHidden/>
              </w:rPr>
              <w:fldChar w:fldCharType="end"/>
            </w:r>
          </w:hyperlink>
        </w:p>
        <w:p w14:paraId="255D8D30" w14:textId="0D4A99C4"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48" w:history="1">
            <w:r w:rsidRPr="00D42FF8">
              <w:rPr>
                <w:rStyle w:val="Hyperlink"/>
                <w:noProof/>
              </w:rPr>
              <w:t>2.2.1.</w:t>
            </w:r>
            <w:r>
              <w:rPr>
                <w:rFonts w:asciiTheme="minorHAnsi" w:eastAsiaTheme="minorEastAsia" w:hAnsiTheme="minorHAnsi" w:cstheme="minorBidi"/>
                <w:iCs w:val="0"/>
                <w:noProof/>
                <w:sz w:val="24"/>
                <w:szCs w:val="24"/>
                <w:lang w:val="en-US"/>
              </w:rPr>
              <w:tab/>
            </w:r>
            <w:r w:rsidRPr="00D42FF8">
              <w:rPr>
                <w:rStyle w:val="Hyperlink"/>
                <w:noProof/>
              </w:rPr>
              <w:t>Cách phân chia ứng dụng</w:t>
            </w:r>
            <w:r>
              <w:rPr>
                <w:noProof/>
                <w:webHidden/>
              </w:rPr>
              <w:tab/>
            </w:r>
            <w:r>
              <w:rPr>
                <w:noProof/>
                <w:webHidden/>
              </w:rPr>
              <w:fldChar w:fldCharType="begin"/>
            </w:r>
            <w:r>
              <w:rPr>
                <w:noProof/>
                <w:webHidden/>
              </w:rPr>
              <w:instrText xml:space="preserve"> PAGEREF _Toc186658248 \h </w:instrText>
            </w:r>
            <w:r>
              <w:rPr>
                <w:noProof/>
                <w:webHidden/>
              </w:rPr>
            </w:r>
            <w:r>
              <w:rPr>
                <w:noProof/>
                <w:webHidden/>
              </w:rPr>
              <w:fldChar w:fldCharType="separate"/>
            </w:r>
            <w:r>
              <w:rPr>
                <w:noProof/>
                <w:webHidden/>
              </w:rPr>
              <w:t>18</w:t>
            </w:r>
            <w:r>
              <w:rPr>
                <w:noProof/>
                <w:webHidden/>
              </w:rPr>
              <w:fldChar w:fldCharType="end"/>
            </w:r>
          </w:hyperlink>
        </w:p>
        <w:p w14:paraId="10FE2FF9" w14:textId="3089C543"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49" w:history="1">
            <w:r w:rsidRPr="00D42FF8">
              <w:rPr>
                <w:rStyle w:val="Hyperlink"/>
                <w:noProof/>
              </w:rPr>
              <w:t>2.2.2.</w:t>
            </w:r>
            <w:r>
              <w:rPr>
                <w:rFonts w:asciiTheme="minorHAnsi" w:eastAsiaTheme="minorEastAsia" w:hAnsiTheme="minorHAnsi" w:cstheme="minorBidi"/>
                <w:iCs w:val="0"/>
                <w:noProof/>
                <w:sz w:val="24"/>
                <w:szCs w:val="24"/>
                <w:lang w:val="en-US"/>
              </w:rPr>
              <w:tab/>
            </w:r>
            <w:r w:rsidRPr="00D42FF8">
              <w:rPr>
                <w:rStyle w:val="Hyperlink"/>
                <w:noProof/>
              </w:rPr>
              <w:t>Nguyên tắc và hướng dẫn</w:t>
            </w:r>
            <w:r>
              <w:rPr>
                <w:noProof/>
                <w:webHidden/>
              </w:rPr>
              <w:tab/>
            </w:r>
            <w:r>
              <w:rPr>
                <w:noProof/>
                <w:webHidden/>
              </w:rPr>
              <w:fldChar w:fldCharType="begin"/>
            </w:r>
            <w:r>
              <w:rPr>
                <w:noProof/>
                <w:webHidden/>
              </w:rPr>
              <w:instrText xml:space="preserve"> PAGEREF _Toc186658249 \h </w:instrText>
            </w:r>
            <w:r>
              <w:rPr>
                <w:noProof/>
                <w:webHidden/>
              </w:rPr>
            </w:r>
            <w:r>
              <w:rPr>
                <w:noProof/>
                <w:webHidden/>
              </w:rPr>
              <w:fldChar w:fldCharType="separate"/>
            </w:r>
            <w:r>
              <w:rPr>
                <w:noProof/>
                <w:webHidden/>
              </w:rPr>
              <w:t>19</w:t>
            </w:r>
            <w:r>
              <w:rPr>
                <w:noProof/>
                <w:webHidden/>
              </w:rPr>
              <w:fldChar w:fldCharType="end"/>
            </w:r>
          </w:hyperlink>
        </w:p>
        <w:p w14:paraId="02832C84" w14:textId="7289212D" w:rsidR="00436913" w:rsidRDefault="00436913">
          <w:pPr>
            <w:pStyle w:val="TOC1"/>
            <w:tabs>
              <w:tab w:val="left" w:pos="1560"/>
              <w:tab w:val="right" w:leader="dot" w:pos="9016"/>
            </w:tabs>
            <w:rPr>
              <w:rFonts w:asciiTheme="minorHAnsi" w:eastAsiaTheme="minorEastAsia" w:hAnsiTheme="minorHAnsi" w:cstheme="minorBidi"/>
              <w:bCs w:val="0"/>
              <w:noProof/>
              <w:sz w:val="24"/>
              <w:szCs w:val="24"/>
              <w:lang w:val="en-US"/>
            </w:rPr>
          </w:pPr>
          <w:hyperlink w:anchor="_Toc186658250" w:history="1">
            <w:r w:rsidRPr="00D42FF8">
              <w:rPr>
                <w:rStyle w:val="Hyperlink"/>
                <w:noProof/>
              </w:rPr>
              <w:t>Chương 3.</w:t>
            </w:r>
            <w:r>
              <w:rPr>
                <w:rFonts w:asciiTheme="minorHAnsi" w:eastAsiaTheme="minorEastAsia" w:hAnsiTheme="minorHAnsi" w:cstheme="minorBidi"/>
                <w:bCs w:val="0"/>
                <w:noProof/>
                <w:sz w:val="24"/>
                <w:szCs w:val="24"/>
                <w:lang w:val="en-US"/>
              </w:rPr>
              <w:tab/>
            </w:r>
            <w:r w:rsidRPr="00D42FF8">
              <w:rPr>
                <w:rStyle w:val="Hyperlink"/>
                <w:noProof/>
                <w:lang w:val="en-US"/>
              </w:rPr>
              <w:t>XÂY DỰNG HỆ THỐNG</w:t>
            </w:r>
            <w:r>
              <w:rPr>
                <w:noProof/>
                <w:webHidden/>
              </w:rPr>
              <w:tab/>
            </w:r>
            <w:r>
              <w:rPr>
                <w:noProof/>
                <w:webHidden/>
              </w:rPr>
              <w:fldChar w:fldCharType="begin"/>
            </w:r>
            <w:r>
              <w:rPr>
                <w:noProof/>
                <w:webHidden/>
              </w:rPr>
              <w:instrText xml:space="preserve"> PAGEREF _Toc186658250 \h </w:instrText>
            </w:r>
            <w:r>
              <w:rPr>
                <w:noProof/>
                <w:webHidden/>
              </w:rPr>
            </w:r>
            <w:r>
              <w:rPr>
                <w:noProof/>
                <w:webHidden/>
              </w:rPr>
              <w:fldChar w:fldCharType="separate"/>
            </w:r>
            <w:r>
              <w:rPr>
                <w:noProof/>
                <w:webHidden/>
              </w:rPr>
              <w:t>21</w:t>
            </w:r>
            <w:r>
              <w:rPr>
                <w:noProof/>
                <w:webHidden/>
              </w:rPr>
              <w:fldChar w:fldCharType="end"/>
            </w:r>
          </w:hyperlink>
        </w:p>
        <w:p w14:paraId="7D4F7B3F" w14:textId="5720DC6B" w:rsidR="00436913" w:rsidRDefault="004369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6658251" w:history="1">
            <w:r w:rsidRPr="00D42FF8">
              <w:rPr>
                <w:rStyle w:val="Hyperlink"/>
                <w:bCs/>
                <w:noProof/>
                <w:lang w:val="en-US"/>
              </w:rPr>
              <w:t>3.1.</w:t>
            </w:r>
            <w:r>
              <w:rPr>
                <w:rFonts w:asciiTheme="minorHAnsi" w:eastAsiaTheme="minorEastAsia" w:hAnsiTheme="minorHAnsi" w:cstheme="minorBidi"/>
                <w:noProof/>
                <w:sz w:val="24"/>
                <w:szCs w:val="24"/>
                <w:lang w:val="en-US"/>
              </w:rPr>
              <w:tab/>
            </w:r>
            <w:r w:rsidRPr="00D42FF8">
              <w:rPr>
                <w:rStyle w:val="Hyperlink"/>
                <w:noProof/>
                <w:lang w:val="en-US"/>
              </w:rPr>
              <w:t>Sơ đồ UseCase</w:t>
            </w:r>
            <w:r>
              <w:rPr>
                <w:noProof/>
                <w:webHidden/>
              </w:rPr>
              <w:tab/>
            </w:r>
            <w:r>
              <w:rPr>
                <w:noProof/>
                <w:webHidden/>
              </w:rPr>
              <w:fldChar w:fldCharType="begin"/>
            </w:r>
            <w:r>
              <w:rPr>
                <w:noProof/>
                <w:webHidden/>
              </w:rPr>
              <w:instrText xml:space="preserve"> PAGEREF _Toc186658251 \h </w:instrText>
            </w:r>
            <w:r>
              <w:rPr>
                <w:noProof/>
                <w:webHidden/>
              </w:rPr>
            </w:r>
            <w:r>
              <w:rPr>
                <w:noProof/>
                <w:webHidden/>
              </w:rPr>
              <w:fldChar w:fldCharType="separate"/>
            </w:r>
            <w:r>
              <w:rPr>
                <w:noProof/>
                <w:webHidden/>
              </w:rPr>
              <w:t>21</w:t>
            </w:r>
            <w:r>
              <w:rPr>
                <w:noProof/>
                <w:webHidden/>
              </w:rPr>
              <w:fldChar w:fldCharType="end"/>
            </w:r>
          </w:hyperlink>
        </w:p>
        <w:p w14:paraId="6D382209" w14:textId="547C8B94"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52" w:history="1">
            <w:r w:rsidRPr="00D42FF8">
              <w:rPr>
                <w:rStyle w:val="Hyperlink"/>
                <w:noProof/>
                <w:lang w:val="en-US"/>
              </w:rPr>
              <w:t>3.1.1.</w:t>
            </w:r>
            <w:r>
              <w:rPr>
                <w:rFonts w:asciiTheme="minorHAnsi" w:eastAsiaTheme="minorEastAsia" w:hAnsiTheme="minorHAnsi" w:cstheme="minorBidi"/>
                <w:iCs w:val="0"/>
                <w:noProof/>
                <w:sz w:val="24"/>
                <w:szCs w:val="24"/>
                <w:lang w:val="en-US"/>
              </w:rPr>
              <w:tab/>
            </w:r>
            <w:r w:rsidRPr="00D42FF8">
              <w:rPr>
                <w:rStyle w:val="Hyperlink"/>
                <w:noProof/>
                <w:lang w:val="en-US"/>
              </w:rPr>
              <w:t>Sơ đồ tổng quan</w:t>
            </w:r>
            <w:r>
              <w:rPr>
                <w:noProof/>
                <w:webHidden/>
              </w:rPr>
              <w:tab/>
            </w:r>
            <w:r>
              <w:rPr>
                <w:noProof/>
                <w:webHidden/>
              </w:rPr>
              <w:fldChar w:fldCharType="begin"/>
            </w:r>
            <w:r>
              <w:rPr>
                <w:noProof/>
                <w:webHidden/>
              </w:rPr>
              <w:instrText xml:space="preserve"> PAGEREF _Toc186658252 \h </w:instrText>
            </w:r>
            <w:r>
              <w:rPr>
                <w:noProof/>
                <w:webHidden/>
              </w:rPr>
            </w:r>
            <w:r>
              <w:rPr>
                <w:noProof/>
                <w:webHidden/>
              </w:rPr>
              <w:fldChar w:fldCharType="separate"/>
            </w:r>
            <w:r>
              <w:rPr>
                <w:noProof/>
                <w:webHidden/>
              </w:rPr>
              <w:t>21</w:t>
            </w:r>
            <w:r>
              <w:rPr>
                <w:noProof/>
                <w:webHidden/>
              </w:rPr>
              <w:fldChar w:fldCharType="end"/>
            </w:r>
          </w:hyperlink>
        </w:p>
        <w:p w14:paraId="1D7EB7AC" w14:textId="711CC199"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53" w:history="1">
            <w:r w:rsidRPr="00D42FF8">
              <w:rPr>
                <w:rStyle w:val="Hyperlink"/>
                <w:noProof/>
                <w:lang w:val="en-US"/>
              </w:rPr>
              <w:t>3.1.2.</w:t>
            </w:r>
            <w:r>
              <w:rPr>
                <w:rFonts w:asciiTheme="minorHAnsi" w:eastAsiaTheme="minorEastAsia" w:hAnsiTheme="minorHAnsi" w:cstheme="minorBidi"/>
                <w:iCs w:val="0"/>
                <w:noProof/>
                <w:sz w:val="24"/>
                <w:szCs w:val="24"/>
                <w:lang w:val="en-US"/>
              </w:rPr>
              <w:tab/>
            </w:r>
            <w:r w:rsidRPr="00D42FF8">
              <w:rPr>
                <w:rStyle w:val="Hyperlink"/>
                <w:noProof/>
                <w:lang w:val="en-US"/>
              </w:rPr>
              <w:t>Đặc tả usecase</w:t>
            </w:r>
            <w:r>
              <w:rPr>
                <w:noProof/>
                <w:webHidden/>
              </w:rPr>
              <w:tab/>
            </w:r>
            <w:r>
              <w:rPr>
                <w:noProof/>
                <w:webHidden/>
              </w:rPr>
              <w:fldChar w:fldCharType="begin"/>
            </w:r>
            <w:r>
              <w:rPr>
                <w:noProof/>
                <w:webHidden/>
              </w:rPr>
              <w:instrText xml:space="preserve"> PAGEREF _Toc186658253 \h </w:instrText>
            </w:r>
            <w:r>
              <w:rPr>
                <w:noProof/>
                <w:webHidden/>
              </w:rPr>
            </w:r>
            <w:r>
              <w:rPr>
                <w:noProof/>
                <w:webHidden/>
              </w:rPr>
              <w:fldChar w:fldCharType="separate"/>
            </w:r>
            <w:r>
              <w:rPr>
                <w:noProof/>
                <w:webHidden/>
              </w:rPr>
              <w:t>23</w:t>
            </w:r>
            <w:r>
              <w:rPr>
                <w:noProof/>
                <w:webHidden/>
              </w:rPr>
              <w:fldChar w:fldCharType="end"/>
            </w:r>
          </w:hyperlink>
        </w:p>
        <w:p w14:paraId="2158F377" w14:textId="704242AA" w:rsidR="00436913" w:rsidRDefault="004369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6658254" w:history="1">
            <w:r w:rsidRPr="00D42FF8">
              <w:rPr>
                <w:rStyle w:val="Hyperlink"/>
                <w:bCs/>
                <w:noProof/>
                <w:lang w:val="en-US"/>
              </w:rPr>
              <w:t>3.2.</w:t>
            </w:r>
            <w:r>
              <w:rPr>
                <w:rFonts w:asciiTheme="minorHAnsi" w:eastAsiaTheme="minorEastAsia" w:hAnsiTheme="minorHAnsi" w:cstheme="minorBidi"/>
                <w:noProof/>
                <w:sz w:val="24"/>
                <w:szCs w:val="24"/>
                <w:lang w:val="en-US"/>
              </w:rPr>
              <w:tab/>
            </w:r>
            <w:r w:rsidRPr="00D42FF8">
              <w:rPr>
                <w:rStyle w:val="Hyperlink"/>
                <w:noProof/>
                <w:lang w:val="en-US"/>
              </w:rPr>
              <w:t>Sơ đồ dữ liệu (ERD)</w:t>
            </w:r>
            <w:r>
              <w:rPr>
                <w:noProof/>
                <w:webHidden/>
              </w:rPr>
              <w:tab/>
            </w:r>
            <w:r>
              <w:rPr>
                <w:noProof/>
                <w:webHidden/>
              </w:rPr>
              <w:fldChar w:fldCharType="begin"/>
            </w:r>
            <w:r>
              <w:rPr>
                <w:noProof/>
                <w:webHidden/>
              </w:rPr>
              <w:instrText xml:space="preserve"> PAGEREF _Toc186658254 \h </w:instrText>
            </w:r>
            <w:r>
              <w:rPr>
                <w:noProof/>
                <w:webHidden/>
              </w:rPr>
            </w:r>
            <w:r>
              <w:rPr>
                <w:noProof/>
                <w:webHidden/>
              </w:rPr>
              <w:fldChar w:fldCharType="separate"/>
            </w:r>
            <w:r>
              <w:rPr>
                <w:noProof/>
                <w:webHidden/>
              </w:rPr>
              <w:t>30</w:t>
            </w:r>
            <w:r>
              <w:rPr>
                <w:noProof/>
                <w:webHidden/>
              </w:rPr>
              <w:fldChar w:fldCharType="end"/>
            </w:r>
          </w:hyperlink>
        </w:p>
        <w:p w14:paraId="6C80D5A0" w14:textId="3D08AEF6"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55" w:history="1">
            <w:r w:rsidRPr="00D42FF8">
              <w:rPr>
                <w:rStyle w:val="Hyperlink"/>
                <w:noProof/>
                <w:lang w:val="en-US"/>
              </w:rPr>
              <w:t>3.2.1.</w:t>
            </w:r>
            <w:r>
              <w:rPr>
                <w:rFonts w:asciiTheme="minorHAnsi" w:eastAsiaTheme="minorEastAsia" w:hAnsiTheme="minorHAnsi" w:cstheme="minorBidi"/>
                <w:iCs w:val="0"/>
                <w:noProof/>
                <w:sz w:val="24"/>
                <w:szCs w:val="24"/>
                <w:lang w:val="en-US"/>
              </w:rPr>
              <w:tab/>
            </w:r>
            <w:r w:rsidRPr="00D42FF8">
              <w:rPr>
                <w:rStyle w:val="Hyperlink"/>
                <w:noProof/>
                <w:lang w:val="en-US"/>
              </w:rPr>
              <w:t>Sơ đồ tổng quan</w:t>
            </w:r>
            <w:r>
              <w:rPr>
                <w:noProof/>
                <w:webHidden/>
              </w:rPr>
              <w:tab/>
            </w:r>
            <w:r>
              <w:rPr>
                <w:noProof/>
                <w:webHidden/>
              </w:rPr>
              <w:fldChar w:fldCharType="begin"/>
            </w:r>
            <w:r>
              <w:rPr>
                <w:noProof/>
                <w:webHidden/>
              </w:rPr>
              <w:instrText xml:space="preserve"> PAGEREF _Toc186658255 \h </w:instrText>
            </w:r>
            <w:r>
              <w:rPr>
                <w:noProof/>
                <w:webHidden/>
              </w:rPr>
            </w:r>
            <w:r>
              <w:rPr>
                <w:noProof/>
                <w:webHidden/>
              </w:rPr>
              <w:fldChar w:fldCharType="separate"/>
            </w:r>
            <w:r>
              <w:rPr>
                <w:noProof/>
                <w:webHidden/>
              </w:rPr>
              <w:t>30</w:t>
            </w:r>
            <w:r>
              <w:rPr>
                <w:noProof/>
                <w:webHidden/>
              </w:rPr>
              <w:fldChar w:fldCharType="end"/>
            </w:r>
          </w:hyperlink>
        </w:p>
        <w:p w14:paraId="25903A36" w14:textId="6CC81AFE"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56" w:history="1">
            <w:r w:rsidRPr="00D42FF8">
              <w:rPr>
                <w:rStyle w:val="Hyperlink"/>
                <w:noProof/>
                <w:lang w:val="en-US"/>
              </w:rPr>
              <w:t>3.2.2.</w:t>
            </w:r>
            <w:r>
              <w:rPr>
                <w:rFonts w:asciiTheme="minorHAnsi" w:eastAsiaTheme="minorEastAsia" w:hAnsiTheme="minorHAnsi" w:cstheme="minorBidi"/>
                <w:iCs w:val="0"/>
                <w:noProof/>
                <w:sz w:val="24"/>
                <w:szCs w:val="24"/>
                <w:lang w:val="en-US"/>
              </w:rPr>
              <w:tab/>
            </w:r>
            <w:r w:rsidRPr="00D42FF8">
              <w:rPr>
                <w:rStyle w:val="Hyperlink"/>
                <w:noProof/>
                <w:lang w:val="en-US"/>
              </w:rPr>
              <w:t>Mô tả dữ liệu</w:t>
            </w:r>
            <w:r>
              <w:rPr>
                <w:noProof/>
                <w:webHidden/>
              </w:rPr>
              <w:tab/>
            </w:r>
            <w:r>
              <w:rPr>
                <w:noProof/>
                <w:webHidden/>
              </w:rPr>
              <w:fldChar w:fldCharType="begin"/>
            </w:r>
            <w:r>
              <w:rPr>
                <w:noProof/>
                <w:webHidden/>
              </w:rPr>
              <w:instrText xml:space="preserve"> PAGEREF _Toc186658256 \h </w:instrText>
            </w:r>
            <w:r>
              <w:rPr>
                <w:noProof/>
                <w:webHidden/>
              </w:rPr>
            </w:r>
            <w:r>
              <w:rPr>
                <w:noProof/>
                <w:webHidden/>
              </w:rPr>
              <w:fldChar w:fldCharType="separate"/>
            </w:r>
            <w:r>
              <w:rPr>
                <w:noProof/>
                <w:webHidden/>
              </w:rPr>
              <w:t>30</w:t>
            </w:r>
            <w:r>
              <w:rPr>
                <w:noProof/>
                <w:webHidden/>
              </w:rPr>
              <w:fldChar w:fldCharType="end"/>
            </w:r>
          </w:hyperlink>
        </w:p>
        <w:p w14:paraId="2915F06D" w14:textId="31164C1A" w:rsidR="00436913" w:rsidRDefault="00436913">
          <w:pPr>
            <w:pStyle w:val="TOC1"/>
            <w:tabs>
              <w:tab w:val="left" w:pos="1560"/>
              <w:tab w:val="right" w:leader="dot" w:pos="9016"/>
            </w:tabs>
            <w:rPr>
              <w:rFonts w:asciiTheme="minorHAnsi" w:eastAsiaTheme="minorEastAsia" w:hAnsiTheme="minorHAnsi" w:cstheme="minorBidi"/>
              <w:bCs w:val="0"/>
              <w:noProof/>
              <w:sz w:val="24"/>
              <w:szCs w:val="24"/>
              <w:lang w:val="en-US"/>
            </w:rPr>
          </w:pPr>
          <w:hyperlink w:anchor="_Toc186658257" w:history="1">
            <w:r w:rsidRPr="00D42FF8">
              <w:rPr>
                <w:rStyle w:val="Hyperlink"/>
                <w:rFonts w:cstheme="majorHAnsi"/>
                <w:noProof/>
                <w:lang w:val="en-US"/>
              </w:rPr>
              <w:t>Chương 4.</w:t>
            </w:r>
            <w:r>
              <w:rPr>
                <w:rFonts w:asciiTheme="minorHAnsi" w:eastAsiaTheme="minorEastAsia" w:hAnsiTheme="minorHAnsi" w:cstheme="minorBidi"/>
                <w:bCs w:val="0"/>
                <w:noProof/>
                <w:sz w:val="24"/>
                <w:szCs w:val="24"/>
                <w:lang w:val="en-US"/>
              </w:rPr>
              <w:tab/>
            </w:r>
            <w:r w:rsidRPr="00D42FF8">
              <w:rPr>
                <w:rStyle w:val="Hyperlink"/>
                <w:rFonts w:cstheme="majorHAnsi"/>
                <w:noProof/>
              </w:rPr>
              <w:t>THIẾT KẾ GIAO DIỆN</w:t>
            </w:r>
            <w:r>
              <w:rPr>
                <w:noProof/>
                <w:webHidden/>
              </w:rPr>
              <w:tab/>
            </w:r>
            <w:r>
              <w:rPr>
                <w:noProof/>
                <w:webHidden/>
              </w:rPr>
              <w:fldChar w:fldCharType="begin"/>
            </w:r>
            <w:r>
              <w:rPr>
                <w:noProof/>
                <w:webHidden/>
              </w:rPr>
              <w:instrText xml:space="preserve"> PAGEREF _Toc186658257 \h </w:instrText>
            </w:r>
            <w:r>
              <w:rPr>
                <w:noProof/>
                <w:webHidden/>
              </w:rPr>
            </w:r>
            <w:r>
              <w:rPr>
                <w:noProof/>
                <w:webHidden/>
              </w:rPr>
              <w:fldChar w:fldCharType="separate"/>
            </w:r>
            <w:r>
              <w:rPr>
                <w:noProof/>
                <w:webHidden/>
              </w:rPr>
              <w:t>35</w:t>
            </w:r>
            <w:r>
              <w:rPr>
                <w:noProof/>
                <w:webHidden/>
              </w:rPr>
              <w:fldChar w:fldCharType="end"/>
            </w:r>
          </w:hyperlink>
        </w:p>
        <w:p w14:paraId="49B55206" w14:textId="3FED4A69" w:rsidR="00436913" w:rsidRDefault="004369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6658258" w:history="1">
            <w:r w:rsidRPr="00D42FF8">
              <w:rPr>
                <w:rStyle w:val="Hyperlink"/>
                <w:bCs/>
                <w:noProof/>
                <w:lang w:val="en-US"/>
              </w:rPr>
              <w:t>4.1.</w:t>
            </w:r>
            <w:r>
              <w:rPr>
                <w:rFonts w:asciiTheme="minorHAnsi" w:eastAsiaTheme="minorEastAsia" w:hAnsiTheme="minorHAnsi" w:cstheme="minorBidi"/>
                <w:noProof/>
                <w:sz w:val="24"/>
                <w:szCs w:val="24"/>
                <w:lang w:val="en-US"/>
              </w:rPr>
              <w:tab/>
            </w:r>
            <w:r w:rsidRPr="00D42FF8">
              <w:rPr>
                <w:rStyle w:val="Hyperlink"/>
                <w:noProof/>
                <w:lang w:val="en-US"/>
              </w:rPr>
              <w:t>Thiết kế ứng dụng</w:t>
            </w:r>
            <w:r>
              <w:rPr>
                <w:noProof/>
                <w:webHidden/>
              </w:rPr>
              <w:tab/>
            </w:r>
            <w:r>
              <w:rPr>
                <w:noProof/>
                <w:webHidden/>
              </w:rPr>
              <w:fldChar w:fldCharType="begin"/>
            </w:r>
            <w:r>
              <w:rPr>
                <w:noProof/>
                <w:webHidden/>
              </w:rPr>
              <w:instrText xml:space="preserve"> PAGEREF _Toc186658258 \h </w:instrText>
            </w:r>
            <w:r>
              <w:rPr>
                <w:noProof/>
                <w:webHidden/>
              </w:rPr>
            </w:r>
            <w:r>
              <w:rPr>
                <w:noProof/>
                <w:webHidden/>
              </w:rPr>
              <w:fldChar w:fldCharType="separate"/>
            </w:r>
            <w:r>
              <w:rPr>
                <w:noProof/>
                <w:webHidden/>
              </w:rPr>
              <w:t>35</w:t>
            </w:r>
            <w:r>
              <w:rPr>
                <w:noProof/>
                <w:webHidden/>
              </w:rPr>
              <w:fldChar w:fldCharType="end"/>
            </w:r>
          </w:hyperlink>
        </w:p>
        <w:p w14:paraId="4C189482" w14:textId="19158DC7"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59" w:history="1">
            <w:r w:rsidRPr="00D42FF8">
              <w:rPr>
                <w:rStyle w:val="Hyperlink"/>
                <w:noProof/>
                <w:lang w:val="en-US"/>
              </w:rPr>
              <w:t>4.1.1.</w:t>
            </w:r>
            <w:r>
              <w:rPr>
                <w:rFonts w:asciiTheme="minorHAnsi" w:eastAsiaTheme="minorEastAsia" w:hAnsiTheme="minorHAnsi" w:cstheme="minorBidi"/>
                <w:iCs w:val="0"/>
                <w:noProof/>
                <w:sz w:val="24"/>
                <w:szCs w:val="24"/>
                <w:lang w:val="en-US"/>
              </w:rPr>
              <w:tab/>
            </w:r>
            <w:r w:rsidRPr="00D42FF8">
              <w:rPr>
                <w:rStyle w:val="Hyperlink"/>
                <w:noProof/>
                <w:lang w:val="en-US"/>
              </w:rPr>
              <w:t>Wireframe</w:t>
            </w:r>
            <w:r>
              <w:rPr>
                <w:noProof/>
                <w:webHidden/>
              </w:rPr>
              <w:tab/>
            </w:r>
            <w:r>
              <w:rPr>
                <w:noProof/>
                <w:webHidden/>
              </w:rPr>
              <w:fldChar w:fldCharType="begin"/>
            </w:r>
            <w:r>
              <w:rPr>
                <w:noProof/>
                <w:webHidden/>
              </w:rPr>
              <w:instrText xml:space="preserve"> PAGEREF _Toc186658259 \h </w:instrText>
            </w:r>
            <w:r>
              <w:rPr>
                <w:noProof/>
                <w:webHidden/>
              </w:rPr>
            </w:r>
            <w:r>
              <w:rPr>
                <w:noProof/>
                <w:webHidden/>
              </w:rPr>
              <w:fldChar w:fldCharType="separate"/>
            </w:r>
            <w:r>
              <w:rPr>
                <w:noProof/>
                <w:webHidden/>
              </w:rPr>
              <w:t>35</w:t>
            </w:r>
            <w:r>
              <w:rPr>
                <w:noProof/>
                <w:webHidden/>
              </w:rPr>
              <w:fldChar w:fldCharType="end"/>
            </w:r>
          </w:hyperlink>
        </w:p>
        <w:p w14:paraId="66062161" w14:textId="34A2F9E4"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60" w:history="1">
            <w:r w:rsidRPr="00D42FF8">
              <w:rPr>
                <w:rStyle w:val="Hyperlink"/>
                <w:noProof/>
                <w:lang w:val="en-US"/>
              </w:rPr>
              <w:t>4.1.2.</w:t>
            </w:r>
            <w:r>
              <w:rPr>
                <w:rFonts w:asciiTheme="minorHAnsi" w:eastAsiaTheme="minorEastAsia" w:hAnsiTheme="minorHAnsi" w:cstheme="minorBidi"/>
                <w:iCs w:val="0"/>
                <w:noProof/>
                <w:sz w:val="24"/>
                <w:szCs w:val="24"/>
                <w:lang w:val="en-US"/>
              </w:rPr>
              <w:tab/>
            </w:r>
            <w:r w:rsidRPr="00D42FF8">
              <w:rPr>
                <w:rStyle w:val="Hyperlink"/>
                <w:noProof/>
                <w:lang w:val="en-US"/>
              </w:rPr>
              <w:t>Figma</w:t>
            </w:r>
            <w:r>
              <w:rPr>
                <w:noProof/>
                <w:webHidden/>
              </w:rPr>
              <w:tab/>
            </w:r>
            <w:r>
              <w:rPr>
                <w:noProof/>
                <w:webHidden/>
              </w:rPr>
              <w:fldChar w:fldCharType="begin"/>
            </w:r>
            <w:r>
              <w:rPr>
                <w:noProof/>
                <w:webHidden/>
              </w:rPr>
              <w:instrText xml:space="preserve"> PAGEREF _Toc186658260 \h </w:instrText>
            </w:r>
            <w:r>
              <w:rPr>
                <w:noProof/>
                <w:webHidden/>
              </w:rPr>
            </w:r>
            <w:r>
              <w:rPr>
                <w:noProof/>
                <w:webHidden/>
              </w:rPr>
              <w:fldChar w:fldCharType="separate"/>
            </w:r>
            <w:r>
              <w:rPr>
                <w:noProof/>
                <w:webHidden/>
              </w:rPr>
              <w:t>36</w:t>
            </w:r>
            <w:r>
              <w:rPr>
                <w:noProof/>
                <w:webHidden/>
              </w:rPr>
              <w:fldChar w:fldCharType="end"/>
            </w:r>
          </w:hyperlink>
        </w:p>
        <w:p w14:paraId="143B847F" w14:textId="5DB35DBF" w:rsidR="00436913" w:rsidRDefault="004369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6658261" w:history="1">
            <w:r w:rsidRPr="00D42FF8">
              <w:rPr>
                <w:rStyle w:val="Hyperlink"/>
                <w:bCs/>
                <w:noProof/>
                <w:lang w:val="en-US"/>
              </w:rPr>
              <w:t>4.2.</w:t>
            </w:r>
            <w:r>
              <w:rPr>
                <w:rFonts w:asciiTheme="minorHAnsi" w:eastAsiaTheme="minorEastAsia" w:hAnsiTheme="minorHAnsi" w:cstheme="minorBidi"/>
                <w:noProof/>
                <w:sz w:val="24"/>
                <w:szCs w:val="24"/>
                <w:lang w:val="en-US"/>
              </w:rPr>
              <w:tab/>
            </w:r>
            <w:r w:rsidRPr="00D42FF8">
              <w:rPr>
                <w:rStyle w:val="Hyperlink"/>
                <w:noProof/>
                <w:lang w:val="en-US"/>
              </w:rPr>
              <w:t>Giao diện người dùng</w:t>
            </w:r>
            <w:r>
              <w:rPr>
                <w:noProof/>
                <w:webHidden/>
              </w:rPr>
              <w:tab/>
            </w:r>
            <w:r>
              <w:rPr>
                <w:noProof/>
                <w:webHidden/>
              </w:rPr>
              <w:fldChar w:fldCharType="begin"/>
            </w:r>
            <w:r>
              <w:rPr>
                <w:noProof/>
                <w:webHidden/>
              </w:rPr>
              <w:instrText xml:space="preserve"> PAGEREF _Toc186658261 \h </w:instrText>
            </w:r>
            <w:r>
              <w:rPr>
                <w:noProof/>
                <w:webHidden/>
              </w:rPr>
            </w:r>
            <w:r>
              <w:rPr>
                <w:noProof/>
                <w:webHidden/>
              </w:rPr>
              <w:fldChar w:fldCharType="separate"/>
            </w:r>
            <w:r>
              <w:rPr>
                <w:noProof/>
                <w:webHidden/>
              </w:rPr>
              <w:t>36</w:t>
            </w:r>
            <w:r>
              <w:rPr>
                <w:noProof/>
                <w:webHidden/>
              </w:rPr>
              <w:fldChar w:fldCharType="end"/>
            </w:r>
          </w:hyperlink>
        </w:p>
        <w:p w14:paraId="4A56B216" w14:textId="44CF45EF"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62" w:history="1">
            <w:r w:rsidRPr="00D42FF8">
              <w:rPr>
                <w:rStyle w:val="Hyperlink"/>
                <w:noProof/>
                <w:lang w:val="en-US"/>
              </w:rPr>
              <w:t>4.2.1.</w:t>
            </w:r>
            <w:r>
              <w:rPr>
                <w:rFonts w:asciiTheme="minorHAnsi" w:eastAsiaTheme="minorEastAsia" w:hAnsiTheme="minorHAnsi" w:cstheme="minorBidi"/>
                <w:iCs w:val="0"/>
                <w:noProof/>
                <w:sz w:val="24"/>
                <w:szCs w:val="24"/>
                <w:lang w:val="en-US"/>
              </w:rPr>
              <w:tab/>
            </w:r>
            <w:r w:rsidRPr="00D42FF8">
              <w:rPr>
                <w:rStyle w:val="Hyperlink"/>
                <w:noProof/>
                <w:lang w:val="en-US"/>
              </w:rPr>
              <w:t>Danh sách giao diện</w:t>
            </w:r>
            <w:r>
              <w:rPr>
                <w:noProof/>
                <w:webHidden/>
              </w:rPr>
              <w:tab/>
            </w:r>
            <w:r>
              <w:rPr>
                <w:noProof/>
                <w:webHidden/>
              </w:rPr>
              <w:fldChar w:fldCharType="begin"/>
            </w:r>
            <w:r>
              <w:rPr>
                <w:noProof/>
                <w:webHidden/>
              </w:rPr>
              <w:instrText xml:space="preserve"> PAGEREF _Toc186658262 \h </w:instrText>
            </w:r>
            <w:r>
              <w:rPr>
                <w:noProof/>
                <w:webHidden/>
              </w:rPr>
            </w:r>
            <w:r>
              <w:rPr>
                <w:noProof/>
                <w:webHidden/>
              </w:rPr>
              <w:fldChar w:fldCharType="separate"/>
            </w:r>
            <w:r>
              <w:rPr>
                <w:noProof/>
                <w:webHidden/>
              </w:rPr>
              <w:t>36</w:t>
            </w:r>
            <w:r>
              <w:rPr>
                <w:noProof/>
                <w:webHidden/>
              </w:rPr>
              <w:fldChar w:fldCharType="end"/>
            </w:r>
          </w:hyperlink>
        </w:p>
        <w:p w14:paraId="7AFAC770" w14:textId="15CA07E4"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63" w:history="1">
            <w:r w:rsidRPr="00D42FF8">
              <w:rPr>
                <w:rStyle w:val="Hyperlink"/>
                <w:noProof/>
                <w:lang w:val="en-US"/>
              </w:rPr>
              <w:t>4.2.2.</w:t>
            </w:r>
            <w:r>
              <w:rPr>
                <w:rFonts w:asciiTheme="minorHAnsi" w:eastAsiaTheme="minorEastAsia" w:hAnsiTheme="minorHAnsi" w:cstheme="minorBidi"/>
                <w:iCs w:val="0"/>
                <w:noProof/>
                <w:sz w:val="24"/>
                <w:szCs w:val="24"/>
                <w:lang w:val="en-US"/>
              </w:rPr>
              <w:tab/>
            </w:r>
            <w:r w:rsidRPr="00D42FF8">
              <w:rPr>
                <w:rStyle w:val="Hyperlink"/>
                <w:noProof/>
                <w:lang w:val="en-US"/>
              </w:rPr>
              <w:t>Mô tả chi tiết giao diện</w:t>
            </w:r>
            <w:r>
              <w:rPr>
                <w:noProof/>
                <w:webHidden/>
              </w:rPr>
              <w:tab/>
            </w:r>
            <w:r>
              <w:rPr>
                <w:noProof/>
                <w:webHidden/>
              </w:rPr>
              <w:fldChar w:fldCharType="begin"/>
            </w:r>
            <w:r>
              <w:rPr>
                <w:noProof/>
                <w:webHidden/>
              </w:rPr>
              <w:instrText xml:space="preserve"> PAGEREF _Toc186658263 \h </w:instrText>
            </w:r>
            <w:r>
              <w:rPr>
                <w:noProof/>
                <w:webHidden/>
              </w:rPr>
            </w:r>
            <w:r>
              <w:rPr>
                <w:noProof/>
                <w:webHidden/>
              </w:rPr>
              <w:fldChar w:fldCharType="separate"/>
            </w:r>
            <w:r>
              <w:rPr>
                <w:noProof/>
                <w:webHidden/>
              </w:rPr>
              <w:t>37</w:t>
            </w:r>
            <w:r>
              <w:rPr>
                <w:noProof/>
                <w:webHidden/>
              </w:rPr>
              <w:fldChar w:fldCharType="end"/>
            </w:r>
          </w:hyperlink>
        </w:p>
        <w:p w14:paraId="01C1FE8A" w14:textId="40B30EBD" w:rsidR="00436913" w:rsidRDefault="004369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6658264" w:history="1">
            <w:r w:rsidRPr="00D42FF8">
              <w:rPr>
                <w:rStyle w:val="Hyperlink"/>
                <w:bCs/>
                <w:noProof/>
                <w:lang w:val="en-US"/>
              </w:rPr>
              <w:t>4.3.</w:t>
            </w:r>
            <w:r>
              <w:rPr>
                <w:rFonts w:asciiTheme="minorHAnsi" w:eastAsiaTheme="minorEastAsia" w:hAnsiTheme="minorHAnsi" w:cstheme="minorBidi"/>
                <w:noProof/>
                <w:sz w:val="24"/>
                <w:szCs w:val="24"/>
                <w:lang w:val="en-US"/>
              </w:rPr>
              <w:tab/>
            </w:r>
            <w:r w:rsidRPr="00D42FF8">
              <w:rPr>
                <w:rStyle w:val="Hyperlink"/>
                <w:noProof/>
                <w:lang w:val="en-US"/>
              </w:rPr>
              <w:t>Giao diện chủ cửa hàng</w:t>
            </w:r>
            <w:r>
              <w:rPr>
                <w:noProof/>
                <w:webHidden/>
              </w:rPr>
              <w:tab/>
            </w:r>
            <w:r>
              <w:rPr>
                <w:noProof/>
                <w:webHidden/>
              </w:rPr>
              <w:fldChar w:fldCharType="begin"/>
            </w:r>
            <w:r>
              <w:rPr>
                <w:noProof/>
                <w:webHidden/>
              </w:rPr>
              <w:instrText xml:space="preserve"> PAGEREF _Toc186658264 \h </w:instrText>
            </w:r>
            <w:r>
              <w:rPr>
                <w:noProof/>
                <w:webHidden/>
              </w:rPr>
            </w:r>
            <w:r>
              <w:rPr>
                <w:noProof/>
                <w:webHidden/>
              </w:rPr>
              <w:fldChar w:fldCharType="separate"/>
            </w:r>
            <w:r>
              <w:rPr>
                <w:noProof/>
                <w:webHidden/>
              </w:rPr>
              <w:t>46</w:t>
            </w:r>
            <w:r>
              <w:rPr>
                <w:noProof/>
                <w:webHidden/>
              </w:rPr>
              <w:fldChar w:fldCharType="end"/>
            </w:r>
          </w:hyperlink>
        </w:p>
        <w:p w14:paraId="0A4EA883" w14:textId="013B68AE"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65" w:history="1">
            <w:r w:rsidRPr="00D42FF8">
              <w:rPr>
                <w:rStyle w:val="Hyperlink"/>
                <w:noProof/>
                <w:lang w:val="en-US"/>
              </w:rPr>
              <w:t>4.3.1.</w:t>
            </w:r>
            <w:r>
              <w:rPr>
                <w:rFonts w:asciiTheme="minorHAnsi" w:eastAsiaTheme="minorEastAsia" w:hAnsiTheme="minorHAnsi" w:cstheme="minorBidi"/>
                <w:iCs w:val="0"/>
                <w:noProof/>
                <w:sz w:val="24"/>
                <w:szCs w:val="24"/>
                <w:lang w:val="en-US"/>
              </w:rPr>
              <w:tab/>
            </w:r>
            <w:r w:rsidRPr="00D42FF8">
              <w:rPr>
                <w:rStyle w:val="Hyperlink"/>
                <w:noProof/>
                <w:lang w:val="en-US"/>
              </w:rPr>
              <w:t>Danh sách giao diện</w:t>
            </w:r>
            <w:r>
              <w:rPr>
                <w:noProof/>
                <w:webHidden/>
              </w:rPr>
              <w:tab/>
            </w:r>
            <w:r>
              <w:rPr>
                <w:noProof/>
                <w:webHidden/>
              </w:rPr>
              <w:fldChar w:fldCharType="begin"/>
            </w:r>
            <w:r>
              <w:rPr>
                <w:noProof/>
                <w:webHidden/>
              </w:rPr>
              <w:instrText xml:space="preserve"> PAGEREF _Toc186658265 \h </w:instrText>
            </w:r>
            <w:r>
              <w:rPr>
                <w:noProof/>
                <w:webHidden/>
              </w:rPr>
            </w:r>
            <w:r>
              <w:rPr>
                <w:noProof/>
                <w:webHidden/>
              </w:rPr>
              <w:fldChar w:fldCharType="separate"/>
            </w:r>
            <w:r>
              <w:rPr>
                <w:noProof/>
                <w:webHidden/>
              </w:rPr>
              <w:t>46</w:t>
            </w:r>
            <w:r>
              <w:rPr>
                <w:noProof/>
                <w:webHidden/>
              </w:rPr>
              <w:fldChar w:fldCharType="end"/>
            </w:r>
          </w:hyperlink>
        </w:p>
        <w:p w14:paraId="06A35BCC" w14:textId="4968B968"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66" w:history="1">
            <w:r w:rsidRPr="00D42FF8">
              <w:rPr>
                <w:rStyle w:val="Hyperlink"/>
                <w:noProof/>
                <w:lang w:val="en-US"/>
              </w:rPr>
              <w:t>4.3.2.</w:t>
            </w:r>
            <w:r>
              <w:rPr>
                <w:rFonts w:asciiTheme="minorHAnsi" w:eastAsiaTheme="minorEastAsia" w:hAnsiTheme="minorHAnsi" w:cstheme="minorBidi"/>
                <w:iCs w:val="0"/>
                <w:noProof/>
                <w:sz w:val="24"/>
                <w:szCs w:val="24"/>
                <w:lang w:val="en-US"/>
              </w:rPr>
              <w:tab/>
            </w:r>
            <w:r w:rsidRPr="00D42FF8">
              <w:rPr>
                <w:rStyle w:val="Hyperlink"/>
                <w:noProof/>
                <w:lang w:val="en-US"/>
              </w:rPr>
              <w:t>Mô tả chi tiết giao diện</w:t>
            </w:r>
            <w:r>
              <w:rPr>
                <w:noProof/>
                <w:webHidden/>
              </w:rPr>
              <w:tab/>
            </w:r>
            <w:r>
              <w:rPr>
                <w:noProof/>
                <w:webHidden/>
              </w:rPr>
              <w:fldChar w:fldCharType="begin"/>
            </w:r>
            <w:r>
              <w:rPr>
                <w:noProof/>
                <w:webHidden/>
              </w:rPr>
              <w:instrText xml:space="preserve"> PAGEREF _Toc186658266 \h </w:instrText>
            </w:r>
            <w:r>
              <w:rPr>
                <w:noProof/>
                <w:webHidden/>
              </w:rPr>
            </w:r>
            <w:r>
              <w:rPr>
                <w:noProof/>
                <w:webHidden/>
              </w:rPr>
              <w:fldChar w:fldCharType="separate"/>
            </w:r>
            <w:r>
              <w:rPr>
                <w:noProof/>
                <w:webHidden/>
              </w:rPr>
              <w:t>47</w:t>
            </w:r>
            <w:r>
              <w:rPr>
                <w:noProof/>
                <w:webHidden/>
              </w:rPr>
              <w:fldChar w:fldCharType="end"/>
            </w:r>
          </w:hyperlink>
        </w:p>
        <w:p w14:paraId="4405600A" w14:textId="4AB6FFDE" w:rsidR="00436913" w:rsidRDefault="00436913">
          <w:pPr>
            <w:pStyle w:val="TOC1"/>
            <w:tabs>
              <w:tab w:val="left" w:pos="1560"/>
              <w:tab w:val="right" w:leader="dot" w:pos="9016"/>
            </w:tabs>
            <w:rPr>
              <w:rFonts w:asciiTheme="minorHAnsi" w:eastAsiaTheme="minorEastAsia" w:hAnsiTheme="minorHAnsi" w:cstheme="minorBidi"/>
              <w:bCs w:val="0"/>
              <w:noProof/>
              <w:sz w:val="24"/>
              <w:szCs w:val="24"/>
              <w:lang w:val="en-US"/>
            </w:rPr>
          </w:pPr>
          <w:hyperlink w:anchor="_Toc186658267" w:history="1">
            <w:r w:rsidRPr="00D42FF8">
              <w:rPr>
                <w:rStyle w:val="Hyperlink"/>
                <w:rFonts w:cstheme="majorHAnsi"/>
                <w:noProof/>
                <w:lang w:val="en-US"/>
              </w:rPr>
              <w:t>Chương 5.</w:t>
            </w:r>
            <w:r>
              <w:rPr>
                <w:rFonts w:asciiTheme="minorHAnsi" w:eastAsiaTheme="minorEastAsia" w:hAnsiTheme="minorHAnsi" w:cstheme="minorBidi"/>
                <w:bCs w:val="0"/>
                <w:noProof/>
                <w:sz w:val="24"/>
                <w:szCs w:val="24"/>
                <w:lang w:val="en-US"/>
              </w:rPr>
              <w:tab/>
            </w:r>
            <w:r w:rsidRPr="00D42FF8">
              <w:rPr>
                <w:rStyle w:val="Hyperlink"/>
                <w:rFonts w:cstheme="majorHAnsi"/>
                <w:noProof/>
              </w:rPr>
              <w:t>TỔNG KẾT</w:t>
            </w:r>
            <w:r>
              <w:rPr>
                <w:noProof/>
                <w:webHidden/>
              </w:rPr>
              <w:tab/>
            </w:r>
            <w:r>
              <w:rPr>
                <w:noProof/>
                <w:webHidden/>
              </w:rPr>
              <w:fldChar w:fldCharType="begin"/>
            </w:r>
            <w:r>
              <w:rPr>
                <w:noProof/>
                <w:webHidden/>
              </w:rPr>
              <w:instrText xml:space="preserve"> PAGEREF _Toc186658267 \h </w:instrText>
            </w:r>
            <w:r>
              <w:rPr>
                <w:noProof/>
                <w:webHidden/>
              </w:rPr>
            </w:r>
            <w:r>
              <w:rPr>
                <w:noProof/>
                <w:webHidden/>
              </w:rPr>
              <w:fldChar w:fldCharType="separate"/>
            </w:r>
            <w:r>
              <w:rPr>
                <w:noProof/>
                <w:webHidden/>
              </w:rPr>
              <w:t>55</w:t>
            </w:r>
            <w:r>
              <w:rPr>
                <w:noProof/>
                <w:webHidden/>
              </w:rPr>
              <w:fldChar w:fldCharType="end"/>
            </w:r>
          </w:hyperlink>
        </w:p>
        <w:p w14:paraId="1D424065" w14:textId="1B8577C0" w:rsidR="00436913" w:rsidRDefault="004369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6658268" w:history="1">
            <w:r w:rsidRPr="00D42FF8">
              <w:rPr>
                <w:rStyle w:val="Hyperlink"/>
                <w:bCs/>
                <w:noProof/>
                <w:lang w:val="en-US"/>
              </w:rPr>
              <w:t>5.1.</w:t>
            </w:r>
            <w:r>
              <w:rPr>
                <w:rFonts w:asciiTheme="minorHAnsi" w:eastAsiaTheme="minorEastAsia" w:hAnsiTheme="minorHAnsi" w:cstheme="minorBidi"/>
                <w:noProof/>
                <w:sz w:val="24"/>
                <w:szCs w:val="24"/>
                <w:lang w:val="en-US"/>
              </w:rPr>
              <w:tab/>
            </w:r>
            <w:r w:rsidRPr="00D42FF8">
              <w:rPr>
                <w:rStyle w:val="Hyperlink"/>
                <w:noProof/>
                <w:lang w:val="en-US"/>
              </w:rPr>
              <w:t>Kết quả đạt được</w:t>
            </w:r>
            <w:r>
              <w:rPr>
                <w:noProof/>
                <w:webHidden/>
              </w:rPr>
              <w:tab/>
            </w:r>
            <w:r>
              <w:rPr>
                <w:noProof/>
                <w:webHidden/>
              </w:rPr>
              <w:fldChar w:fldCharType="begin"/>
            </w:r>
            <w:r>
              <w:rPr>
                <w:noProof/>
                <w:webHidden/>
              </w:rPr>
              <w:instrText xml:space="preserve"> PAGEREF _Toc186658268 \h </w:instrText>
            </w:r>
            <w:r>
              <w:rPr>
                <w:noProof/>
                <w:webHidden/>
              </w:rPr>
            </w:r>
            <w:r>
              <w:rPr>
                <w:noProof/>
                <w:webHidden/>
              </w:rPr>
              <w:fldChar w:fldCharType="separate"/>
            </w:r>
            <w:r>
              <w:rPr>
                <w:noProof/>
                <w:webHidden/>
              </w:rPr>
              <w:t>55</w:t>
            </w:r>
            <w:r>
              <w:rPr>
                <w:noProof/>
                <w:webHidden/>
              </w:rPr>
              <w:fldChar w:fldCharType="end"/>
            </w:r>
          </w:hyperlink>
        </w:p>
        <w:p w14:paraId="11AD30B2" w14:textId="0C58E50C"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69" w:history="1">
            <w:r w:rsidRPr="00D42FF8">
              <w:rPr>
                <w:rStyle w:val="Hyperlink"/>
                <w:noProof/>
              </w:rPr>
              <w:t>5.1.1.</w:t>
            </w:r>
            <w:r>
              <w:rPr>
                <w:rFonts w:asciiTheme="minorHAnsi" w:eastAsiaTheme="minorEastAsia" w:hAnsiTheme="minorHAnsi" w:cstheme="minorBidi"/>
                <w:iCs w:val="0"/>
                <w:noProof/>
                <w:sz w:val="24"/>
                <w:szCs w:val="24"/>
                <w:lang w:val="en-US"/>
              </w:rPr>
              <w:tab/>
            </w:r>
            <w:r w:rsidRPr="00D42FF8">
              <w:rPr>
                <w:rStyle w:val="Hyperlink"/>
                <w:noProof/>
                <w:lang w:val="en-US"/>
              </w:rPr>
              <w:t>Về mặt nghiên cứu</w:t>
            </w:r>
            <w:r>
              <w:rPr>
                <w:noProof/>
                <w:webHidden/>
              </w:rPr>
              <w:tab/>
            </w:r>
            <w:r>
              <w:rPr>
                <w:noProof/>
                <w:webHidden/>
              </w:rPr>
              <w:fldChar w:fldCharType="begin"/>
            </w:r>
            <w:r>
              <w:rPr>
                <w:noProof/>
                <w:webHidden/>
              </w:rPr>
              <w:instrText xml:space="preserve"> PAGEREF _Toc186658269 \h </w:instrText>
            </w:r>
            <w:r>
              <w:rPr>
                <w:noProof/>
                <w:webHidden/>
              </w:rPr>
            </w:r>
            <w:r>
              <w:rPr>
                <w:noProof/>
                <w:webHidden/>
              </w:rPr>
              <w:fldChar w:fldCharType="separate"/>
            </w:r>
            <w:r>
              <w:rPr>
                <w:noProof/>
                <w:webHidden/>
              </w:rPr>
              <w:t>55</w:t>
            </w:r>
            <w:r>
              <w:rPr>
                <w:noProof/>
                <w:webHidden/>
              </w:rPr>
              <w:fldChar w:fldCharType="end"/>
            </w:r>
          </w:hyperlink>
        </w:p>
        <w:p w14:paraId="3C31D383" w14:textId="747794F8"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70" w:history="1">
            <w:r w:rsidRPr="00D42FF8">
              <w:rPr>
                <w:rStyle w:val="Hyperlink"/>
                <w:noProof/>
              </w:rPr>
              <w:t>5.1.2.</w:t>
            </w:r>
            <w:r>
              <w:rPr>
                <w:rFonts w:asciiTheme="minorHAnsi" w:eastAsiaTheme="minorEastAsia" w:hAnsiTheme="minorHAnsi" w:cstheme="minorBidi"/>
                <w:iCs w:val="0"/>
                <w:noProof/>
                <w:sz w:val="24"/>
                <w:szCs w:val="24"/>
                <w:lang w:val="en-US"/>
              </w:rPr>
              <w:tab/>
            </w:r>
            <w:r w:rsidRPr="00D42FF8">
              <w:rPr>
                <w:rStyle w:val="Hyperlink"/>
                <w:noProof/>
                <w:lang w:val="en-US"/>
              </w:rPr>
              <w:t>Về mặt sản phẩm</w:t>
            </w:r>
            <w:r>
              <w:rPr>
                <w:noProof/>
                <w:webHidden/>
              </w:rPr>
              <w:tab/>
            </w:r>
            <w:r>
              <w:rPr>
                <w:noProof/>
                <w:webHidden/>
              </w:rPr>
              <w:fldChar w:fldCharType="begin"/>
            </w:r>
            <w:r>
              <w:rPr>
                <w:noProof/>
                <w:webHidden/>
              </w:rPr>
              <w:instrText xml:space="preserve"> PAGEREF _Toc186658270 \h </w:instrText>
            </w:r>
            <w:r>
              <w:rPr>
                <w:noProof/>
                <w:webHidden/>
              </w:rPr>
            </w:r>
            <w:r>
              <w:rPr>
                <w:noProof/>
                <w:webHidden/>
              </w:rPr>
              <w:fldChar w:fldCharType="separate"/>
            </w:r>
            <w:r>
              <w:rPr>
                <w:noProof/>
                <w:webHidden/>
              </w:rPr>
              <w:t>55</w:t>
            </w:r>
            <w:r>
              <w:rPr>
                <w:noProof/>
                <w:webHidden/>
              </w:rPr>
              <w:fldChar w:fldCharType="end"/>
            </w:r>
          </w:hyperlink>
        </w:p>
        <w:p w14:paraId="5E8C20EE" w14:textId="1E2647C0" w:rsidR="00436913" w:rsidRDefault="004369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6658271" w:history="1">
            <w:r w:rsidRPr="00D42FF8">
              <w:rPr>
                <w:rStyle w:val="Hyperlink"/>
                <w:bCs/>
                <w:noProof/>
              </w:rPr>
              <w:t>5.2.</w:t>
            </w:r>
            <w:r>
              <w:rPr>
                <w:rFonts w:asciiTheme="minorHAnsi" w:eastAsiaTheme="minorEastAsia" w:hAnsiTheme="minorHAnsi" w:cstheme="minorBidi"/>
                <w:noProof/>
                <w:sz w:val="24"/>
                <w:szCs w:val="24"/>
                <w:lang w:val="en-US"/>
              </w:rPr>
              <w:tab/>
            </w:r>
            <w:r w:rsidRPr="00D42FF8">
              <w:rPr>
                <w:rStyle w:val="Hyperlink"/>
                <w:noProof/>
                <w:lang w:val="en-US"/>
              </w:rPr>
              <w:t>Ưu điểm</w:t>
            </w:r>
            <w:r>
              <w:rPr>
                <w:noProof/>
                <w:webHidden/>
              </w:rPr>
              <w:tab/>
            </w:r>
            <w:r>
              <w:rPr>
                <w:noProof/>
                <w:webHidden/>
              </w:rPr>
              <w:fldChar w:fldCharType="begin"/>
            </w:r>
            <w:r>
              <w:rPr>
                <w:noProof/>
                <w:webHidden/>
              </w:rPr>
              <w:instrText xml:space="preserve"> PAGEREF _Toc186658271 \h </w:instrText>
            </w:r>
            <w:r>
              <w:rPr>
                <w:noProof/>
                <w:webHidden/>
              </w:rPr>
            </w:r>
            <w:r>
              <w:rPr>
                <w:noProof/>
                <w:webHidden/>
              </w:rPr>
              <w:fldChar w:fldCharType="separate"/>
            </w:r>
            <w:r>
              <w:rPr>
                <w:noProof/>
                <w:webHidden/>
              </w:rPr>
              <w:t>55</w:t>
            </w:r>
            <w:r>
              <w:rPr>
                <w:noProof/>
                <w:webHidden/>
              </w:rPr>
              <w:fldChar w:fldCharType="end"/>
            </w:r>
          </w:hyperlink>
        </w:p>
        <w:p w14:paraId="40D82A38" w14:textId="79146E18" w:rsidR="00436913" w:rsidRDefault="004369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6658272" w:history="1">
            <w:r w:rsidRPr="00D42FF8">
              <w:rPr>
                <w:rStyle w:val="Hyperlink"/>
                <w:bCs/>
                <w:noProof/>
                <w:lang w:val="en-US"/>
              </w:rPr>
              <w:t>5.3.</w:t>
            </w:r>
            <w:r>
              <w:rPr>
                <w:rFonts w:asciiTheme="minorHAnsi" w:eastAsiaTheme="minorEastAsia" w:hAnsiTheme="minorHAnsi" w:cstheme="minorBidi"/>
                <w:noProof/>
                <w:sz w:val="24"/>
                <w:szCs w:val="24"/>
                <w:lang w:val="en-US"/>
              </w:rPr>
              <w:tab/>
            </w:r>
            <w:r w:rsidRPr="00D42FF8">
              <w:rPr>
                <w:rStyle w:val="Hyperlink"/>
                <w:noProof/>
                <w:lang w:val="en-US"/>
              </w:rPr>
              <w:t>Nhược điểm</w:t>
            </w:r>
            <w:r>
              <w:rPr>
                <w:noProof/>
                <w:webHidden/>
              </w:rPr>
              <w:tab/>
            </w:r>
            <w:r>
              <w:rPr>
                <w:noProof/>
                <w:webHidden/>
              </w:rPr>
              <w:fldChar w:fldCharType="begin"/>
            </w:r>
            <w:r>
              <w:rPr>
                <w:noProof/>
                <w:webHidden/>
              </w:rPr>
              <w:instrText xml:space="preserve"> PAGEREF _Toc186658272 \h </w:instrText>
            </w:r>
            <w:r>
              <w:rPr>
                <w:noProof/>
                <w:webHidden/>
              </w:rPr>
            </w:r>
            <w:r>
              <w:rPr>
                <w:noProof/>
                <w:webHidden/>
              </w:rPr>
              <w:fldChar w:fldCharType="separate"/>
            </w:r>
            <w:r>
              <w:rPr>
                <w:noProof/>
                <w:webHidden/>
              </w:rPr>
              <w:t>55</w:t>
            </w:r>
            <w:r>
              <w:rPr>
                <w:noProof/>
                <w:webHidden/>
              </w:rPr>
              <w:fldChar w:fldCharType="end"/>
            </w:r>
          </w:hyperlink>
        </w:p>
        <w:p w14:paraId="3FD8856E" w14:textId="50DB1F90" w:rsidR="00436913" w:rsidRDefault="004369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6658273" w:history="1">
            <w:r w:rsidRPr="00D42FF8">
              <w:rPr>
                <w:rStyle w:val="Hyperlink"/>
                <w:bCs/>
                <w:noProof/>
                <w:lang w:val="en-US"/>
              </w:rPr>
              <w:t>5.4.</w:t>
            </w:r>
            <w:r>
              <w:rPr>
                <w:rFonts w:asciiTheme="minorHAnsi" w:eastAsiaTheme="minorEastAsia" w:hAnsiTheme="minorHAnsi" w:cstheme="minorBidi"/>
                <w:noProof/>
                <w:sz w:val="24"/>
                <w:szCs w:val="24"/>
                <w:lang w:val="en-US"/>
              </w:rPr>
              <w:tab/>
            </w:r>
            <w:r w:rsidRPr="00D42FF8">
              <w:rPr>
                <w:rStyle w:val="Hyperlink"/>
                <w:noProof/>
                <w:lang w:val="en-US"/>
              </w:rPr>
              <w:t>Thuận lợi và khó khăn</w:t>
            </w:r>
            <w:r>
              <w:rPr>
                <w:noProof/>
                <w:webHidden/>
              </w:rPr>
              <w:tab/>
            </w:r>
            <w:r>
              <w:rPr>
                <w:noProof/>
                <w:webHidden/>
              </w:rPr>
              <w:fldChar w:fldCharType="begin"/>
            </w:r>
            <w:r>
              <w:rPr>
                <w:noProof/>
                <w:webHidden/>
              </w:rPr>
              <w:instrText xml:space="preserve"> PAGEREF _Toc186658273 \h </w:instrText>
            </w:r>
            <w:r>
              <w:rPr>
                <w:noProof/>
                <w:webHidden/>
              </w:rPr>
            </w:r>
            <w:r>
              <w:rPr>
                <w:noProof/>
                <w:webHidden/>
              </w:rPr>
              <w:fldChar w:fldCharType="separate"/>
            </w:r>
            <w:r>
              <w:rPr>
                <w:noProof/>
                <w:webHidden/>
              </w:rPr>
              <w:t>56</w:t>
            </w:r>
            <w:r>
              <w:rPr>
                <w:noProof/>
                <w:webHidden/>
              </w:rPr>
              <w:fldChar w:fldCharType="end"/>
            </w:r>
          </w:hyperlink>
        </w:p>
        <w:p w14:paraId="708393B1" w14:textId="798CEF69"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74" w:history="1">
            <w:r w:rsidRPr="00D42FF8">
              <w:rPr>
                <w:rStyle w:val="Hyperlink"/>
                <w:noProof/>
              </w:rPr>
              <w:t>5.4.1.</w:t>
            </w:r>
            <w:r>
              <w:rPr>
                <w:rFonts w:asciiTheme="minorHAnsi" w:eastAsiaTheme="minorEastAsia" w:hAnsiTheme="minorHAnsi" w:cstheme="minorBidi"/>
                <w:iCs w:val="0"/>
                <w:noProof/>
                <w:sz w:val="24"/>
                <w:szCs w:val="24"/>
                <w:lang w:val="en-US"/>
              </w:rPr>
              <w:tab/>
            </w:r>
            <w:r w:rsidRPr="00D42FF8">
              <w:rPr>
                <w:rStyle w:val="Hyperlink"/>
                <w:noProof/>
                <w:lang w:val="en-US"/>
              </w:rPr>
              <w:t>Thuận lợi</w:t>
            </w:r>
            <w:r>
              <w:rPr>
                <w:noProof/>
                <w:webHidden/>
              </w:rPr>
              <w:tab/>
            </w:r>
            <w:r>
              <w:rPr>
                <w:noProof/>
                <w:webHidden/>
              </w:rPr>
              <w:fldChar w:fldCharType="begin"/>
            </w:r>
            <w:r>
              <w:rPr>
                <w:noProof/>
                <w:webHidden/>
              </w:rPr>
              <w:instrText xml:space="preserve"> PAGEREF _Toc186658274 \h </w:instrText>
            </w:r>
            <w:r>
              <w:rPr>
                <w:noProof/>
                <w:webHidden/>
              </w:rPr>
            </w:r>
            <w:r>
              <w:rPr>
                <w:noProof/>
                <w:webHidden/>
              </w:rPr>
              <w:fldChar w:fldCharType="separate"/>
            </w:r>
            <w:r>
              <w:rPr>
                <w:noProof/>
                <w:webHidden/>
              </w:rPr>
              <w:t>56</w:t>
            </w:r>
            <w:r>
              <w:rPr>
                <w:noProof/>
                <w:webHidden/>
              </w:rPr>
              <w:fldChar w:fldCharType="end"/>
            </w:r>
          </w:hyperlink>
        </w:p>
        <w:p w14:paraId="02C5D920" w14:textId="2CAFD629" w:rsidR="00436913" w:rsidRDefault="00436913">
          <w:pPr>
            <w:pStyle w:val="TOC3"/>
            <w:tabs>
              <w:tab w:val="left" w:pos="1560"/>
              <w:tab w:val="right" w:leader="dot" w:pos="9016"/>
            </w:tabs>
            <w:rPr>
              <w:rFonts w:asciiTheme="minorHAnsi" w:eastAsiaTheme="minorEastAsia" w:hAnsiTheme="minorHAnsi" w:cstheme="minorBidi"/>
              <w:iCs w:val="0"/>
              <w:noProof/>
              <w:sz w:val="24"/>
              <w:szCs w:val="24"/>
              <w:lang w:val="en-US"/>
            </w:rPr>
          </w:pPr>
          <w:hyperlink w:anchor="_Toc186658275" w:history="1">
            <w:r w:rsidRPr="00D42FF8">
              <w:rPr>
                <w:rStyle w:val="Hyperlink"/>
                <w:noProof/>
                <w:lang w:val="en-US"/>
              </w:rPr>
              <w:t>5.4.2.</w:t>
            </w:r>
            <w:r>
              <w:rPr>
                <w:rFonts w:asciiTheme="minorHAnsi" w:eastAsiaTheme="minorEastAsia" w:hAnsiTheme="minorHAnsi" w:cstheme="minorBidi"/>
                <w:iCs w:val="0"/>
                <w:noProof/>
                <w:sz w:val="24"/>
                <w:szCs w:val="24"/>
                <w:lang w:val="en-US"/>
              </w:rPr>
              <w:tab/>
            </w:r>
            <w:r w:rsidRPr="00D42FF8">
              <w:rPr>
                <w:rStyle w:val="Hyperlink"/>
                <w:noProof/>
                <w:lang w:val="en-US"/>
              </w:rPr>
              <w:t>Khó khăn</w:t>
            </w:r>
            <w:r>
              <w:rPr>
                <w:noProof/>
                <w:webHidden/>
              </w:rPr>
              <w:tab/>
            </w:r>
            <w:r>
              <w:rPr>
                <w:noProof/>
                <w:webHidden/>
              </w:rPr>
              <w:fldChar w:fldCharType="begin"/>
            </w:r>
            <w:r>
              <w:rPr>
                <w:noProof/>
                <w:webHidden/>
              </w:rPr>
              <w:instrText xml:space="preserve"> PAGEREF _Toc186658275 \h </w:instrText>
            </w:r>
            <w:r>
              <w:rPr>
                <w:noProof/>
                <w:webHidden/>
              </w:rPr>
            </w:r>
            <w:r>
              <w:rPr>
                <w:noProof/>
                <w:webHidden/>
              </w:rPr>
              <w:fldChar w:fldCharType="separate"/>
            </w:r>
            <w:r>
              <w:rPr>
                <w:noProof/>
                <w:webHidden/>
              </w:rPr>
              <w:t>56</w:t>
            </w:r>
            <w:r>
              <w:rPr>
                <w:noProof/>
                <w:webHidden/>
              </w:rPr>
              <w:fldChar w:fldCharType="end"/>
            </w:r>
          </w:hyperlink>
        </w:p>
        <w:p w14:paraId="7B2762C9" w14:textId="7EE3A940" w:rsidR="00436913" w:rsidRDefault="00436913">
          <w:pPr>
            <w:pStyle w:val="TOC2"/>
            <w:tabs>
              <w:tab w:val="left" w:pos="1040"/>
              <w:tab w:val="right" w:leader="dot" w:pos="9016"/>
            </w:tabs>
            <w:rPr>
              <w:rFonts w:asciiTheme="minorHAnsi" w:eastAsiaTheme="minorEastAsia" w:hAnsiTheme="minorHAnsi" w:cstheme="minorBidi"/>
              <w:noProof/>
              <w:sz w:val="24"/>
              <w:szCs w:val="24"/>
              <w:lang w:val="en-US"/>
            </w:rPr>
          </w:pPr>
          <w:hyperlink w:anchor="_Toc186658276" w:history="1">
            <w:r w:rsidRPr="00D42FF8">
              <w:rPr>
                <w:rStyle w:val="Hyperlink"/>
                <w:bCs/>
                <w:noProof/>
                <w:lang w:val="en-US"/>
              </w:rPr>
              <w:t>5.5.</w:t>
            </w:r>
            <w:r>
              <w:rPr>
                <w:rFonts w:asciiTheme="minorHAnsi" w:eastAsiaTheme="minorEastAsia" w:hAnsiTheme="minorHAnsi" w:cstheme="minorBidi"/>
                <w:noProof/>
                <w:sz w:val="24"/>
                <w:szCs w:val="24"/>
                <w:lang w:val="en-US"/>
              </w:rPr>
              <w:tab/>
            </w:r>
            <w:r w:rsidRPr="00D42FF8">
              <w:rPr>
                <w:rStyle w:val="Hyperlink"/>
                <w:noProof/>
                <w:lang w:val="en-US"/>
              </w:rPr>
              <w:t>Kết luận</w:t>
            </w:r>
            <w:r>
              <w:rPr>
                <w:noProof/>
                <w:webHidden/>
              </w:rPr>
              <w:tab/>
            </w:r>
            <w:r>
              <w:rPr>
                <w:noProof/>
                <w:webHidden/>
              </w:rPr>
              <w:fldChar w:fldCharType="begin"/>
            </w:r>
            <w:r>
              <w:rPr>
                <w:noProof/>
                <w:webHidden/>
              </w:rPr>
              <w:instrText xml:space="preserve"> PAGEREF _Toc186658276 \h </w:instrText>
            </w:r>
            <w:r>
              <w:rPr>
                <w:noProof/>
                <w:webHidden/>
              </w:rPr>
            </w:r>
            <w:r>
              <w:rPr>
                <w:noProof/>
                <w:webHidden/>
              </w:rPr>
              <w:fldChar w:fldCharType="separate"/>
            </w:r>
            <w:r>
              <w:rPr>
                <w:noProof/>
                <w:webHidden/>
              </w:rPr>
              <w:t>56</w:t>
            </w:r>
            <w:r>
              <w:rPr>
                <w:noProof/>
                <w:webHidden/>
              </w:rPr>
              <w:fldChar w:fldCharType="end"/>
            </w:r>
          </w:hyperlink>
        </w:p>
        <w:p w14:paraId="72B7F8B7" w14:textId="3105A1C6" w:rsidR="008C7731" w:rsidRPr="002A1C3F" w:rsidRDefault="005C283B" w:rsidP="002A1C3F">
          <w:pPr>
            <w:rPr>
              <w:rFonts w:cstheme="majorHAnsi"/>
            </w:rPr>
          </w:pPr>
          <w:r w:rsidRPr="006835D7">
            <w:rPr>
              <w:rFonts w:cstheme="majorHAnsi"/>
              <w:b/>
              <w:bCs/>
              <w:noProof/>
            </w:rPr>
            <w:fldChar w:fldCharType="end"/>
          </w:r>
        </w:p>
      </w:sdtContent>
    </w:sdt>
    <w:p w14:paraId="6D25B274" w14:textId="77777777" w:rsidR="00237007" w:rsidRDefault="00237007">
      <w:pPr>
        <w:jc w:val="center"/>
      </w:pPr>
      <w:bookmarkStart w:id="0" w:name="_Toc179555046"/>
      <w:bookmarkStart w:id="1" w:name="_Toc179555171"/>
      <w:r>
        <w:br w:type="page"/>
      </w:r>
    </w:p>
    <w:p w14:paraId="4EE5C3B8" w14:textId="0FBB86DE" w:rsidR="00C6790B" w:rsidRDefault="000E21FC">
      <w:pPr>
        <w:jc w:val="center"/>
      </w:pPr>
      <w:r w:rsidRPr="00C6790B">
        <w:rPr>
          <w:b/>
          <w:bCs/>
          <w:lang w:val="en-US"/>
        </w:rPr>
        <w:lastRenderedPageBreak/>
        <w:t xml:space="preserve">MỤC </w:t>
      </w:r>
      <w:r w:rsidR="00C6790B" w:rsidRPr="00C6790B">
        <w:rPr>
          <w:b/>
          <w:bCs/>
          <w:lang w:val="en-US"/>
        </w:rPr>
        <w:t>LỤC BẢNG</w:t>
      </w:r>
    </w:p>
    <w:p w14:paraId="711F1FF3" w14:textId="3D9CDB9C" w:rsidR="00BD1FA1" w:rsidRDefault="00BD1FA1">
      <w:pPr>
        <w:pStyle w:val="TableofFigures"/>
        <w:tabs>
          <w:tab w:val="right" w:leader="dot" w:pos="9016"/>
        </w:tabs>
        <w:rPr>
          <w:rFonts w:eastAsiaTheme="minorEastAsia"/>
          <w:noProof/>
          <w:sz w:val="24"/>
          <w:szCs w:val="24"/>
          <w:lang w:val="en-US"/>
        </w:rPr>
      </w:pPr>
      <w:r>
        <w:fldChar w:fldCharType="begin"/>
      </w:r>
      <w:r>
        <w:instrText xml:space="preserve"> TOC \c "Bảng" </w:instrText>
      </w:r>
      <w:r>
        <w:fldChar w:fldCharType="separate"/>
      </w:r>
      <w:r>
        <w:rPr>
          <w:noProof/>
        </w:rPr>
        <w:t>Bảng 1.1 Phân chia chức năng</w:t>
      </w:r>
      <w:r>
        <w:rPr>
          <w:noProof/>
        </w:rPr>
        <w:tab/>
      </w:r>
      <w:r>
        <w:rPr>
          <w:noProof/>
        </w:rPr>
        <w:fldChar w:fldCharType="begin"/>
      </w:r>
      <w:r>
        <w:rPr>
          <w:noProof/>
        </w:rPr>
        <w:instrText xml:space="preserve"> PAGEREF _Toc186641511 \h </w:instrText>
      </w:r>
      <w:r>
        <w:rPr>
          <w:noProof/>
        </w:rPr>
      </w:r>
      <w:r>
        <w:rPr>
          <w:noProof/>
        </w:rPr>
        <w:fldChar w:fldCharType="separate"/>
      </w:r>
      <w:r>
        <w:rPr>
          <w:noProof/>
        </w:rPr>
        <w:t>11</w:t>
      </w:r>
      <w:r>
        <w:rPr>
          <w:noProof/>
        </w:rPr>
        <w:fldChar w:fldCharType="end"/>
      </w:r>
    </w:p>
    <w:p w14:paraId="5219B20D" w14:textId="200098C9" w:rsidR="00BD1FA1" w:rsidRDefault="00BD1FA1">
      <w:pPr>
        <w:pStyle w:val="TableofFigures"/>
        <w:tabs>
          <w:tab w:val="right" w:leader="dot" w:pos="9016"/>
        </w:tabs>
        <w:rPr>
          <w:rFonts w:eastAsiaTheme="minorEastAsia"/>
          <w:noProof/>
          <w:sz w:val="24"/>
          <w:szCs w:val="24"/>
          <w:lang w:val="en-US"/>
        </w:rPr>
      </w:pPr>
      <w:r>
        <w:rPr>
          <w:noProof/>
        </w:rPr>
        <w:t>Bảng 1.2 Kế hoạch làm việc</w:t>
      </w:r>
      <w:r>
        <w:rPr>
          <w:noProof/>
        </w:rPr>
        <w:tab/>
      </w:r>
      <w:r>
        <w:rPr>
          <w:noProof/>
        </w:rPr>
        <w:fldChar w:fldCharType="begin"/>
      </w:r>
      <w:r>
        <w:rPr>
          <w:noProof/>
        </w:rPr>
        <w:instrText xml:space="preserve"> PAGEREF _Toc186641512 \h </w:instrText>
      </w:r>
      <w:r>
        <w:rPr>
          <w:noProof/>
        </w:rPr>
      </w:r>
      <w:r>
        <w:rPr>
          <w:noProof/>
        </w:rPr>
        <w:fldChar w:fldCharType="separate"/>
      </w:r>
      <w:r>
        <w:rPr>
          <w:noProof/>
        </w:rPr>
        <w:t>15</w:t>
      </w:r>
      <w:r>
        <w:rPr>
          <w:noProof/>
        </w:rPr>
        <w:fldChar w:fldCharType="end"/>
      </w:r>
    </w:p>
    <w:p w14:paraId="3ED07178" w14:textId="341439C8" w:rsidR="00BD1FA1" w:rsidRDefault="00BD1FA1">
      <w:pPr>
        <w:pStyle w:val="TableofFigures"/>
        <w:tabs>
          <w:tab w:val="right" w:leader="dot" w:pos="9016"/>
        </w:tabs>
        <w:rPr>
          <w:rFonts w:eastAsiaTheme="minorEastAsia"/>
          <w:noProof/>
          <w:sz w:val="24"/>
          <w:szCs w:val="24"/>
          <w:lang w:val="en-US"/>
        </w:rPr>
      </w:pPr>
      <w:r>
        <w:rPr>
          <w:noProof/>
        </w:rPr>
        <w:t>Bảng 3.1</w:t>
      </w:r>
      <w:r w:rsidRPr="00376496">
        <w:rPr>
          <w:noProof/>
          <w:lang w:val="en-US"/>
        </w:rPr>
        <w:t xml:space="preserve"> Danh sách các Actor</w:t>
      </w:r>
      <w:r>
        <w:rPr>
          <w:noProof/>
        </w:rPr>
        <w:tab/>
      </w:r>
      <w:r>
        <w:rPr>
          <w:noProof/>
        </w:rPr>
        <w:fldChar w:fldCharType="begin"/>
      </w:r>
      <w:r>
        <w:rPr>
          <w:noProof/>
        </w:rPr>
        <w:instrText xml:space="preserve"> PAGEREF _Toc186641513 \h </w:instrText>
      </w:r>
      <w:r>
        <w:rPr>
          <w:noProof/>
        </w:rPr>
      </w:r>
      <w:r>
        <w:rPr>
          <w:noProof/>
        </w:rPr>
        <w:fldChar w:fldCharType="separate"/>
      </w:r>
      <w:r>
        <w:rPr>
          <w:noProof/>
        </w:rPr>
        <w:t>22</w:t>
      </w:r>
      <w:r>
        <w:rPr>
          <w:noProof/>
        </w:rPr>
        <w:fldChar w:fldCharType="end"/>
      </w:r>
    </w:p>
    <w:p w14:paraId="5D9DCCC7" w14:textId="669B2A79" w:rsidR="00BD1FA1" w:rsidRDefault="00BD1FA1">
      <w:pPr>
        <w:pStyle w:val="TableofFigures"/>
        <w:tabs>
          <w:tab w:val="right" w:leader="dot" w:pos="9016"/>
        </w:tabs>
        <w:rPr>
          <w:rFonts w:eastAsiaTheme="minorEastAsia"/>
          <w:noProof/>
          <w:sz w:val="24"/>
          <w:szCs w:val="24"/>
          <w:lang w:val="en-US"/>
        </w:rPr>
      </w:pPr>
      <w:r>
        <w:rPr>
          <w:noProof/>
        </w:rPr>
        <w:t>Bảng 3.2</w:t>
      </w:r>
      <w:r w:rsidRPr="00376496">
        <w:rPr>
          <w:noProof/>
          <w:lang w:val="en-US"/>
        </w:rPr>
        <w:t xml:space="preserve"> Danh sách các Usecase</w:t>
      </w:r>
      <w:r>
        <w:rPr>
          <w:noProof/>
        </w:rPr>
        <w:tab/>
      </w:r>
      <w:r>
        <w:rPr>
          <w:noProof/>
        </w:rPr>
        <w:fldChar w:fldCharType="begin"/>
      </w:r>
      <w:r>
        <w:rPr>
          <w:noProof/>
        </w:rPr>
        <w:instrText xml:space="preserve"> PAGEREF _Toc186641514 \h </w:instrText>
      </w:r>
      <w:r>
        <w:rPr>
          <w:noProof/>
        </w:rPr>
      </w:r>
      <w:r>
        <w:rPr>
          <w:noProof/>
        </w:rPr>
        <w:fldChar w:fldCharType="separate"/>
      </w:r>
      <w:r>
        <w:rPr>
          <w:noProof/>
        </w:rPr>
        <w:t>22</w:t>
      </w:r>
      <w:r>
        <w:rPr>
          <w:noProof/>
        </w:rPr>
        <w:fldChar w:fldCharType="end"/>
      </w:r>
    </w:p>
    <w:p w14:paraId="09C5D360" w14:textId="7E767875" w:rsidR="00BD1FA1" w:rsidRDefault="00BD1FA1">
      <w:pPr>
        <w:pStyle w:val="TableofFigures"/>
        <w:tabs>
          <w:tab w:val="right" w:leader="dot" w:pos="9016"/>
        </w:tabs>
        <w:rPr>
          <w:rFonts w:eastAsiaTheme="minorEastAsia"/>
          <w:noProof/>
          <w:sz w:val="24"/>
          <w:szCs w:val="24"/>
          <w:lang w:val="en-US"/>
        </w:rPr>
      </w:pPr>
      <w:r>
        <w:rPr>
          <w:noProof/>
        </w:rPr>
        <w:t>Bảng 3.3 Usecase Registration</w:t>
      </w:r>
      <w:r>
        <w:rPr>
          <w:noProof/>
        </w:rPr>
        <w:tab/>
      </w:r>
      <w:r>
        <w:rPr>
          <w:noProof/>
        </w:rPr>
        <w:fldChar w:fldCharType="begin"/>
      </w:r>
      <w:r>
        <w:rPr>
          <w:noProof/>
        </w:rPr>
        <w:instrText xml:space="preserve"> PAGEREF _Toc186641515 \h </w:instrText>
      </w:r>
      <w:r>
        <w:rPr>
          <w:noProof/>
        </w:rPr>
      </w:r>
      <w:r>
        <w:rPr>
          <w:noProof/>
        </w:rPr>
        <w:fldChar w:fldCharType="separate"/>
      </w:r>
      <w:r>
        <w:rPr>
          <w:noProof/>
        </w:rPr>
        <w:t>23</w:t>
      </w:r>
      <w:r>
        <w:rPr>
          <w:noProof/>
        </w:rPr>
        <w:fldChar w:fldCharType="end"/>
      </w:r>
    </w:p>
    <w:p w14:paraId="054ABEA1" w14:textId="4162E2B6" w:rsidR="00BD1FA1" w:rsidRDefault="00BD1FA1">
      <w:pPr>
        <w:pStyle w:val="TableofFigures"/>
        <w:tabs>
          <w:tab w:val="right" w:leader="dot" w:pos="9016"/>
        </w:tabs>
        <w:rPr>
          <w:rFonts w:eastAsiaTheme="minorEastAsia"/>
          <w:noProof/>
          <w:sz w:val="24"/>
          <w:szCs w:val="24"/>
          <w:lang w:val="en-US"/>
        </w:rPr>
      </w:pPr>
      <w:r>
        <w:rPr>
          <w:noProof/>
        </w:rPr>
        <w:t>Bảng 3.4 Usecase Login</w:t>
      </w:r>
      <w:r>
        <w:rPr>
          <w:noProof/>
        </w:rPr>
        <w:tab/>
      </w:r>
      <w:r>
        <w:rPr>
          <w:noProof/>
        </w:rPr>
        <w:fldChar w:fldCharType="begin"/>
      </w:r>
      <w:r>
        <w:rPr>
          <w:noProof/>
        </w:rPr>
        <w:instrText xml:space="preserve"> PAGEREF _Toc186641516 \h </w:instrText>
      </w:r>
      <w:r>
        <w:rPr>
          <w:noProof/>
        </w:rPr>
      </w:r>
      <w:r>
        <w:rPr>
          <w:noProof/>
        </w:rPr>
        <w:fldChar w:fldCharType="separate"/>
      </w:r>
      <w:r>
        <w:rPr>
          <w:noProof/>
        </w:rPr>
        <w:t>24</w:t>
      </w:r>
      <w:r>
        <w:rPr>
          <w:noProof/>
        </w:rPr>
        <w:fldChar w:fldCharType="end"/>
      </w:r>
    </w:p>
    <w:p w14:paraId="1F7FD52C" w14:textId="39C67D27" w:rsidR="00BD1FA1" w:rsidRDefault="00BD1FA1">
      <w:pPr>
        <w:pStyle w:val="TableofFigures"/>
        <w:tabs>
          <w:tab w:val="right" w:leader="dot" w:pos="9016"/>
        </w:tabs>
        <w:rPr>
          <w:rFonts w:eastAsiaTheme="minorEastAsia"/>
          <w:noProof/>
          <w:sz w:val="24"/>
          <w:szCs w:val="24"/>
          <w:lang w:val="en-US"/>
        </w:rPr>
      </w:pPr>
      <w:r>
        <w:rPr>
          <w:noProof/>
        </w:rPr>
        <w:t>Bảng 3.5</w:t>
      </w:r>
      <w:r w:rsidRPr="00376496">
        <w:rPr>
          <w:noProof/>
          <w:lang w:val="en-US"/>
        </w:rPr>
        <w:t xml:space="preserve"> Usecase Browse Products</w:t>
      </w:r>
      <w:r>
        <w:rPr>
          <w:noProof/>
        </w:rPr>
        <w:tab/>
      </w:r>
      <w:r>
        <w:rPr>
          <w:noProof/>
        </w:rPr>
        <w:fldChar w:fldCharType="begin"/>
      </w:r>
      <w:r>
        <w:rPr>
          <w:noProof/>
        </w:rPr>
        <w:instrText xml:space="preserve"> PAGEREF _Toc186641517 \h </w:instrText>
      </w:r>
      <w:r>
        <w:rPr>
          <w:noProof/>
        </w:rPr>
      </w:r>
      <w:r>
        <w:rPr>
          <w:noProof/>
        </w:rPr>
        <w:fldChar w:fldCharType="separate"/>
      </w:r>
      <w:r>
        <w:rPr>
          <w:noProof/>
        </w:rPr>
        <w:t>24</w:t>
      </w:r>
      <w:r>
        <w:rPr>
          <w:noProof/>
        </w:rPr>
        <w:fldChar w:fldCharType="end"/>
      </w:r>
    </w:p>
    <w:p w14:paraId="0621B2AF" w14:textId="2B7853EC" w:rsidR="00BD1FA1" w:rsidRDefault="00BD1FA1">
      <w:pPr>
        <w:pStyle w:val="TableofFigures"/>
        <w:tabs>
          <w:tab w:val="right" w:leader="dot" w:pos="9016"/>
        </w:tabs>
        <w:rPr>
          <w:rFonts w:eastAsiaTheme="minorEastAsia"/>
          <w:noProof/>
          <w:sz w:val="24"/>
          <w:szCs w:val="24"/>
          <w:lang w:val="en-US"/>
        </w:rPr>
      </w:pPr>
      <w:r>
        <w:rPr>
          <w:noProof/>
        </w:rPr>
        <w:t>Bảng 3.6 Usecase View Product Details</w:t>
      </w:r>
      <w:r>
        <w:rPr>
          <w:noProof/>
        </w:rPr>
        <w:tab/>
      </w:r>
      <w:r>
        <w:rPr>
          <w:noProof/>
        </w:rPr>
        <w:fldChar w:fldCharType="begin"/>
      </w:r>
      <w:r>
        <w:rPr>
          <w:noProof/>
        </w:rPr>
        <w:instrText xml:space="preserve"> PAGEREF _Toc186641518 \h </w:instrText>
      </w:r>
      <w:r>
        <w:rPr>
          <w:noProof/>
        </w:rPr>
      </w:r>
      <w:r>
        <w:rPr>
          <w:noProof/>
        </w:rPr>
        <w:fldChar w:fldCharType="separate"/>
      </w:r>
      <w:r>
        <w:rPr>
          <w:noProof/>
        </w:rPr>
        <w:t>24</w:t>
      </w:r>
      <w:r>
        <w:rPr>
          <w:noProof/>
        </w:rPr>
        <w:fldChar w:fldCharType="end"/>
      </w:r>
    </w:p>
    <w:p w14:paraId="55D091CE" w14:textId="373042AB" w:rsidR="00BD1FA1" w:rsidRDefault="00BD1FA1">
      <w:pPr>
        <w:pStyle w:val="TableofFigures"/>
        <w:tabs>
          <w:tab w:val="right" w:leader="dot" w:pos="9016"/>
        </w:tabs>
        <w:rPr>
          <w:rFonts w:eastAsiaTheme="minorEastAsia"/>
          <w:noProof/>
          <w:sz w:val="24"/>
          <w:szCs w:val="24"/>
          <w:lang w:val="en-US"/>
        </w:rPr>
      </w:pPr>
      <w:r>
        <w:rPr>
          <w:noProof/>
        </w:rPr>
        <w:t>Bảng 3.7 Usecase Add to Cart</w:t>
      </w:r>
      <w:r>
        <w:rPr>
          <w:noProof/>
        </w:rPr>
        <w:tab/>
      </w:r>
      <w:r>
        <w:rPr>
          <w:noProof/>
        </w:rPr>
        <w:fldChar w:fldCharType="begin"/>
      </w:r>
      <w:r>
        <w:rPr>
          <w:noProof/>
        </w:rPr>
        <w:instrText xml:space="preserve"> PAGEREF _Toc186641519 \h </w:instrText>
      </w:r>
      <w:r>
        <w:rPr>
          <w:noProof/>
        </w:rPr>
      </w:r>
      <w:r>
        <w:rPr>
          <w:noProof/>
        </w:rPr>
        <w:fldChar w:fldCharType="separate"/>
      </w:r>
      <w:r>
        <w:rPr>
          <w:noProof/>
        </w:rPr>
        <w:t>25</w:t>
      </w:r>
      <w:r>
        <w:rPr>
          <w:noProof/>
        </w:rPr>
        <w:fldChar w:fldCharType="end"/>
      </w:r>
    </w:p>
    <w:p w14:paraId="3D766873" w14:textId="757FBCD9" w:rsidR="00BD1FA1" w:rsidRDefault="00BD1FA1">
      <w:pPr>
        <w:pStyle w:val="TableofFigures"/>
        <w:tabs>
          <w:tab w:val="right" w:leader="dot" w:pos="9016"/>
        </w:tabs>
        <w:rPr>
          <w:rFonts w:eastAsiaTheme="minorEastAsia"/>
          <w:noProof/>
          <w:sz w:val="24"/>
          <w:szCs w:val="24"/>
          <w:lang w:val="en-US"/>
        </w:rPr>
      </w:pPr>
      <w:r>
        <w:rPr>
          <w:noProof/>
        </w:rPr>
        <w:t>Bảng 3.8 Usecase Cart Management</w:t>
      </w:r>
      <w:r>
        <w:rPr>
          <w:noProof/>
        </w:rPr>
        <w:tab/>
      </w:r>
      <w:r>
        <w:rPr>
          <w:noProof/>
        </w:rPr>
        <w:fldChar w:fldCharType="begin"/>
      </w:r>
      <w:r>
        <w:rPr>
          <w:noProof/>
        </w:rPr>
        <w:instrText xml:space="preserve"> PAGEREF _Toc186641520 \h </w:instrText>
      </w:r>
      <w:r>
        <w:rPr>
          <w:noProof/>
        </w:rPr>
      </w:r>
      <w:r>
        <w:rPr>
          <w:noProof/>
        </w:rPr>
        <w:fldChar w:fldCharType="separate"/>
      </w:r>
      <w:r>
        <w:rPr>
          <w:noProof/>
        </w:rPr>
        <w:t>25</w:t>
      </w:r>
      <w:r>
        <w:rPr>
          <w:noProof/>
        </w:rPr>
        <w:fldChar w:fldCharType="end"/>
      </w:r>
    </w:p>
    <w:p w14:paraId="0291CABD" w14:textId="1A1DB1E5" w:rsidR="00BD1FA1" w:rsidRDefault="00BD1FA1">
      <w:pPr>
        <w:pStyle w:val="TableofFigures"/>
        <w:tabs>
          <w:tab w:val="right" w:leader="dot" w:pos="9016"/>
        </w:tabs>
        <w:rPr>
          <w:rFonts w:eastAsiaTheme="minorEastAsia"/>
          <w:noProof/>
          <w:sz w:val="24"/>
          <w:szCs w:val="24"/>
          <w:lang w:val="en-US"/>
        </w:rPr>
      </w:pPr>
      <w:r>
        <w:rPr>
          <w:noProof/>
        </w:rPr>
        <w:t>Bảng 3.9 Usecase Checkout</w:t>
      </w:r>
      <w:r>
        <w:rPr>
          <w:noProof/>
        </w:rPr>
        <w:tab/>
      </w:r>
      <w:r>
        <w:rPr>
          <w:noProof/>
        </w:rPr>
        <w:fldChar w:fldCharType="begin"/>
      </w:r>
      <w:r>
        <w:rPr>
          <w:noProof/>
        </w:rPr>
        <w:instrText xml:space="preserve"> PAGEREF _Toc186641521 \h </w:instrText>
      </w:r>
      <w:r>
        <w:rPr>
          <w:noProof/>
        </w:rPr>
      </w:r>
      <w:r>
        <w:rPr>
          <w:noProof/>
        </w:rPr>
        <w:fldChar w:fldCharType="separate"/>
      </w:r>
      <w:r>
        <w:rPr>
          <w:noProof/>
        </w:rPr>
        <w:t>26</w:t>
      </w:r>
      <w:r>
        <w:rPr>
          <w:noProof/>
        </w:rPr>
        <w:fldChar w:fldCharType="end"/>
      </w:r>
    </w:p>
    <w:p w14:paraId="2E1B68A9" w14:textId="4A58AE95" w:rsidR="00BD1FA1" w:rsidRDefault="00BD1FA1">
      <w:pPr>
        <w:pStyle w:val="TableofFigures"/>
        <w:tabs>
          <w:tab w:val="right" w:leader="dot" w:pos="9016"/>
        </w:tabs>
        <w:rPr>
          <w:rFonts w:eastAsiaTheme="minorEastAsia"/>
          <w:noProof/>
          <w:sz w:val="24"/>
          <w:szCs w:val="24"/>
          <w:lang w:val="en-US"/>
        </w:rPr>
      </w:pPr>
      <w:r>
        <w:rPr>
          <w:noProof/>
        </w:rPr>
        <w:t>Bảng 3.10 Usecase Manage Profile</w:t>
      </w:r>
      <w:r>
        <w:rPr>
          <w:noProof/>
        </w:rPr>
        <w:tab/>
      </w:r>
      <w:r>
        <w:rPr>
          <w:noProof/>
        </w:rPr>
        <w:fldChar w:fldCharType="begin"/>
      </w:r>
      <w:r>
        <w:rPr>
          <w:noProof/>
        </w:rPr>
        <w:instrText xml:space="preserve"> PAGEREF _Toc186641522 \h </w:instrText>
      </w:r>
      <w:r>
        <w:rPr>
          <w:noProof/>
        </w:rPr>
      </w:r>
      <w:r>
        <w:rPr>
          <w:noProof/>
        </w:rPr>
        <w:fldChar w:fldCharType="separate"/>
      </w:r>
      <w:r>
        <w:rPr>
          <w:noProof/>
        </w:rPr>
        <w:t>27</w:t>
      </w:r>
      <w:r>
        <w:rPr>
          <w:noProof/>
        </w:rPr>
        <w:fldChar w:fldCharType="end"/>
      </w:r>
    </w:p>
    <w:p w14:paraId="6C8AF77B" w14:textId="16701BA0" w:rsidR="00BD1FA1" w:rsidRDefault="00BD1FA1">
      <w:pPr>
        <w:pStyle w:val="TableofFigures"/>
        <w:tabs>
          <w:tab w:val="right" w:leader="dot" w:pos="9016"/>
        </w:tabs>
        <w:rPr>
          <w:rFonts w:eastAsiaTheme="minorEastAsia"/>
          <w:noProof/>
          <w:sz w:val="24"/>
          <w:szCs w:val="24"/>
          <w:lang w:val="en-US"/>
        </w:rPr>
      </w:pPr>
      <w:r>
        <w:rPr>
          <w:noProof/>
        </w:rPr>
        <w:t>Bảng 3.11 Usecase Manage Products</w:t>
      </w:r>
      <w:r>
        <w:rPr>
          <w:noProof/>
        </w:rPr>
        <w:tab/>
      </w:r>
      <w:r>
        <w:rPr>
          <w:noProof/>
        </w:rPr>
        <w:fldChar w:fldCharType="begin"/>
      </w:r>
      <w:r>
        <w:rPr>
          <w:noProof/>
        </w:rPr>
        <w:instrText xml:space="preserve"> PAGEREF _Toc186641523 \h </w:instrText>
      </w:r>
      <w:r>
        <w:rPr>
          <w:noProof/>
        </w:rPr>
      </w:r>
      <w:r>
        <w:rPr>
          <w:noProof/>
        </w:rPr>
        <w:fldChar w:fldCharType="separate"/>
      </w:r>
      <w:r>
        <w:rPr>
          <w:noProof/>
        </w:rPr>
        <w:t>27</w:t>
      </w:r>
      <w:r>
        <w:rPr>
          <w:noProof/>
        </w:rPr>
        <w:fldChar w:fldCharType="end"/>
      </w:r>
    </w:p>
    <w:p w14:paraId="2A452398" w14:textId="3CE89BE7" w:rsidR="00BD1FA1" w:rsidRDefault="00BD1FA1">
      <w:pPr>
        <w:pStyle w:val="TableofFigures"/>
        <w:tabs>
          <w:tab w:val="right" w:leader="dot" w:pos="9016"/>
        </w:tabs>
        <w:rPr>
          <w:rFonts w:eastAsiaTheme="minorEastAsia"/>
          <w:noProof/>
          <w:sz w:val="24"/>
          <w:szCs w:val="24"/>
          <w:lang w:val="en-US"/>
        </w:rPr>
      </w:pPr>
      <w:r>
        <w:rPr>
          <w:noProof/>
        </w:rPr>
        <w:t>Bảng 3.12 Usecase Manage Orders</w:t>
      </w:r>
      <w:r>
        <w:rPr>
          <w:noProof/>
        </w:rPr>
        <w:tab/>
      </w:r>
      <w:r>
        <w:rPr>
          <w:noProof/>
        </w:rPr>
        <w:fldChar w:fldCharType="begin"/>
      </w:r>
      <w:r>
        <w:rPr>
          <w:noProof/>
        </w:rPr>
        <w:instrText xml:space="preserve"> PAGEREF _Toc186641524 \h </w:instrText>
      </w:r>
      <w:r>
        <w:rPr>
          <w:noProof/>
        </w:rPr>
      </w:r>
      <w:r>
        <w:rPr>
          <w:noProof/>
        </w:rPr>
        <w:fldChar w:fldCharType="separate"/>
      </w:r>
      <w:r>
        <w:rPr>
          <w:noProof/>
        </w:rPr>
        <w:t>28</w:t>
      </w:r>
      <w:r>
        <w:rPr>
          <w:noProof/>
        </w:rPr>
        <w:fldChar w:fldCharType="end"/>
      </w:r>
    </w:p>
    <w:p w14:paraId="39734613" w14:textId="3F1798B1" w:rsidR="00BD1FA1" w:rsidRDefault="00BD1FA1">
      <w:pPr>
        <w:pStyle w:val="TableofFigures"/>
        <w:tabs>
          <w:tab w:val="right" w:leader="dot" w:pos="9016"/>
        </w:tabs>
        <w:rPr>
          <w:rFonts w:eastAsiaTheme="minorEastAsia"/>
          <w:noProof/>
          <w:sz w:val="24"/>
          <w:szCs w:val="24"/>
          <w:lang w:val="en-US"/>
        </w:rPr>
      </w:pPr>
      <w:r>
        <w:rPr>
          <w:noProof/>
        </w:rPr>
        <w:t>Bảng 3.13 Usecase Manage Customers</w:t>
      </w:r>
      <w:r>
        <w:rPr>
          <w:noProof/>
        </w:rPr>
        <w:tab/>
      </w:r>
      <w:r>
        <w:rPr>
          <w:noProof/>
        </w:rPr>
        <w:fldChar w:fldCharType="begin"/>
      </w:r>
      <w:r>
        <w:rPr>
          <w:noProof/>
        </w:rPr>
        <w:instrText xml:space="preserve"> PAGEREF _Toc186641525 \h </w:instrText>
      </w:r>
      <w:r>
        <w:rPr>
          <w:noProof/>
        </w:rPr>
      </w:r>
      <w:r>
        <w:rPr>
          <w:noProof/>
        </w:rPr>
        <w:fldChar w:fldCharType="separate"/>
      </w:r>
      <w:r>
        <w:rPr>
          <w:noProof/>
        </w:rPr>
        <w:t>28</w:t>
      </w:r>
      <w:r>
        <w:rPr>
          <w:noProof/>
        </w:rPr>
        <w:fldChar w:fldCharType="end"/>
      </w:r>
    </w:p>
    <w:p w14:paraId="1654282A" w14:textId="76FB1199" w:rsidR="00BD1FA1" w:rsidRDefault="00BD1FA1">
      <w:pPr>
        <w:pStyle w:val="TableofFigures"/>
        <w:tabs>
          <w:tab w:val="right" w:leader="dot" w:pos="9016"/>
        </w:tabs>
        <w:rPr>
          <w:rFonts w:eastAsiaTheme="minorEastAsia"/>
          <w:noProof/>
          <w:sz w:val="24"/>
          <w:szCs w:val="24"/>
          <w:lang w:val="en-US"/>
        </w:rPr>
      </w:pPr>
      <w:r>
        <w:rPr>
          <w:noProof/>
        </w:rPr>
        <w:t>Bảng 3.14</w:t>
      </w:r>
      <w:r w:rsidRPr="00376496">
        <w:rPr>
          <w:noProof/>
          <w:lang w:val="en-US"/>
        </w:rPr>
        <w:t xml:space="preserve"> Usecase Manage Promotions</w:t>
      </w:r>
      <w:r>
        <w:rPr>
          <w:noProof/>
        </w:rPr>
        <w:tab/>
      </w:r>
      <w:r>
        <w:rPr>
          <w:noProof/>
        </w:rPr>
        <w:fldChar w:fldCharType="begin"/>
      </w:r>
      <w:r>
        <w:rPr>
          <w:noProof/>
        </w:rPr>
        <w:instrText xml:space="preserve"> PAGEREF _Toc186641526 \h </w:instrText>
      </w:r>
      <w:r>
        <w:rPr>
          <w:noProof/>
        </w:rPr>
      </w:r>
      <w:r>
        <w:rPr>
          <w:noProof/>
        </w:rPr>
        <w:fldChar w:fldCharType="separate"/>
      </w:r>
      <w:r>
        <w:rPr>
          <w:noProof/>
        </w:rPr>
        <w:t>29</w:t>
      </w:r>
      <w:r>
        <w:rPr>
          <w:noProof/>
        </w:rPr>
        <w:fldChar w:fldCharType="end"/>
      </w:r>
    </w:p>
    <w:p w14:paraId="35957DE5" w14:textId="6B649AC5" w:rsidR="00BD1FA1" w:rsidRDefault="00BD1FA1">
      <w:pPr>
        <w:pStyle w:val="TableofFigures"/>
        <w:tabs>
          <w:tab w:val="right" w:leader="dot" w:pos="9016"/>
        </w:tabs>
        <w:rPr>
          <w:rFonts w:eastAsiaTheme="minorEastAsia"/>
          <w:noProof/>
          <w:sz w:val="24"/>
          <w:szCs w:val="24"/>
          <w:lang w:val="en-US"/>
        </w:rPr>
      </w:pPr>
      <w:r>
        <w:rPr>
          <w:noProof/>
        </w:rPr>
        <w:t>Bảng 3.15</w:t>
      </w:r>
      <w:r w:rsidRPr="00376496">
        <w:rPr>
          <w:noProof/>
          <w:lang w:val="en-US"/>
        </w:rPr>
        <w:t xml:space="preserve"> Usecase View Analytic</w:t>
      </w:r>
      <w:r>
        <w:rPr>
          <w:noProof/>
        </w:rPr>
        <w:tab/>
      </w:r>
      <w:r>
        <w:rPr>
          <w:noProof/>
        </w:rPr>
        <w:fldChar w:fldCharType="begin"/>
      </w:r>
      <w:r>
        <w:rPr>
          <w:noProof/>
        </w:rPr>
        <w:instrText xml:space="preserve"> PAGEREF _Toc186641527 \h </w:instrText>
      </w:r>
      <w:r>
        <w:rPr>
          <w:noProof/>
        </w:rPr>
      </w:r>
      <w:r>
        <w:rPr>
          <w:noProof/>
        </w:rPr>
        <w:fldChar w:fldCharType="separate"/>
      </w:r>
      <w:r>
        <w:rPr>
          <w:noProof/>
        </w:rPr>
        <w:t>29</w:t>
      </w:r>
      <w:r>
        <w:rPr>
          <w:noProof/>
        </w:rPr>
        <w:fldChar w:fldCharType="end"/>
      </w:r>
    </w:p>
    <w:p w14:paraId="430B7B3B" w14:textId="2256607B" w:rsidR="00BD1FA1" w:rsidRDefault="00BD1FA1">
      <w:pPr>
        <w:pStyle w:val="TableofFigures"/>
        <w:tabs>
          <w:tab w:val="right" w:leader="dot" w:pos="9016"/>
        </w:tabs>
        <w:rPr>
          <w:rFonts w:eastAsiaTheme="minorEastAsia"/>
          <w:noProof/>
          <w:sz w:val="24"/>
          <w:szCs w:val="24"/>
          <w:lang w:val="en-US"/>
        </w:rPr>
      </w:pPr>
      <w:r>
        <w:rPr>
          <w:noProof/>
        </w:rPr>
        <w:t>Bảng 3.16</w:t>
      </w:r>
      <w:r w:rsidRPr="00376496">
        <w:rPr>
          <w:noProof/>
          <w:lang w:val="en-US"/>
        </w:rPr>
        <w:t xml:space="preserve"> Bảng User</w:t>
      </w:r>
      <w:r>
        <w:rPr>
          <w:noProof/>
        </w:rPr>
        <w:tab/>
      </w:r>
      <w:r>
        <w:rPr>
          <w:noProof/>
        </w:rPr>
        <w:fldChar w:fldCharType="begin"/>
      </w:r>
      <w:r>
        <w:rPr>
          <w:noProof/>
        </w:rPr>
        <w:instrText xml:space="preserve"> PAGEREF _Toc186641528 \h </w:instrText>
      </w:r>
      <w:r>
        <w:rPr>
          <w:noProof/>
        </w:rPr>
      </w:r>
      <w:r>
        <w:rPr>
          <w:noProof/>
        </w:rPr>
        <w:fldChar w:fldCharType="separate"/>
      </w:r>
      <w:r>
        <w:rPr>
          <w:noProof/>
        </w:rPr>
        <w:t>31</w:t>
      </w:r>
      <w:r>
        <w:rPr>
          <w:noProof/>
        </w:rPr>
        <w:fldChar w:fldCharType="end"/>
      </w:r>
    </w:p>
    <w:p w14:paraId="2A835363" w14:textId="531F9459" w:rsidR="00BD1FA1" w:rsidRDefault="00BD1FA1">
      <w:pPr>
        <w:pStyle w:val="TableofFigures"/>
        <w:tabs>
          <w:tab w:val="right" w:leader="dot" w:pos="9016"/>
        </w:tabs>
        <w:rPr>
          <w:rFonts w:eastAsiaTheme="minorEastAsia"/>
          <w:noProof/>
          <w:sz w:val="24"/>
          <w:szCs w:val="24"/>
          <w:lang w:val="en-US"/>
        </w:rPr>
      </w:pPr>
      <w:r>
        <w:rPr>
          <w:noProof/>
        </w:rPr>
        <w:t>Bảng 3.17</w:t>
      </w:r>
      <w:r w:rsidRPr="00376496">
        <w:rPr>
          <w:noProof/>
          <w:lang w:val="en-US"/>
        </w:rPr>
        <w:t xml:space="preserve"> Bảng Cart</w:t>
      </w:r>
      <w:r>
        <w:rPr>
          <w:noProof/>
        </w:rPr>
        <w:tab/>
      </w:r>
      <w:r>
        <w:rPr>
          <w:noProof/>
        </w:rPr>
        <w:fldChar w:fldCharType="begin"/>
      </w:r>
      <w:r>
        <w:rPr>
          <w:noProof/>
        </w:rPr>
        <w:instrText xml:space="preserve"> PAGEREF _Toc186641529 \h </w:instrText>
      </w:r>
      <w:r>
        <w:rPr>
          <w:noProof/>
        </w:rPr>
      </w:r>
      <w:r>
        <w:rPr>
          <w:noProof/>
        </w:rPr>
        <w:fldChar w:fldCharType="separate"/>
      </w:r>
      <w:r>
        <w:rPr>
          <w:noProof/>
        </w:rPr>
        <w:t>31</w:t>
      </w:r>
      <w:r>
        <w:rPr>
          <w:noProof/>
        </w:rPr>
        <w:fldChar w:fldCharType="end"/>
      </w:r>
    </w:p>
    <w:p w14:paraId="0B22C559" w14:textId="6B6D5DD2" w:rsidR="00BD1FA1" w:rsidRDefault="00BD1FA1">
      <w:pPr>
        <w:pStyle w:val="TableofFigures"/>
        <w:tabs>
          <w:tab w:val="right" w:leader="dot" w:pos="9016"/>
        </w:tabs>
        <w:rPr>
          <w:rFonts w:eastAsiaTheme="minorEastAsia"/>
          <w:noProof/>
          <w:sz w:val="24"/>
          <w:szCs w:val="24"/>
          <w:lang w:val="en-US"/>
        </w:rPr>
      </w:pPr>
      <w:r>
        <w:rPr>
          <w:noProof/>
        </w:rPr>
        <w:t>Bảng 3.18</w:t>
      </w:r>
      <w:r w:rsidRPr="00376496">
        <w:rPr>
          <w:noProof/>
          <w:lang w:val="en-US"/>
        </w:rPr>
        <w:t xml:space="preserve"> Bảng Cart_Item</w:t>
      </w:r>
      <w:r>
        <w:rPr>
          <w:noProof/>
        </w:rPr>
        <w:tab/>
      </w:r>
      <w:r>
        <w:rPr>
          <w:noProof/>
        </w:rPr>
        <w:fldChar w:fldCharType="begin"/>
      </w:r>
      <w:r>
        <w:rPr>
          <w:noProof/>
        </w:rPr>
        <w:instrText xml:space="preserve"> PAGEREF _Toc186641530 \h </w:instrText>
      </w:r>
      <w:r>
        <w:rPr>
          <w:noProof/>
        </w:rPr>
      </w:r>
      <w:r>
        <w:rPr>
          <w:noProof/>
        </w:rPr>
        <w:fldChar w:fldCharType="separate"/>
      </w:r>
      <w:r>
        <w:rPr>
          <w:noProof/>
        </w:rPr>
        <w:t>31</w:t>
      </w:r>
      <w:r>
        <w:rPr>
          <w:noProof/>
        </w:rPr>
        <w:fldChar w:fldCharType="end"/>
      </w:r>
    </w:p>
    <w:p w14:paraId="4FF9ACA4" w14:textId="513AE063" w:rsidR="00BD1FA1" w:rsidRDefault="00BD1FA1">
      <w:pPr>
        <w:pStyle w:val="TableofFigures"/>
        <w:tabs>
          <w:tab w:val="right" w:leader="dot" w:pos="9016"/>
        </w:tabs>
        <w:rPr>
          <w:rFonts w:eastAsiaTheme="minorEastAsia"/>
          <w:noProof/>
          <w:sz w:val="24"/>
          <w:szCs w:val="24"/>
          <w:lang w:val="en-US"/>
        </w:rPr>
      </w:pPr>
      <w:r>
        <w:rPr>
          <w:noProof/>
        </w:rPr>
        <w:t>Bảng 3.19</w:t>
      </w:r>
      <w:r w:rsidRPr="00376496">
        <w:rPr>
          <w:noProof/>
          <w:lang w:val="en-US"/>
        </w:rPr>
        <w:t xml:space="preserve"> Bảng Order</w:t>
      </w:r>
      <w:r>
        <w:rPr>
          <w:noProof/>
        </w:rPr>
        <w:tab/>
      </w:r>
      <w:r>
        <w:rPr>
          <w:noProof/>
        </w:rPr>
        <w:fldChar w:fldCharType="begin"/>
      </w:r>
      <w:r>
        <w:rPr>
          <w:noProof/>
        </w:rPr>
        <w:instrText xml:space="preserve"> PAGEREF _Toc186641531 \h </w:instrText>
      </w:r>
      <w:r>
        <w:rPr>
          <w:noProof/>
        </w:rPr>
      </w:r>
      <w:r>
        <w:rPr>
          <w:noProof/>
        </w:rPr>
        <w:fldChar w:fldCharType="separate"/>
      </w:r>
      <w:r>
        <w:rPr>
          <w:noProof/>
        </w:rPr>
        <w:t>32</w:t>
      </w:r>
      <w:r>
        <w:rPr>
          <w:noProof/>
        </w:rPr>
        <w:fldChar w:fldCharType="end"/>
      </w:r>
    </w:p>
    <w:p w14:paraId="3860EA18" w14:textId="60F8FFE8" w:rsidR="00BD1FA1" w:rsidRDefault="00BD1FA1">
      <w:pPr>
        <w:pStyle w:val="TableofFigures"/>
        <w:tabs>
          <w:tab w:val="right" w:leader="dot" w:pos="9016"/>
        </w:tabs>
        <w:rPr>
          <w:rFonts w:eastAsiaTheme="minorEastAsia"/>
          <w:noProof/>
          <w:sz w:val="24"/>
          <w:szCs w:val="24"/>
          <w:lang w:val="en-US"/>
        </w:rPr>
      </w:pPr>
      <w:r>
        <w:rPr>
          <w:noProof/>
        </w:rPr>
        <w:t>Bảng 3.20</w:t>
      </w:r>
      <w:r w:rsidRPr="00376496">
        <w:rPr>
          <w:noProof/>
          <w:lang w:val="en-US"/>
        </w:rPr>
        <w:t xml:space="preserve"> Bảng Order_Item</w:t>
      </w:r>
      <w:r>
        <w:rPr>
          <w:noProof/>
        </w:rPr>
        <w:tab/>
      </w:r>
      <w:r>
        <w:rPr>
          <w:noProof/>
        </w:rPr>
        <w:fldChar w:fldCharType="begin"/>
      </w:r>
      <w:r>
        <w:rPr>
          <w:noProof/>
        </w:rPr>
        <w:instrText xml:space="preserve"> PAGEREF _Toc186641532 \h </w:instrText>
      </w:r>
      <w:r>
        <w:rPr>
          <w:noProof/>
        </w:rPr>
      </w:r>
      <w:r>
        <w:rPr>
          <w:noProof/>
        </w:rPr>
        <w:fldChar w:fldCharType="separate"/>
      </w:r>
      <w:r>
        <w:rPr>
          <w:noProof/>
        </w:rPr>
        <w:t>32</w:t>
      </w:r>
      <w:r>
        <w:rPr>
          <w:noProof/>
        </w:rPr>
        <w:fldChar w:fldCharType="end"/>
      </w:r>
    </w:p>
    <w:p w14:paraId="79015E60" w14:textId="2DFB137A" w:rsidR="00BD1FA1" w:rsidRDefault="00BD1FA1">
      <w:pPr>
        <w:pStyle w:val="TableofFigures"/>
        <w:tabs>
          <w:tab w:val="right" w:leader="dot" w:pos="9016"/>
        </w:tabs>
        <w:rPr>
          <w:rFonts w:eastAsiaTheme="minorEastAsia"/>
          <w:noProof/>
          <w:sz w:val="24"/>
          <w:szCs w:val="24"/>
          <w:lang w:val="en-US"/>
        </w:rPr>
      </w:pPr>
      <w:r>
        <w:rPr>
          <w:noProof/>
        </w:rPr>
        <w:t>Bảng 3.21</w:t>
      </w:r>
      <w:r w:rsidRPr="00376496">
        <w:rPr>
          <w:noProof/>
          <w:lang w:val="en-US"/>
        </w:rPr>
        <w:t xml:space="preserve"> Bảng Product</w:t>
      </w:r>
      <w:r>
        <w:rPr>
          <w:noProof/>
        </w:rPr>
        <w:tab/>
      </w:r>
      <w:r>
        <w:rPr>
          <w:noProof/>
        </w:rPr>
        <w:fldChar w:fldCharType="begin"/>
      </w:r>
      <w:r>
        <w:rPr>
          <w:noProof/>
        </w:rPr>
        <w:instrText xml:space="preserve"> PAGEREF _Toc186641533 \h </w:instrText>
      </w:r>
      <w:r>
        <w:rPr>
          <w:noProof/>
        </w:rPr>
      </w:r>
      <w:r>
        <w:rPr>
          <w:noProof/>
        </w:rPr>
        <w:fldChar w:fldCharType="separate"/>
      </w:r>
      <w:r>
        <w:rPr>
          <w:noProof/>
        </w:rPr>
        <w:t>32</w:t>
      </w:r>
      <w:r>
        <w:rPr>
          <w:noProof/>
        </w:rPr>
        <w:fldChar w:fldCharType="end"/>
      </w:r>
    </w:p>
    <w:p w14:paraId="448E89E7" w14:textId="07CA1942" w:rsidR="00BD1FA1" w:rsidRDefault="00BD1FA1">
      <w:pPr>
        <w:pStyle w:val="TableofFigures"/>
        <w:tabs>
          <w:tab w:val="right" w:leader="dot" w:pos="9016"/>
        </w:tabs>
        <w:rPr>
          <w:rFonts w:eastAsiaTheme="minorEastAsia"/>
          <w:noProof/>
          <w:sz w:val="24"/>
          <w:szCs w:val="24"/>
          <w:lang w:val="en-US"/>
        </w:rPr>
      </w:pPr>
      <w:r>
        <w:rPr>
          <w:noProof/>
        </w:rPr>
        <w:t>Bảng 3.22</w:t>
      </w:r>
      <w:r w:rsidRPr="00376496">
        <w:rPr>
          <w:noProof/>
          <w:lang w:val="en-US"/>
        </w:rPr>
        <w:t xml:space="preserve"> Bảng Categories</w:t>
      </w:r>
      <w:r>
        <w:rPr>
          <w:noProof/>
        </w:rPr>
        <w:tab/>
      </w:r>
      <w:r>
        <w:rPr>
          <w:noProof/>
        </w:rPr>
        <w:fldChar w:fldCharType="begin"/>
      </w:r>
      <w:r>
        <w:rPr>
          <w:noProof/>
        </w:rPr>
        <w:instrText xml:space="preserve"> PAGEREF _Toc186641534 \h </w:instrText>
      </w:r>
      <w:r>
        <w:rPr>
          <w:noProof/>
        </w:rPr>
      </w:r>
      <w:r>
        <w:rPr>
          <w:noProof/>
        </w:rPr>
        <w:fldChar w:fldCharType="separate"/>
      </w:r>
      <w:r>
        <w:rPr>
          <w:noProof/>
        </w:rPr>
        <w:t>33</w:t>
      </w:r>
      <w:r>
        <w:rPr>
          <w:noProof/>
        </w:rPr>
        <w:fldChar w:fldCharType="end"/>
      </w:r>
    </w:p>
    <w:p w14:paraId="2B4D34AB" w14:textId="36DF09EE" w:rsidR="00BD1FA1" w:rsidRDefault="00BD1FA1">
      <w:pPr>
        <w:pStyle w:val="TableofFigures"/>
        <w:tabs>
          <w:tab w:val="right" w:leader="dot" w:pos="9016"/>
        </w:tabs>
        <w:rPr>
          <w:rFonts w:eastAsiaTheme="minorEastAsia"/>
          <w:noProof/>
          <w:sz w:val="24"/>
          <w:szCs w:val="24"/>
          <w:lang w:val="en-US"/>
        </w:rPr>
      </w:pPr>
      <w:r>
        <w:rPr>
          <w:noProof/>
        </w:rPr>
        <w:t>Bảng 3.23</w:t>
      </w:r>
      <w:r w:rsidRPr="00376496">
        <w:rPr>
          <w:noProof/>
          <w:lang w:val="en-US"/>
        </w:rPr>
        <w:t xml:space="preserve"> Bảng Size</w:t>
      </w:r>
      <w:r>
        <w:rPr>
          <w:noProof/>
        </w:rPr>
        <w:tab/>
      </w:r>
      <w:r>
        <w:rPr>
          <w:noProof/>
        </w:rPr>
        <w:fldChar w:fldCharType="begin"/>
      </w:r>
      <w:r>
        <w:rPr>
          <w:noProof/>
        </w:rPr>
        <w:instrText xml:space="preserve"> PAGEREF _Toc186641535 \h </w:instrText>
      </w:r>
      <w:r>
        <w:rPr>
          <w:noProof/>
        </w:rPr>
      </w:r>
      <w:r>
        <w:rPr>
          <w:noProof/>
        </w:rPr>
        <w:fldChar w:fldCharType="separate"/>
      </w:r>
      <w:r>
        <w:rPr>
          <w:noProof/>
        </w:rPr>
        <w:t>33</w:t>
      </w:r>
      <w:r>
        <w:rPr>
          <w:noProof/>
        </w:rPr>
        <w:fldChar w:fldCharType="end"/>
      </w:r>
    </w:p>
    <w:p w14:paraId="4BEA3E1D" w14:textId="30760021" w:rsidR="00BD1FA1" w:rsidRDefault="00BD1FA1">
      <w:pPr>
        <w:pStyle w:val="TableofFigures"/>
        <w:tabs>
          <w:tab w:val="right" w:leader="dot" w:pos="9016"/>
        </w:tabs>
        <w:rPr>
          <w:rFonts w:eastAsiaTheme="minorEastAsia"/>
          <w:noProof/>
          <w:sz w:val="24"/>
          <w:szCs w:val="24"/>
          <w:lang w:val="en-US"/>
        </w:rPr>
      </w:pPr>
      <w:r>
        <w:rPr>
          <w:noProof/>
        </w:rPr>
        <w:t>Bảng 3.24</w:t>
      </w:r>
      <w:r w:rsidRPr="00376496">
        <w:rPr>
          <w:noProof/>
          <w:lang w:val="en-US"/>
        </w:rPr>
        <w:t xml:space="preserve"> Bảng Color</w:t>
      </w:r>
      <w:r>
        <w:rPr>
          <w:noProof/>
        </w:rPr>
        <w:tab/>
      </w:r>
      <w:r>
        <w:rPr>
          <w:noProof/>
        </w:rPr>
        <w:fldChar w:fldCharType="begin"/>
      </w:r>
      <w:r>
        <w:rPr>
          <w:noProof/>
        </w:rPr>
        <w:instrText xml:space="preserve"> PAGEREF _Toc186641536 \h </w:instrText>
      </w:r>
      <w:r>
        <w:rPr>
          <w:noProof/>
        </w:rPr>
      </w:r>
      <w:r>
        <w:rPr>
          <w:noProof/>
        </w:rPr>
        <w:fldChar w:fldCharType="separate"/>
      </w:r>
      <w:r>
        <w:rPr>
          <w:noProof/>
        </w:rPr>
        <w:t>33</w:t>
      </w:r>
      <w:r>
        <w:rPr>
          <w:noProof/>
        </w:rPr>
        <w:fldChar w:fldCharType="end"/>
      </w:r>
    </w:p>
    <w:p w14:paraId="745DCF00" w14:textId="0041BD44" w:rsidR="00BD1FA1" w:rsidRDefault="00BD1FA1">
      <w:pPr>
        <w:pStyle w:val="TableofFigures"/>
        <w:tabs>
          <w:tab w:val="right" w:leader="dot" w:pos="9016"/>
        </w:tabs>
        <w:rPr>
          <w:rFonts w:eastAsiaTheme="minorEastAsia"/>
          <w:noProof/>
          <w:sz w:val="24"/>
          <w:szCs w:val="24"/>
          <w:lang w:val="en-US"/>
        </w:rPr>
      </w:pPr>
      <w:r>
        <w:rPr>
          <w:noProof/>
        </w:rPr>
        <w:t>Bảng 3.25</w:t>
      </w:r>
      <w:r w:rsidRPr="00376496">
        <w:rPr>
          <w:noProof/>
          <w:lang w:val="en-US"/>
        </w:rPr>
        <w:t xml:space="preserve"> Bảng ProductVariant</w:t>
      </w:r>
      <w:r>
        <w:rPr>
          <w:noProof/>
        </w:rPr>
        <w:tab/>
      </w:r>
      <w:r>
        <w:rPr>
          <w:noProof/>
        </w:rPr>
        <w:fldChar w:fldCharType="begin"/>
      </w:r>
      <w:r>
        <w:rPr>
          <w:noProof/>
        </w:rPr>
        <w:instrText xml:space="preserve"> PAGEREF _Toc186641537 \h </w:instrText>
      </w:r>
      <w:r>
        <w:rPr>
          <w:noProof/>
        </w:rPr>
      </w:r>
      <w:r>
        <w:rPr>
          <w:noProof/>
        </w:rPr>
        <w:fldChar w:fldCharType="separate"/>
      </w:r>
      <w:r>
        <w:rPr>
          <w:noProof/>
        </w:rPr>
        <w:t>33</w:t>
      </w:r>
      <w:r>
        <w:rPr>
          <w:noProof/>
        </w:rPr>
        <w:fldChar w:fldCharType="end"/>
      </w:r>
    </w:p>
    <w:p w14:paraId="4DDB257D" w14:textId="30314417" w:rsidR="00BD1FA1" w:rsidRDefault="00BD1FA1">
      <w:pPr>
        <w:pStyle w:val="TableofFigures"/>
        <w:tabs>
          <w:tab w:val="right" w:leader="dot" w:pos="9016"/>
        </w:tabs>
        <w:rPr>
          <w:rFonts w:eastAsiaTheme="minorEastAsia"/>
          <w:noProof/>
          <w:sz w:val="24"/>
          <w:szCs w:val="24"/>
          <w:lang w:val="en-US"/>
        </w:rPr>
      </w:pPr>
      <w:r>
        <w:rPr>
          <w:noProof/>
        </w:rPr>
        <w:t>Bảng 3.26</w:t>
      </w:r>
      <w:r w:rsidRPr="00376496">
        <w:rPr>
          <w:noProof/>
          <w:lang w:val="en-US"/>
        </w:rPr>
        <w:t xml:space="preserve"> Bảng Promotion</w:t>
      </w:r>
      <w:r>
        <w:rPr>
          <w:noProof/>
        </w:rPr>
        <w:tab/>
      </w:r>
      <w:r>
        <w:rPr>
          <w:noProof/>
        </w:rPr>
        <w:fldChar w:fldCharType="begin"/>
      </w:r>
      <w:r>
        <w:rPr>
          <w:noProof/>
        </w:rPr>
        <w:instrText xml:space="preserve"> PAGEREF _Toc186641538 \h </w:instrText>
      </w:r>
      <w:r>
        <w:rPr>
          <w:noProof/>
        </w:rPr>
      </w:r>
      <w:r>
        <w:rPr>
          <w:noProof/>
        </w:rPr>
        <w:fldChar w:fldCharType="separate"/>
      </w:r>
      <w:r>
        <w:rPr>
          <w:noProof/>
        </w:rPr>
        <w:t>34</w:t>
      </w:r>
      <w:r>
        <w:rPr>
          <w:noProof/>
        </w:rPr>
        <w:fldChar w:fldCharType="end"/>
      </w:r>
    </w:p>
    <w:p w14:paraId="6B3A1B3A" w14:textId="32C7882E" w:rsidR="00BD1FA1" w:rsidRDefault="00BD1FA1">
      <w:pPr>
        <w:pStyle w:val="TableofFigures"/>
        <w:tabs>
          <w:tab w:val="right" w:leader="dot" w:pos="9016"/>
        </w:tabs>
        <w:rPr>
          <w:rFonts w:eastAsiaTheme="minorEastAsia"/>
          <w:noProof/>
          <w:sz w:val="24"/>
          <w:szCs w:val="24"/>
          <w:lang w:val="en-US"/>
        </w:rPr>
      </w:pPr>
      <w:r>
        <w:rPr>
          <w:noProof/>
        </w:rPr>
        <w:t>Bảng 3.27</w:t>
      </w:r>
      <w:r w:rsidRPr="00376496">
        <w:rPr>
          <w:noProof/>
          <w:lang w:val="en-US"/>
        </w:rPr>
        <w:t xml:space="preserve"> Bảng Review</w:t>
      </w:r>
      <w:r>
        <w:rPr>
          <w:noProof/>
        </w:rPr>
        <w:tab/>
      </w:r>
      <w:r>
        <w:rPr>
          <w:noProof/>
        </w:rPr>
        <w:fldChar w:fldCharType="begin"/>
      </w:r>
      <w:r>
        <w:rPr>
          <w:noProof/>
        </w:rPr>
        <w:instrText xml:space="preserve"> PAGEREF _Toc186641539 \h </w:instrText>
      </w:r>
      <w:r>
        <w:rPr>
          <w:noProof/>
        </w:rPr>
      </w:r>
      <w:r>
        <w:rPr>
          <w:noProof/>
        </w:rPr>
        <w:fldChar w:fldCharType="separate"/>
      </w:r>
      <w:r>
        <w:rPr>
          <w:noProof/>
        </w:rPr>
        <w:t>34</w:t>
      </w:r>
      <w:r>
        <w:rPr>
          <w:noProof/>
        </w:rPr>
        <w:fldChar w:fldCharType="end"/>
      </w:r>
    </w:p>
    <w:p w14:paraId="2F3372B6" w14:textId="67532F46" w:rsidR="00BD1FA1" w:rsidRDefault="00BD1FA1">
      <w:pPr>
        <w:pStyle w:val="TableofFigures"/>
        <w:tabs>
          <w:tab w:val="right" w:leader="dot" w:pos="9016"/>
        </w:tabs>
        <w:rPr>
          <w:rFonts w:eastAsiaTheme="minorEastAsia"/>
          <w:noProof/>
          <w:sz w:val="24"/>
          <w:szCs w:val="24"/>
          <w:lang w:val="en-US"/>
        </w:rPr>
      </w:pPr>
      <w:r>
        <w:rPr>
          <w:noProof/>
        </w:rPr>
        <w:t>Bảng 4.1</w:t>
      </w:r>
      <w:r w:rsidRPr="00376496">
        <w:rPr>
          <w:noProof/>
          <w:lang w:val="en-US"/>
        </w:rPr>
        <w:t xml:space="preserve"> Danh sách giao diện người dùng</w:t>
      </w:r>
      <w:r>
        <w:rPr>
          <w:noProof/>
        </w:rPr>
        <w:tab/>
      </w:r>
      <w:r>
        <w:rPr>
          <w:noProof/>
        </w:rPr>
        <w:fldChar w:fldCharType="begin"/>
      </w:r>
      <w:r>
        <w:rPr>
          <w:noProof/>
        </w:rPr>
        <w:instrText xml:space="preserve"> PAGEREF _Toc186641540 \h </w:instrText>
      </w:r>
      <w:r>
        <w:rPr>
          <w:noProof/>
        </w:rPr>
      </w:r>
      <w:r>
        <w:rPr>
          <w:noProof/>
        </w:rPr>
        <w:fldChar w:fldCharType="separate"/>
      </w:r>
      <w:r>
        <w:rPr>
          <w:noProof/>
        </w:rPr>
        <w:t>36</w:t>
      </w:r>
      <w:r>
        <w:rPr>
          <w:noProof/>
        </w:rPr>
        <w:fldChar w:fldCharType="end"/>
      </w:r>
    </w:p>
    <w:p w14:paraId="63C486A8" w14:textId="1F16808A" w:rsidR="00BD1FA1" w:rsidRDefault="00BD1FA1">
      <w:pPr>
        <w:pStyle w:val="TableofFigures"/>
        <w:tabs>
          <w:tab w:val="right" w:leader="dot" w:pos="9016"/>
        </w:tabs>
        <w:rPr>
          <w:rFonts w:eastAsiaTheme="minorEastAsia"/>
          <w:noProof/>
          <w:sz w:val="24"/>
          <w:szCs w:val="24"/>
          <w:lang w:val="en-US"/>
        </w:rPr>
      </w:pPr>
      <w:r>
        <w:rPr>
          <w:noProof/>
        </w:rPr>
        <w:lastRenderedPageBreak/>
        <w:t>Bảng 4.2</w:t>
      </w:r>
      <w:r w:rsidRPr="00376496">
        <w:rPr>
          <w:noProof/>
          <w:lang w:val="en-US"/>
        </w:rPr>
        <w:t xml:space="preserve"> Mô tả chi tiết giao diện Đăng nhập</w:t>
      </w:r>
      <w:r>
        <w:rPr>
          <w:noProof/>
        </w:rPr>
        <w:tab/>
      </w:r>
      <w:r>
        <w:rPr>
          <w:noProof/>
        </w:rPr>
        <w:fldChar w:fldCharType="begin"/>
      </w:r>
      <w:r>
        <w:rPr>
          <w:noProof/>
        </w:rPr>
        <w:instrText xml:space="preserve"> PAGEREF _Toc186641541 \h </w:instrText>
      </w:r>
      <w:r>
        <w:rPr>
          <w:noProof/>
        </w:rPr>
      </w:r>
      <w:r>
        <w:rPr>
          <w:noProof/>
        </w:rPr>
        <w:fldChar w:fldCharType="separate"/>
      </w:r>
      <w:r>
        <w:rPr>
          <w:noProof/>
        </w:rPr>
        <w:t>37</w:t>
      </w:r>
      <w:r>
        <w:rPr>
          <w:noProof/>
        </w:rPr>
        <w:fldChar w:fldCharType="end"/>
      </w:r>
    </w:p>
    <w:p w14:paraId="056ED35F" w14:textId="46617BAC" w:rsidR="00BD1FA1" w:rsidRDefault="00BD1FA1">
      <w:pPr>
        <w:pStyle w:val="TableofFigures"/>
        <w:tabs>
          <w:tab w:val="right" w:leader="dot" w:pos="9016"/>
        </w:tabs>
        <w:rPr>
          <w:rFonts w:eastAsiaTheme="minorEastAsia"/>
          <w:noProof/>
          <w:sz w:val="24"/>
          <w:szCs w:val="24"/>
          <w:lang w:val="en-US"/>
        </w:rPr>
      </w:pPr>
      <w:r>
        <w:rPr>
          <w:noProof/>
        </w:rPr>
        <w:t>Bảng 4.3</w:t>
      </w:r>
      <w:r w:rsidRPr="00376496">
        <w:rPr>
          <w:noProof/>
          <w:lang w:val="en-US"/>
        </w:rPr>
        <w:t xml:space="preserve"> Mô tả chi tiết giao diện Đăng ký</w:t>
      </w:r>
      <w:r>
        <w:rPr>
          <w:noProof/>
        </w:rPr>
        <w:tab/>
      </w:r>
      <w:r>
        <w:rPr>
          <w:noProof/>
        </w:rPr>
        <w:fldChar w:fldCharType="begin"/>
      </w:r>
      <w:r>
        <w:rPr>
          <w:noProof/>
        </w:rPr>
        <w:instrText xml:space="preserve"> PAGEREF _Toc186641542 \h </w:instrText>
      </w:r>
      <w:r>
        <w:rPr>
          <w:noProof/>
        </w:rPr>
      </w:r>
      <w:r>
        <w:rPr>
          <w:noProof/>
        </w:rPr>
        <w:fldChar w:fldCharType="separate"/>
      </w:r>
      <w:r>
        <w:rPr>
          <w:noProof/>
        </w:rPr>
        <w:t>39</w:t>
      </w:r>
      <w:r>
        <w:rPr>
          <w:noProof/>
        </w:rPr>
        <w:fldChar w:fldCharType="end"/>
      </w:r>
    </w:p>
    <w:p w14:paraId="07AF8C0D" w14:textId="06BDFB7B" w:rsidR="00BD1FA1" w:rsidRDefault="00BD1FA1">
      <w:pPr>
        <w:pStyle w:val="TableofFigures"/>
        <w:tabs>
          <w:tab w:val="right" w:leader="dot" w:pos="9016"/>
        </w:tabs>
        <w:rPr>
          <w:rFonts w:eastAsiaTheme="minorEastAsia"/>
          <w:noProof/>
          <w:sz w:val="24"/>
          <w:szCs w:val="24"/>
          <w:lang w:val="en-US"/>
        </w:rPr>
      </w:pPr>
      <w:r>
        <w:rPr>
          <w:noProof/>
        </w:rPr>
        <w:t>Bảng 4.4</w:t>
      </w:r>
      <w:r w:rsidRPr="00376496">
        <w:rPr>
          <w:noProof/>
          <w:lang w:val="en-US"/>
        </w:rPr>
        <w:t xml:space="preserve"> Mô tả chi tiết giao diện Trang chủ</w:t>
      </w:r>
      <w:r>
        <w:rPr>
          <w:noProof/>
        </w:rPr>
        <w:tab/>
      </w:r>
      <w:r>
        <w:rPr>
          <w:noProof/>
        </w:rPr>
        <w:fldChar w:fldCharType="begin"/>
      </w:r>
      <w:r>
        <w:rPr>
          <w:noProof/>
        </w:rPr>
        <w:instrText xml:space="preserve"> PAGEREF _Toc186641543 \h </w:instrText>
      </w:r>
      <w:r>
        <w:rPr>
          <w:noProof/>
        </w:rPr>
      </w:r>
      <w:r>
        <w:rPr>
          <w:noProof/>
        </w:rPr>
        <w:fldChar w:fldCharType="separate"/>
      </w:r>
      <w:r>
        <w:rPr>
          <w:noProof/>
        </w:rPr>
        <w:t>41</w:t>
      </w:r>
      <w:r>
        <w:rPr>
          <w:noProof/>
        </w:rPr>
        <w:fldChar w:fldCharType="end"/>
      </w:r>
    </w:p>
    <w:p w14:paraId="749C8C76" w14:textId="28909335" w:rsidR="00BD1FA1" w:rsidRDefault="00BD1FA1">
      <w:pPr>
        <w:pStyle w:val="TableofFigures"/>
        <w:tabs>
          <w:tab w:val="right" w:leader="dot" w:pos="9016"/>
        </w:tabs>
        <w:rPr>
          <w:rFonts w:eastAsiaTheme="minorEastAsia"/>
          <w:noProof/>
          <w:sz w:val="24"/>
          <w:szCs w:val="24"/>
          <w:lang w:val="en-US"/>
        </w:rPr>
      </w:pPr>
      <w:r>
        <w:rPr>
          <w:noProof/>
        </w:rPr>
        <w:t>Bảng 4.5</w:t>
      </w:r>
      <w:r w:rsidRPr="00376496">
        <w:rPr>
          <w:noProof/>
          <w:lang w:val="en-US"/>
        </w:rPr>
        <w:t xml:space="preserve"> Mô tả chi tiết giao diện Xem sản phẩm</w:t>
      </w:r>
      <w:r>
        <w:rPr>
          <w:noProof/>
        </w:rPr>
        <w:tab/>
      </w:r>
      <w:r>
        <w:rPr>
          <w:noProof/>
        </w:rPr>
        <w:fldChar w:fldCharType="begin"/>
      </w:r>
      <w:r>
        <w:rPr>
          <w:noProof/>
        </w:rPr>
        <w:instrText xml:space="preserve"> PAGEREF _Toc186641544 \h </w:instrText>
      </w:r>
      <w:r>
        <w:rPr>
          <w:noProof/>
        </w:rPr>
      </w:r>
      <w:r>
        <w:rPr>
          <w:noProof/>
        </w:rPr>
        <w:fldChar w:fldCharType="separate"/>
      </w:r>
      <w:r>
        <w:rPr>
          <w:noProof/>
        </w:rPr>
        <w:t>42</w:t>
      </w:r>
      <w:r>
        <w:rPr>
          <w:noProof/>
        </w:rPr>
        <w:fldChar w:fldCharType="end"/>
      </w:r>
    </w:p>
    <w:p w14:paraId="34C57E7C" w14:textId="316AA55F" w:rsidR="00BD1FA1" w:rsidRDefault="00BD1FA1">
      <w:pPr>
        <w:pStyle w:val="TableofFigures"/>
        <w:tabs>
          <w:tab w:val="right" w:leader="dot" w:pos="9016"/>
        </w:tabs>
        <w:rPr>
          <w:rFonts w:eastAsiaTheme="minorEastAsia"/>
          <w:noProof/>
          <w:sz w:val="24"/>
          <w:szCs w:val="24"/>
          <w:lang w:val="en-US"/>
        </w:rPr>
      </w:pPr>
      <w:r>
        <w:rPr>
          <w:noProof/>
        </w:rPr>
        <w:t>Bảng 4.6</w:t>
      </w:r>
      <w:r w:rsidRPr="00376496">
        <w:rPr>
          <w:noProof/>
          <w:lang w:val="en-US"/>
        </w:rPr>
        <w:t xml:space="preserve"> Mô tả chi tiết giao diện Chi tiết sản phẩm</w:t>
      </w:r>
      <w:r>
        <w:rPr>
          <w:noProof/>
        </w:rPr>
        <w:tab/>
      </w:r>
      <w:r>
        <w:rPr>
          <w:noProof/>
        </w:rPr>
        <w:fldChar w:fldCharType="begin"/>
      </w:r>
      <w:r>
        <w:rPr>
          <w:noProof/>
        </w:rPr>
        <w:instrText xml:space="preserve"> PAGEREF _Toc186641545 \h </w:instrText>
      </w:r>
      <w:r>
        <w:rPr>
          <w:noProof/>
        </w:rPr>
      </w:r>
      <w:r>
        <w:rPr>
          <w:noProof/>
        </w:rPr>
        <w:fldChar w:fldCharType="separate"/>
      </w:r>
      <w:r>
        <w:rPr>
          <w:noProof/>
        </w:rPr>
        <w:t>43</w:t>
      </w:r>
      <w:r>
        <w:rPr>
          <w:noProof/>
        </w:rPr>
        <w:fldChar w:fldCharType="end"/>
      </w:r>
    </w:p>
    <w:p w14:paraId="17921904" w14:textId="57A9A9C5" w:rsidR="00BD1FA1" w:rsidRDefault="00BD1FA1">
      <w:pPr>
        <w:pStyle w:val="TableofFigures"/>
        <w:tabs>
          <w:tab w:val="right" w:leader="dot" w:pos="9016"/>
        </w:tabs>
        <w:rPr>
          <w:rFonts w:eastAsiaTheme="minorEastAsia"/>
          <w:noProof/>
          <w:sz w:val="24"/>
          <w:szCs w:val="24"/>
          <w:lang w:val="en-US"/>
        </w:rPr>
      </w:pPr>
      <w:r>
        <w:rPr>
          <w:noProof/>
        </w:rPr>
        <w:t>Bảng 4.7</w:t>
      </w:r>
      <w:r w:rsidRPr="00376496">
        <w:rPr>
          <w:noProof/>
          <w:lang w:val="en-US"/>
        </w:rPr>
        <w:t xml:space="preserve"> Mô tả chi tiết giao diện Giỏ hàng</w:t>
      </w:r>
      <w:r>
        <w:rPr>
          <w:noProof/>
        </w:rPr>
        <w:tab/>
      </w:r>
      <w:r>
        <w:rPr>
          <w:noProof/>
        </w:rPr>
        <w:fldChar w:fldCharType="begin"/>
      </w:r>
      <w:r>
        <w:rPr>
          <w:noProof/>
        </w:rPr>
        <w:instrText xml:space="preserve"> PAGEREF _Toc186641546 \h </w:instrText>
      </w:r>
      <w:r>
        <w:rPr>
          <w:noProof/>
        </w:rPr>
      </w:r>
      <w:r>
        <w:rPr>
          <w:noProof/>
        </w:rPr>
        <w:fldChar w:fldCharType="separate"/>
      </w:r>
      <w:r>
        <w:rPr>
          <w:noProof/>
        </w:rPr>
        <w:t>44</w:t>
      </w:r>
      <w:r>
        <w:rPr>
          <w:noProof/>
        </w:rPr>
        <w:fldChar w:fldCharType="end"/>
      </w:r>
    </w:p>
    <w:p w14:paraId="5AD66A3F" w14:textId="124BAFAC" w:rsidR="00BD1FA1" w:rsidRDefault="00BD1FA1">
      <w:pPr>
        <w:pStyle w:val="TableofFigures"/>
        <w:tabs>
          <w:tab w:val="right" w:leader="dot" w:pos="9016"/>
        </w:tabs>
        <w:rPr>
          <w:rFonts w:eastAsiaTheme="minorEastAsia"/>
          <w:noProof/>
          <w:sz w:val="24"/>
          <w:szCs w:val="24"/>
          <w:lang w:val="en-US"/>
        </w:rPr>
      </w:pPr>
      <w:r>
        <w:rPr>
          <w:noProof/>
        </w:rPr>
        <w:t>Bảng 4.8</w:t>
      </w:r>
      <w:r w:rsidRPr="00376496">
        <w:rPr>
          <w:noProof/>
          <w:lang w:val="en-US"/>
        </w:rPr>
        <w:t xml:space="preserve"> Mô tả chi tiết giao diện Thanh toán</w:t>
      </w:r>
      <w:r>
        <w:rPr>
          <w:noProof/>
        </w:rPr>
        <w:tab/>
      </w:r>
      <w:r>
        <w:rPr>
          <w:noProof/>
        </w:rPr>
        <w:fldChar w:fldCharType="begin"/>
      </w:r>
      <w:r>
        <w:rPr>
          <w:noProof/>
        </w:rPr>
        <w:instrText xml:space="preserve"> PAGEREF _Toc186641547 \h </w:instrText>
      </w:r>
      <w:r>
        <w:rPr>
          <w:noProof/>
        </w:rPr>
      </w:r>
      <w:r>
        <w:rPr>
          <w:noProof/>
        </w:rPr>
        <w:fldChar w:fldCharType="separate"/>
      </w:r>
      <w:r>
        <w:rPr>
          <w:noProof/>
        </w:rPr>
        <w:t>45</w:t>
      </w:r>
      <w:r>
        <w:rPr>
          <w:noProof/>
        </w:rPr>
        <w:fldChar w:fldCharType="end"/>
      </w:r>
    </w:p>
    <w:p w14:paraId="6EB6CAC6" w14:textId="63150680" w:rsidR="00BD1FA1" w:rsidRDefault="00BD1FA1">
      <w:pPr>
        <w:pStyle w:val="TableofFigures"/>
        <w:tabs>
          <w:tab w:val="right" w:leader="dot" w:pos="9016"/>
        </w:tabs>
        <w:rPr>
          <w:rFonts w:eastAsiaTheme="minorEastAsia"/>
          <w:noProof/>
          <w:sz w:val="24"/>
          <w:szCs w:val="24"/>
          <w:lang w:val="en-US"/>
        </w:rPr>
      </w:pPr>
      <w:r>
        <w:rPr>
          <w:noProof/>
        </w:rPr>
        <w:t>Bảng 4.9</w:t>
      </w:r>
      <w:r w:rsidRPr="00376496">
        <w:rPr>
          <w:noProof/>
          <w:lang w:val="en-US"/>
        </w:rPr>
        <w:t xml:space="preserve"> Mô tả chi tiết giao diện Tìm kiếm sản phẩm</w:t>
      </w:r>
      <w:r>
        <w:rPr>
          <w:noProof/>
        </w:rPr>
        <w:tab/>
      </w:r>
      <w:r>
        <w:rPr>
          <w:noProof/>
        </w:rPr>
        <w:fldChar w:fldCharType="begin"/>
      </w:r>
      <w:r>
        <w:rPr>
          <w:noProof/>
        </w:rPr>
        <w:instrText xml:space="preserve"> PAGEREF _Toc186641548 \h </w:instrText>
      </w:r>
      <w:r>
        <w:rPr>
          <w:noProof/>
        </w:rPr>
      </w:r>
      <w:r>
        <w:rPr>
          <w:noProof/>
        </w:rPr>
        <w:fldChar w:fldCharType="separate"/>
      </w:r>
      <w:r>
        <w:rPr>
          <w:noProof/>
        </w:rPr>
        <w:t>45</w:t>
      </w:r>
      <w:r>
        <w:rPr>
          <w:noProof/>
        </w:rPr>
        <w:fldChar w:fldCharType="end"/>
      </w:r>
    </w:p>
    <w:p w14:paraId="758E109A" w14:textId="19749761" w:rsidR="00BD1FA1" w:rsidRDefault="00BD1FA1">
      <w:pPr>
        <w:pStyle w:val="TableofFigures"/>
        <w:tabs>
          <w:tab w:val="right" w:leader="dot" w:pos="9016"/>
        </w:tabs>
        <w:rPr>
          <w:rFonts w:eastAsiaTheme="minorEastAsia"/>
          <w:noProof/>
          <w:sz w:val="24"/>
          <w:szCs w:val="24"/>
          <w:lang w:val="en-US"/>
        </w:rPr>
      </w:pPr>
      <w:r>
        <w:rPr>
          <w:noProof/>
        </w:rPr>
        <w:t>Bảng 4.10</w:t>
      </w:r>
      <w:r w:rsidRPr="00376496">
        <w:rPr>
          <w:noProof/>
          <w:lang w:val="en-US"/>
        </w:rPr>
        <w:t xml:space="preserve"> Mô tả chi tiết giao diện Quản lý thông tin</w:t>
      </w:r>
      <w:r>
        <w:rPr>
          <w:noProof/>
        </w:rPr>
        <w:tab/>
      </w:r>
      <w:r>
        <w:rPr>
          <w:noProof/>
        </w:rPr>
        <w:fldChar w:fldCharType="begin"/>
      </w:r>
      <w:r>
        <w:rPr>
          <w:noProof/>
        </w:rPr>
        <w:instrText xml:space="preserve"> PAGEREF _Toc186641549 \h </w:instrText>
      </w:r>
      <w:r>
        <w:rPr>
          <w:noProof/>
        </w:rPr>
      </w:r>
      <w:r>
        <w:rPr>
          <w:noProof/>
        </w:rPr>
        <w:fldChar w:fldCharType="separate"/>
      </w:r>
      <w:r>
        <w:rPr>
          <w:noProof/>
        </w:rPr>
        <w:t>46</w:t>
      </w:r>
      <w:r>
        <w:rPr>
          <w:noProof/>
        </w:rPr>
        <w:fldChar w:fldCharType="end"/>
      </w:r>
    </w:p>
    <w:p w14:paraId="661FDBC1" w14:textId="46E81B75" w:rsidR="00BD1FA1" w:rsidRDefault="00BD1FA1">
      <w:pPr>
        <w:pStyle w:val="TableofFigures"/>
        <w:tabs>
          <w:tab w:val="right" w:leader="dot" w:pos="9016"/>
        </w:tabs>
        <w:rPr>
          <w:rFonts w:eastAsiaTheme="minorEastAsia"/>
          <w:noProof/>
          <w:sz w:val="24"/>
          <w:szCs w:val="24"/>
          <w:lang w:val="en-US"/>
        </w:rPr>
      </w:pPr>
      <w:r>
        <w:rPr>
          <w:noProof/>
        </w:rPr>
        <w:t>Bảng 4.11</w:t>
      </w:r>
      <w:r w:rsidRPr="00376496">
        <w:rPr>
          <w:noProof/>
          <w:lang w:val="en-US"/>
        </w:rPr>
        <w:t xml:space="preserve"> Danh sách giao diện chủ cửa hàng</w:t>
      </w:r>
      <w:r>
        <w:rPr>
          <w:noProof/>
        </w:rPr>
        <w:tab/>
      </w:r>
      <w:r>
        <w:rPr>
          <w:noProof/>
        </w:rPr>
        <w:fldChar w:fldCharType="begin"/>
      </w:r>
      <w:r>
        <w:rPr>
          <w:noProof/>
        </w:rPr>
        <w:instrText xml:space="preserve"> PAGEREF _Toc186641550 \h </w:instrText>
      </w:r>
      <w:r>
        <w:rPr>
          <w:noProof/>
        </w:rPr>
      </w:r>
      <w:r>
        <w:rPr>
          <w:noProof/>
        </w:rPr>
        <w:fldChar w:fldCharType="separate"/>
      </w:r>
      <w:r>
        <w:rPr>
          <w:noProof/>
        </w:rPr>
        <w:t>47</w:t>
      </w:r>
      <w:r>
        <w:rPr>
          <w:noProof/>
        </w:rPr>
        <w:fldChar w:fldCharType="end"/>
      </w:r>
    </w:p>
    <w:p w14:paraId="6F3E6609" w14:textId="70B6BE5D" w:rsidR="00BD1FA1" w:rsidRDefault="00BD1FA1">
      <w:pPr>
        <w:pStyle w:val="TableofFigures"/>
        <w:tabs>
          <w:tab w:val="right" w:leader="dot" w:pos="9016"/>
        </w:tabs>
        <w:rPr>
          <w:rFonts w:eastAsiaTheme="minorEastAsia"/>
          <w:noProof/>
          <w:sz w:val="24"/>
          <w:szCs w:val="24"/>
          <w:lang w:val="en-US"/>
        </w:rPr>
      </w:pPr>
      <w:r>
        <w:rPr>
          <w:noProof/>
        </w:rPr>
        <w:t>Bảng 4.12</w:t>
      </w:r>
      <w:r w:rsidRPr="00376496">
        <w:rPr>
          <w:noProof/>
          <w:lang w:val="en-US"/>
        </w:rPr>
        <w:t xml:space="preserve"> Mô tả chi tiết giao diện Admin Dashboard</w:t>
      </w:r>
      <w:r>
        <w:rPr>
          <w:noProof/>
        </w:rPr>
        <w:tab/>
      </w:r>
      <w:r>
        <w:rPr>
          <w:noProof/>
        </w:rPr>
        <w:fldChar w:fldCharType="begin"/>
      </w:r>
      <w:r>
        <w:rPr>
          <w:noProof/>
        </w:rPr>
        <w:instrText xml:space="preserve"> PAGEREF _Toc186641551 \h </w:instrText>
      </w:r>
      <w:r>
        <w:rPr>
          <w:noProof/>
        </w:rPr>
      </w:r>
      <w:r>
        <w:rPr>
          <w:noProof/>
        </w:rPr>
        <w:fldChar w:fldCharType="separate"/>
      </w:r>
      <w:r>
        <w:rPr>
          <w:noProof/>
        </w:rPr>
        <w:t>48</w:t>
      </w:r>
      <w:r>
        <w:rPr>
          <w:noProof/>
        </w:rPr>
        <w:fldChar w:fldCharType="end"/>
      </w:r>
    </w:p>
    <w:p w14:paraId="47DD48D3" w14:textId="7CAA153C" w:rsidR="00BD1FA1" w:rsidRDefault="00BD1FA1">
      <w:pPr>
        <w:pStyle w:val="TableofFigures"/>
        <w:tabs>
          <w:tab w:val="right" w:leader="dot" w:pos="9016"/>
        </w:tabs>
        <w:rPr>
          <w:rFonts w:eastAsiaTheme="minorEastAsia"/>
          <w:noProof/>
          <w:sz w:val="24"/>
          <w:szCs w:val="24"/>
          <w:lang w:val="en-US"/>
        </w:rPr>
      </w:pPr>
      <w:r>
        <w:rPr>
          <w:noProof/>
        </w:rPr>
        <w:t>Bảng 4.13</w:t>
      </w:r>
      <w:r w:rsidRPr="00376496">
        <w:rPr>
          <w:noProof/>
          <w:lang w:val="en-US"/>
        </w:rPr>
        <w:t xml:space="preserve"> Mô tả chi tiết giao diện Orders</w:t>
      </w:r>
      <w:r>
        <w:rPr>
          <w:noProof/>
        </w:rPr>
        <w:tab/>
      </w:r>
      <w:r>
        <w:rPr>
          <w:noProof/>
        </w:rPr>
        <w:fldChar w:fldCharType="begin"/>
      </w:r>
      <w:r>
        <w:rPr>
          <w:noProof/>
        </w:rPr>
        <w:instrText xml:space="preserve"> PAGEREF _Toc186641552 \h </w:instrText>
      </w:r>
      <w:r>
        <w:rPr>
          <w:noProof/>
        </w:rPr>
      </w:r>
      <w:r>
        <w:rPr>
          <w:noProof/>
        </w:rPr>
        <w:fldChar w:fldCharType="separate"/>
      </w:r>
      <w:r>
        <w:rPr>
          <w:noProof/>
        </w:rPr>
        <w:t>49</w:t>
      </w:r>
      <w:r>
        <w:rPr>
          <w:noProof/>
        </w:rPr>
        <w:fldChar w:fldCharType="end"/>
      </w:r>
    </w:p>
    <w:p w14:paraId="0F3FB3AD" w14:textId="7FB282A3" w:rsidR="00BD1FA1" w:rsidRDefault="00BD1FA1">
      <w:pPr>
        <w:pStyle w:val="TableofFigures"/>
        <w:tabs>
          <w:tab w:val="right" w:leader="dot" w:pos="9016"/>
        </w:tabs>
        <w:rPr>
          <w:rFonts w:eastAsiaTheme="minorEastAsia"/>
          <w:noProof/>
          <w:sz w:val="24"/>
          <w:szCs w:val="24"/>
          <w:lang w:val="en-US"/>
        </w:rPr>
      </w:pPr>
      <w:r>
        <w:rPr>
          <w:noProof/>
        </w:rPr>
        <w:t>Bảng 4.14</w:t>
      </w:r>
      <w:r w:rsidRPr="00376496">
        <w:rPr>
          <w:noProof/>
          <w:lang w:val="en-US"/>
        </w:rPr>
        <w:t xml:space="preserve"> Mô tả chi tiết giao diện Categories</w:t>
      </w:r>
      <w:r>
        <w:rPr>
          <w:noProof/>
        </w:rPr>
        <w:tab/>
      </w:r>
      <w:r>
        <w:rPr>
          <w:noProof/>
        </w:rPr>
        <w:fldChar w:fldCharType="begin"/>
      </w:r>
      <w:r>
        <w:rPr>
          <w:noProof/>
        </w:rPr>
        <w:instrText xml:space="preserve"> PAGEREF _Toc186641553 \h </w:instrText>
      </w:r>
      <w:r>
        <w:rPr>
          <w:noProof/>
        </w:rPr>
      </w:r>
      <w:r>
        <w:rPr>
          <w:noProof/>
        </w:rPr>
        <w:fldChar w:fldCharType="separate"/>
      </w:r>
      <w:r>
        <w:rPr>
          <w:noProof/>
        </w:rPr>
        <w:t>49</w:t>
      </w:r>
      <w:r>
        <w:rPr>
          <w:noProof/>
        </w:rPr>
        <w:fldChar w:fldCharType="end"/>
      </w:r>
    </w:p>
    <w:p w14:paraId="19DCB257" w14:textId="764B9455" w:rsidR="00BD1FA1" w:rsidRDefault="00BD1FA1">
      <w:pPr>
        <w:pStyle w:val="TableofFigures"/>
        <w:tabs>
          <w:tab w:val="right" w:leader="dot" w:pos="9016"/>
        </w:tabs>
        <w:rPr>
          <w:rFonts w:eastAsiaTheme="minorEastAsia"/>
          <w:noProof/>
          <w:sz w:val="24"/>
          <w:szCs w:val="24"/>
          <w:lang w:val="en-US"/>
        </w:rPr>
      </w:pPr>
      <w:r>
        <w:rPr>
          <w:noProof/>
        </w:rPr>
        <w:t>Bảng 4.15</w:t>
      </w:r>
      <w:r w:rsidRPr="00376496">
        <w:rPr>
          <w:noProof/>
          <w:lang w:val="en-US"/>
        </w:rPr>
        <w:t xml:space="preserve"> Mô tả chi tiết giao diện Products</w:t>
      </w:r>
      <w:r>
        <w:rPr>
          <w:noProof/>
        </w:rPr>
        <w:tab/>
      </w:r>
      <w:r>
        <w:rPr>
          <w:noProof/>
        </w:rPr>
        <w:fldChar w:fldCharType="begin"/>
      </w:r>
      <w:r>
        <w:rPr>
          <w:noProof/>
        </w:rPr>
        <w:instrText xml:space="preserve"> PAGEREF _Toc186641554 \h </w:instrText>
      </w:r>
      <w:r>
        <w:rPr>
          <w:noProof/>
        </w:rPr>
      </w:r>
      <w:r>
        <w:rPr>
          <w:noProof/>
        </w:rPr>
        <w:fldChar w:fldCharType="separate"/>
      </w:r>
      <w:r>
        <w:rPr>
          <w:noProof/>
        </w:rPr>
        <w:t>50</w:t>
      </w:r>
      <w:r>
        <w:rPr>
          <w:noProof/>
        </w:rPr>
        <w:fldChar w:fldCharType="end"/>
      </w:r>
    </w:p>
    <w:p w14:paraId="42B279D0" w14:textId="41718565" w:rsidR="00BD1FA1" w:rsidRDefault="00BD1FA1">
      <w:pPr>
        <w:pStyle w:val="TableofFigures"/>
        <w:tabs>
          <w:tab w:val="right" w:leader="dot" w:pos="9016"/>
        </w:tabs>
        <w:rPr>
          <w:rFonts w:eastAsiaTheme="minorEastAsia"/>
          <w:noProof/>
          <w:sz w:val="24"/>
          <w:szCs w:val="24"/>
          <w:lang w:val="en-US"/>
        </w:rPr>
      </w:pPr>
      <w:r>
        <w:rPr>
          <w:noProof/>
        </w:rPr>
        <w:t>Bảng 4.16</w:t>
      </w:r>
      <w:r w:rsidRPr="00376496">
        <w:rPr>
          <w:noProof/>
          <w:lang w:val="en-US"/>
        </w:rPr>
        <w:t xml:space="preserve"> Mô tả chi tiết giao diện Edit Order</w:t>
      </w:r>
      <w:r>
        <w:rPr>
          <w:noProof/>
        </w:rPr>
        <w:tab/>
      </w:r>
      <w:r>
        <w:rPr>
          <w:noProof/>
        </w:rPr>
        <w:fldChar w:fldCharType="begin"/>
      </w:r>
      <w:r>
        <w:rPr>
          <w:noProof/>
        </w:rPr>
        <w:instrText xml:space="preserve"> PAGEREF _Toc186641555 \h </w:instrText>
      </w:r>
      <w:r>
        <w:rPr>
          <w:noProof/>
        </w:rPr>
      </w:r>
      <w:r>
        <w:rPr>
          <w:noProof/>
        </w:rPr>
        <w:fldChar w:fldCharType="separate"/>
      </w:r>
      <w:r>
        <w:rPr>
          <w:noProof/>
        </w:rPr>
        <w:t>52</w:t>
      </w:r>
      <w:r>
        <w:rPr>
          <w:noProof/>
        </w:rPr>
        <w:fldChar w:fldCharType="end"/>
      </w:r>
    </w:p>
    <w:p w14:paraId="53F801F8" w14:textId="77AF9F1F" w:rsidR="00BD1FA1" w:rsidRDefault="00BD1FA1">
      <w:pPr>
        <w:pStyle w:val="TableofFigures"/>
        <w:tabs>
          <w:tab w:val="right" w:leader="dot" w:pos="9016"/>
        </w:tabs>
        <w:rPr>
          <w:rFonts w:eastAsiaTheme="minorEastAsia"/>
          <w:noProof/>
          <w:sz w:val="24"/>
          <w:szCs w:val="24"/>
          <w:lang w:val="en-US"/>
        </w:rPr>
      </w:pPr>
      <w:r>
        <w:rPr>
          <w:noProof/>
        </w:rPr>
        <w:t>Bảng 4.17</w:t>
      </w:r>
      <w:r w:rsidRPr="00376496">
        <w:rPr>
          <w:noProof/>
          <w:lang w:val="en-US"/>
        </w:rPr>
        <w:t xml:space="preserve"> Mô tả chi tiết giao diện Create / Edit Category</w:t>
      </w:r>
      <w:r>
        <w:rPr>
          <w:noProof/>
        </w:rPr>
        <w:tab/>
      </w:r>
      <w:r>
        <w:rPr>
          <w:noProof/>
        </w:rPr>
        <w:fldChar w:fldCharType="begin"/>
      </w:r>
      <w:r>
        <w:rPr>
          <w:noProof/>
        </w:rPr>
        <w:instrText xml:space="preserve"> PAGEREF _Toc186641556 \h </w:instrText>
      </w:r>
      <w:r>
        <w:rPr>
          <w:noProof/>
        </w:rPr>
      </w:r>
      <w:r>
        <w:rPr>
          <w:noProof/>
        </w:rPr>
        <w:fldChar w:fldCharType="separate"/>
      </w:r>
      <w:r>
        <w:rPr>
          <w:noProof/>
        </w:rPr>
        <w:t>52</w:t>
      </w:r>
      <w:r>
        <w:rPr>
          <w:noProof/>
        </w:rPr>
        <w:fldChar w:fldCharType="end"/>
      </w:r>
    </w:p>
    <w:p w14:paraId="6C706607" w14:textId="5EEC0457" w:rsidR="00BD1FA1" w:rsidRDefault="00BD1FA1">
      <w:pPr>
        <w:pStyle w:val="TableofFigures"/>
        <w:tabs>
          <w:tab w:val="right" w:leader="dot" w:pos="9016"/>
        </w:tabs>
        <w:rPr>
          <w:rFonts w:eastAsiaTheme="minorEastAsia"/>
          <w:noProof/>
          <w:sz w:val="24"/>
          <w:szCs w:val="24"/>
          <w:lang w:val="en-US"/>
        </w:rPr>
      </w:pPr>
      <w:r>
        <w:rPr>
          <w:noProof/>
        </w:rPr>
        <w:t>Bảng 4.18</w:t>
      </w:r>
      <w:r w:rsidRPr="00376496">
        <w:rPr>
          <w:noProof/>
          <w:lang w:val="en-US"/>
        </w:rPr>
        <w:t xml:space="preserve"> Mô tả chi tiết giao diện Create / Edit Product</w:t>
      </w:r>
      <w:r>
        <w:rPr>
          <w:noProof/>
        </w:rPr>
        <w:tab/>
      </w:r>
      <w:r>
        <w:rPr>
          <w:noProof/>
        </w:rPr>
        <w:fldChar w:fldCharType="begin"/>
      </w:r>
      <w:r>
        <w:rPr>
          <w:noProof/>
        </w:rPr>
        <w:instrText xml:space="preserve"> PAGEREF _Toc186641557 \h </w:instrText>
      </w:r>
      <w:r>
        <w:rPr>
          <w:noProof/>
        </w:rPr>
      </w:r>
      <w:r>
        <w:rPr>
          <w:noProof/>
        </w:rPr>
        <w:fldChar w:fldCharType="separate"/>
      </w:r>
      <w:r>
        <w:rPr>
          <w:noProof/>
        </w:rPr>
        <w:t>54</w:t>
      </w:r>
      <w:r>
        <w:rPr>
          <w:noProof/>
        </w:rPr>
        <w:fldChar w:fldCharType="end"/>
      </w:r>
    </w:p>
    <w:p w14:paraId="0B9CC6D5" w14:textId="2F06F9B4" w:rsidR="00C6790B" w:rsidRDefault="00BD1FA1">
      <w:pPr>
        <w:jc w:val="center"/>
      </w:pPr>
      <w:r>
        <w:fldChar w:fldCharType="end"/>
      </w:r>
      <w:r w:rsidR="00C6790B">
        <w:br w:type="page"/>
      </w:r>
    </w:p>
    <w:p w14:paraId="5C5D1326" w14:textId="6BC9FCC3" w:rsidR="00AC6F69" w:rsidRPr="00AC6F69" w:rsidRDefault="00C6790B" w:rsidP="00AC6F69">
      <w:pPr>
        <w:ind w:left="284"/>
        <w:jc w:val="center"/>
        <w:rPr>
          <w:b/>
          <w:bCs/>
          <w:lang w:val="en-US"/>
        </w:rPr>
      </w:pPr>
      <w:r w:rsidRPr="00C6790B">
        <w:rPr>
          <w:b/>
          <w:bCs/>
          <w:lang w:val="en-US"/>
        </w:rPr>
        <w:lastRenderedPageBreak/>
        <w:t>MỤC LỤC HÌNH ẢNH</w:t>
      </w:r>
      <w:r w:rsidR="00AC6F69">
        <w:rPr>
          <w:b/>
          <w:bCs/>
        </w:rPr>
        <w:fldChar w:fldCharType="begin"/>
      </w:r>
      <w:r w:rsidR="00AC6F69">
        <w:rPr>
          <w:b/>
          <w:bCs/>
        </w:rPr>
        <w:instrText xml:space="preserve"> TOC \c "Hình" </w:instrText>
      </w:r>
      <w:r w:rsidR="00AC6F69">
        <w:rPr>
          <w:b/>
          <w:bCs/>
        </w:rPr>
        <w:fldChar w:fldCharType="separate"/>
      </w:r>
    </w:p>
    <w:p w14:paraId="79B47676" w14:textId="2387A8BD" w:rsidR="00AC6F69" w:rsidRDefault="00AC6F69">
      <w:pPr>
        <w:pStyle w:val="TableofFigures"/>
        <w:tabs>
          <w:tab w:val="right" w:leader="dot" w:pos="9016"/>
        </w:tabs>
        <w:rPr>
          <w:rFonts w:eastAsiaTheme="minorEastAsia"/>
          <w:noProof/>
          <w:sz w:val="24"/>
          <w:szCs w:val="24"/>
          <w:lang w:val="en-US"/>
        </w:rPr>
      </w:pPr>
      <w:r>
        <w:rPr>
          <w:noProof/>
        </w:rPr>
        <w:t xml:space="preserve">Hình 2.1 </w:t>
      </w:r>
      <w:r w:rsidRPr="00393D95">
        <w:rPr>
          <w:noProof/>
          <w:lang w:val="en-US"/>
        </w:rPr>
        <w:t>Phương</w:t>
      </w:r>
      <w:r>
        <w:rPr>
          <w:noProof/>
        </w:rPr>
        <w:t xml:space="preserve"> pháp chia ứng dụng</w:t>
      </w:r>
      <w:r>
        <w:rPr>
          <w:noProof/>
        </w:rPr>
        <w:tab/>
      </w:r>
      <w:r>
        <w:rPr>
          <w:noProof/>
        </w:rPr>
        <w:fldChar w:fldCharType="begin"/>
      </w:r>
      <w:r>
        <w:rPr>
          <w:noProof/>
        </w:rPr>
        <w:instrText xml:space="preserve"> PAGEREF _Toc186641558 \h </w:instrText>
      </w:r>
      <w:r>
        <w:rPr>
          <w:noProof/>
        </w:rPr>
      </w:r>
      <w:r>
        <w:rPr>
          <w:noProof/>
        </w:rPr>
        <w:fldChar w:fldCharType="separate"/>
      </w:r>
      <w:r>
        <w:rPr>
          <w:noProof/>
        </w:rPr>
        <w:t>19</w:t>
      </w:r>
      <w:r>
        <w:rPr>
          <w:noProof/>
        </w:rPr>
        <w:fldChar w:fldCharType="end"/>
      </w:r>
    </w:p>
    <w:p w14:paraId="1B318F05" w14:textId="7C02A866" w:rsidR="00AC6F69" w:rsidRDefault="00AC6F69">
      <w:pPr>
        <w:pStyle w:val="TableofFigures"/>
        <w:tabs>
          <w:tab w:val="right" w:leader="dot" w:pos="9016"/>
        </w:tabs>
        <w:rPr>
          <w:rFonts w:eastAsiaTheme="minorEastAsia"/>
          <w:noProof/>
          <w:sz w:val="24"/>
          <w:szCs w:val="24"/>
          <w:lang w:val="en-US"/>
        </w:rPr>
      </w:pPr>
      <w:r>
        <w:rPr>
          <w:noProof/>
        </w:rPr>
        <w:t xml:space="preserve">Hình 3.1 Sơ đồ </w:t>
      </w:r>
      <w:r w:rsidRPr="00393D95">
        <w:rPr>
          <w:noProof/>
          <w:lang w:val="en-US"/>
        </w:rPr>
        <w:t>Use</w:t>
      </w:r>
      <w:r>
        <w:rPr>
          <w:noProof/>
        </w:rPr>
        <w:t>-case</w:t>
      </w:r>
      <w:r>
        <w:rPr>
          <w:noProof/>
        </w:rPr>
        <w:tab/>
      </w:r>
      <w:r>
        <w:rPr>
          <w:noProof/>
        </w:rPr>
        <w:fldChar w:fldCharType="begin"/>
      </w:r>
      <w:r>
        <w:rPr>
          <w:noProof/>
        </w:rPr>
        <w:instrText xml:space="preserve"> PAGEREF _Toc186641559 \h </w:instrText>
      </w:r>
      <w:r>
        <w:rPr>
          <w:noProof/>
        </w:rPr>
      </w:r>
      <w:r>
        <w:rPr>
          <w:noProof/>
        </w:rPr>
        <w:fldChar w:fldCharType="separate"/>
      </w:r>
      <w:r>
        <w:rPr>
          <w:noProof/>
        </w:rPr>
        <w:t>21</w:t>
      </w:r>
      <w:r>
        <w:rPr>
          <w:noProof/>
        </w:rPr>
        <w:fldChar w:fldCharType="end"/>
      </w:r>
    </w:p>
    <w:p w14:paraId="574879EC" w14:textId="4D2DADC0" w:rsidR="00AC6F69" w:rsidRDefault="00AC6F69">
      <w:pPr>
        <w:pStyle w:val="TableofFigures"/>
        <w:tabs>
          <w:tab w:val="right" w:leader="dot" w:pos="9016"/>
        </w:tabs>
        <w:rPr>
          <w:rFonts w:eastAsiaTheme="minorEastAsia"/>
          <w:noProof/>
          <w:sz w:val="24"/>
          <w:szCs w:val="24"/>
          <w:lang w:val="en-US"/>
        </w:rPr>
      </w:pPr>
      <w:r>
        <w:rPr>
          <w:noProof/>
        </w:rPr>
        <w:t>Hình 3.2</w:t>
      </w:r>
      <w:r w:rsidRPr="00393D95">
        <w:rPr>
          <w:noProof/>
          <w:lang w:val="en-US"/>
        </w:rPr>
        <w:t xml:space="preserve"> Sơ đồ dữ liệu</w:t>
      </w:r>
      <w:r>
        <w:rPr>
          <w:noProof/>
        </w:rPr>
        <w:tab/>
      </w:r>
      <w:r>
        <w:rPr>
          <w:noProof/>
        </w:rPr>
        <w:fldChar w:fldCharType="begin"/>
      </w:r>
      <w:r>
        <w:rPr>
          <w:noProof/>
        </w:rPr>
        <w:instrText xml:space="preserve"> PAGEREF _Toc186641560 \h </w:instrText>
      </w:r>
      <w:r>
        <w:rPr>
          <w:noProof/>
        </w:rPr>
      </w:r>
      <w:r>
        <w:rPr>
          <w:noProof/>
        </w:rPr>
        <w:fldChar w:fldCharType="separate"/>
      </w:r>
      <w:r>
        <w:rPr>
          <w:noProof/>
        </w:rPr>
        <w:t>30</w:t>
      </w:r>
      <w:r>
        <w:rPr>
          <w:noProof/>
        </w:rPr>
        <w:fldChar w:fldCharType="end"/>
      </w:r>
    </w:p>
    <w:p w14:paraId="127A3B0A" w14:textId="349A4459" w:rsidR="00AC6F69" w:rsidRDefault="00AC6F69">
      <w:pPr>
        <w:pStyle w:val="TableofFigures"/>
        <w:tabs>
          <w:tab w:val="right" w:leader="dot" w:pos="9016"/>
        </w:tabs>
        <w:rPr>
          <w:rFonts w:eastAsiaTheme="minorEastAsia"/>
          <w:noProof/>
          <w:sz w:val="24"/>
          <w:szCs w:val="24"/>
          <w:lang w:val="en-US"/>
        </w:rPr>
      </w:pPr>
      <w:r>
        <w:rPr>
          <w:noProof/>
        </w:rPr>
        <w:t>Hình 4.1</w:t>
      </w:r>
      <w:r w:rsidRPr="00393D95">
        <w:rPr>
          <w:noProof/>
          <w:lang w:val="en-US"/>
        </w:rPr>
        <w:t xml:space="preserve"> Wireframe</w:t>
      </w:r>
      <w:r>
        <w:rPr>
          <w:noProof/>
        </w:rPr>
        <w:tab/>
      </w:r>
      <w:r>
        <w:rPr>
          <w:noProof/>
        </w:rPr>
        <w:fldChar w:fldCharType="begin"/>
      </w:r>
      <w:r>
        <w:rPr>
          <w:noProof/>
        </w:rPr>
        <w:instrText xml:space="preserve"> PAGEREF _Toc186641561 \h </w:instrText>
      </w:r>
      <w:r>
        <w:rPr>
          <w:noProof/>
        </w:rPr>
      </w:r>
      <w:r>
        <w:rPr>
          <w:noProof/>
        </w:rPr>
        <w:fldChar w:fldCharType="separate"/>
      </w:r>
      <w:r>
        <w:rPr>
          <w:noProof/>
        </w:rPr>
        <w:t>35</w:t>
      </w:r>
      <w:r>
        <w:rPr>
          <w:noProof/>
        </w:rPr>
        <w:fldChar w:fldCharType="end"/>
      </w:r>
    </w:p>
    <w:p w14:paraId="76379C1C" w14:textId="0B7047E7" w:rsidR="00AC6F69" w:rsidRDefault="00AC6F69">
      <w:pPr>
        <w:pStyle w:val="TableofFigures"/>
        <w:tabs>
          <w:tab w:val="right" w:leader="dot" w:pos="9016"/>
        </w:tabs>
        <w:rPr>
          <w:rFonts w:eastAsiaTheme="minorEastAsia"/>
          <w:noProof/>
          <w:sz w:val="24"/>
          <w:szCs w:val="24"/>
          <w:lang w:val="en-US"/>
        </w:rPr>
      </w:pPr>
      <w:r>
        <w:rPr>
          <w:noProof/>
        </w:rPr>
        <w:t>Hình 4.2</w:t>
      </w:r>
      <w:r w:rsidRPr="00393D95">
        <w:rPr>
          <w:noProof/>
          <w:lang w:val="en-US"/>
        </w:rPr>
        <w:t xml:space="preserve"> Giao diện Đăng nhập</w:t>
      </w:r>
      <w:r>
        <w:rPr>
          <w:noProof/>
        </w:rPr>
        <w:tab/>
      </w:r>
      <w:r>
        <w:rPr>
          <w:noProof/>
        </w:rPr>
        <w:fldChar w:fldCharType="begin"/>
      </w:r>
      <w:r>
        <w:rPr>
          <w:noProof/>
        </w:rPr>
        <w:instrText xml:space="preserve"> PAGEREF _Toc186641562 \h </w:instrText>
      </w:r>
      <w:r>
        <w:rPr>
          <w:noProof/>
        </w:rPr>
      </w:r>
      <w:r>
        <w:rPr>
          <w:noProof/>
        </w:rPr>
        <w:fldChar w:fldCharType="separate"/>
      </w:r>
      <w:r>
        <w:rPr>
          <w:noProof/>
        </w:rPr>
        <w:t>37</w:t>
      </w:r>
      <w:r>
        <w:rPr>
          <w:noProof/>
        </w:rPr>
        <w:fldChar w:fldCharType="end"/>
      </w:r>
    </w:p>
    <w:p w14:paraId="4E6CE830" w14:textId="1CB156B4" w:rsidR="00AC6F69" w:rsidRDefault="00AC6F69">
      <w:pPr>
        <w:pStyle w:val="TableofFigures"/>
        <w:tabs>
          <w:tab w:val="right" w:leader="dot" w:pos="9016"/>
        </w:tabs>
        <w:rPr>
          <w:rFonts w:eastAsiaTheme="minorEastAsia"/>
          <w:noProof/>
          <w:sz w:val="24"/>
          <w:szCs w:val="24"/>
          <w:lang w:val="en-US"/>
        </w:rPr>
      </w:pPr>
      <w:r>
        <w:rPr>
          <w:noProof/>
        </w:rPr>
        <w:t>Hình 4.3</w:t>
      </w:r>
      <w:r w:rsidRPr="00393D95">
        <w:rPr>
          <w:noProof/>
          <w:lang w:val="en-US"/>
        </w:rPr>
        <w:t xml:space="preserve"> Giao diện đăng ký</w:t>
      </w:r>
      <w:r>
        <w:rPr>
          <w:noProof/>
        </w:rPr>
        <w:tab/>
      </w:r>
      <w:r>
        <w:rPr>
          <w:noProof/>
        </w:rPr>
        <w:fldChar w:fldCharType="begin"/>
      </w:r>
      <w:r>
        <w:rPr>
          <w:noProof/>
        </w:rPr>
        <w:instrText xml:space="preserve"> PAGEREF _Toc186641563 \h </w:instrText>
      </w:r>
      <w:r>
        <w:rPr>
          <w:noProof/>
        </w:rPr>
      </w:r>
      <w:r>
        <w:rPr>
          <w:noProof/>
        </w:rPr>
        <w:fldChar w:fldCharType="separate"/>
      </w:r>
      <w:r>
        <w:rPr>
          <w:noProof/>
        </w:rPr>
        <w:t>38</w:t>
      </w:r>
      <w:r>
        <w:rPr>
          <w:noProof/>
        </w:rPr>
        <w:fldChar w:fldCharType="end"/>
      </w:r>
    </w:p>
    <w:p w14:paraId="431469C1" w14:textId="4A6C50AB" w:rsidR="00AC6F69" w:rsidRDefault="00AC6F69">
      <w:pPr>
        <w:pStyle w:val="TableofFigures"/>
        <w:tabs>
          <w:tab w:val="right" w:leader="dot" w:pos="9016"/>
        </w:tabs>
        <w:rPr>
          <w:rFonts w:eastAsiaTheme="minorEastAsia"/>
          <w:noProof/>
          <w:sz w:val="24"/>
          <w:szCs w:val="24"/>
          <w:lang w:val="en-US"/>
        </w:rPr>
      </w:pPr>
      <w:r>
        <w:rPr>
          <w:noProof/>
        </w:rPr>
        <w:t>Hình 4.4</w:t>
      </w:r>
      <w:r w:rsidRPr="00393D95">
        <w:rPr>
          <w:noProof/>
          <w:lang w:val="en-US"/>
        </w:rPr>
        <w:t xml:space="preserve"> Giao diện Trang chủ</w:t>
      </w:r>
      <w:r>
        <w:rPr>
          <w:noProof/>
        </w:rPr>
        <w:tab/>
      </w:r>
      <w:r>
        <w:rPr>
          <w:noProof/>
        </w:rPr>
        <w:fldChar w:fldCharType="begin"/>
      </w:r>
      <w:r>
        <w:rPr>
          <w:noProof/>
        </w:rPr>
        <w:instrText xml:space="preserve"> PAGEREF _Toc186641564 \h </w:instrText>
      </w:r>
      <w:r>
        <w:rPr>
          <w:noProof/>
        </w:rPr>
      </w:r>
      <w:r>
        <w:rPr>
          <w:noProof/>
        </w:rPr>
        <w:fldChar w:fldCharType="separate"/>
      </w:r>
      <w:r>
        <w:rPr>
          <w:noProof/>
        </w:rPr>
        <w:t>40</w:t>
      </w:r>
      <w:r>
        <w:rPr>
          <w:noProof/>
        </w:rPr>
        <w:fldChar w:fldCharType="end"/>
      </w:r>
    </w:p>
    <w:p w14:paraId="0129F5AC" w14:textId="4670E367" w:rsidR="00AC6F69" w:rsidRDefault="00AC6F69">
      <w:pPr>
        <w:pStyle w:val="TableofFigures"/>
        <w:tabs>
          <w:tab w:val="right" w:leader="dot" w:pos="9016"/>
        </w:tabs>
        <w:rPr>
          <w:rFonts w:eastAsiaTheme="minorEastAsia"/>
          <w:noProof/>
          <w:sz w:val="24"/>
          <w:szCs w:val="24"/>
          <w:lang w:val="en-US"/>
        </w:rPr>
      </w:pPr>
      <w:r>
        <w:rPr>
          <w:noProof/>
        </w:rPr>
        <w:t>Hình 4.5</w:t>
      </w:r>
      <w:r w:rsidRPr="00393D95">
        <w:rPr>
          <w:noProof/>
          <w:lang w:val="en-US"/>
        </w:rPr>
        <w:t xml:space="preserve"> Giao diện xem sản phẩm</w:t>
      </w:r>
      <w:r>
        <w:rPr>
          <w:noProof/>
        </w:rPr>
        <w:tab/>
      </w:r>
      <w:r>
        <w:rPr>
          <w:noProof/>
        </w:rPr>
        <w:fldChar w:fldCharType="begin"/>
      </w:r>
      <w:r>
        <w:rPr>
          <w:noProof/>
        </w:rPr>
        <w:instrText xml:space="preserve"> PAGEREF _Toc186641565 \h </w:instrText>
      </w:r>
      <w:r>
        <w:rPr>
          <w:noProof/>
        </w:rPr>
      </w:r>
      <w:r>
        <w:rPr>
          <w:noProof/>
        </w:rPr>
        <w:fldChar w:fldCharType="separate"/>
      </w:r>
      <w:r>
        <w:rPr>
          <w:noProof/>
        </w:rPr>
        <w:t>42</w:t>
      </w:r>
      <w:r>
        <w:rPr>
          <w:noProof/>
        </w:rPr>
        <w:fldChar w:fldCharType="end"/>
      </w:r>
    </w:p>
    <w:p w14:paraId="41C271D2" w14:textId="557A5596" w:rsidR="00AC6F69" w:rsidRDefault="00AC6F69">
      <w:pPr>
        <w:pStyle w:val="TableofFigures"/>
        <w:tabs>
          <w:tab w:val="right" w:leader="dot" w:pos="9016"/>
        </w:tabs>
        <w:rPr>
          <w:rFonts w:eastAsiaTheme="minorEastAsia"/>
          <w:noProof/>
          <w:sz w:val="24"/>
          <w:szCs w:val="24"/>
          <w:lang w:val="en-US"/>
        </w:rPr>
      </w:pPr>
      <w:r>
        <w:rPr>
          <w:noProof/>
        </w:rPr>
        <w:t>Hình 4.6</w:t>
      </w:r>
      <w:r w:rsidRPr="00393D95">
        <w:rPr>
          <w:noProof/>
          <w:lang w:val="en-US"/>
        </w:rPr>
        <w:t xml:space="preserve"> Giao diện Chi tiết sản phẩm</w:t>
      </w:r>
      <w:r>
        <w:rPr>
          <w:noProof/>
        </w:rPr>
        <w:tab/>
      </w:r>
      <w:r>
        <w:rPr>
          <w:noProof/>
        </w:rPr>
        <w:fldChar w:fldCharType="begin"/>
      </w:r>
      <w:r>
        <w:rPr>
          <w:noProof/>
        </w:rPr>
        <w:instrText xml:space="preserve"> PAGEREF _Toc186641566 \h </w:instrText>
      </w:r>
      <w:r>
        <w:rPr>
          <w:noProof/>
        </w:rPr>
      </w:r>
      <w:r>
        <w:rPr>
          <w:noProof/>
        </w:rPr>
        <w:fldChar w:fldCharType="separate"/>
      </w:r>
      <w:r>
        <w:rPr>
          <w:noProof/>
        </w:rPr>
        <w:t>43</w:t>
      </w:r>
      <w:r>
        <w:rPr>
          <w:noProof/>
        </w:rPr>
        <w:fldChar w:fldCharType="end"/>
      </w:r>
    </w:p>
    <w:p w14:paraId="5B9550D1" w14:textId="2249668D" w:rsidR="00AC6F69" w:rsidRDefault="00AC6F69">
      <w:pPr>
        <w:pStyle w:val="TableofFigures"/>
        <w:tabs>
          <w:tab w:val="right" w:leader="dot" w:pos="9016"/>
        </w:tabs>
        <w:rPr>
          <w:rFonts w:eastAsiaTheme="minorEastAsia"/>
          <w:noProof/>
          <w:sz w:val="24"/>
          <w:szCs w:val="24"/>
          <w:lang w:val="en-US"/>
        </w:rPr>
      </w:pPr>
      <w:r>
        <w:rPr>
          <w:noProof/>
        </w:rPr>
        <w:t>Hình 4.7</w:t>
      </w:r>
      <w:r w:rsidRPr="00393D95">
        <w:rPr>
          <w:noProof/>
          <w:lang w:val="en-US"/>
        </w:rPr>
        <w:t xml:space="preserve"> Giao diện giỏ hàng</w:t>
      </w:r>
      <w:r>
        <w:rPr>
          <w:noProof/>
        </w:rPr>
        <w:tab/>
      </w:r>
      <w:r>
        <w:rPr>
          <w:noProof/>
        </w:rPr>
        <w:fldChar w:fldCharType="begin"/>
      </w:r>
      <w:r>
        <w:rPr>
          <w:noProof/>
        </w:rPr>
        <w:instrText xml:space="preserve"> PAGEREF _Toc186641567 \h </w:instrText>
      </w:r>
      <w:r>
        <w:rPr>
          <w:noProof/>
        </w:rPr>
      </w:r>
      <w:r>
        <w:rPr>
          <w:noProof/>
        </w:rPr>
        <w:fldChar w:fldCharType="separate"/>
      </w:r>
      <w:r>
        <w:rPr>
          <w:noProof/>
        </w:rPr>
        <w:t>44</w:t>
      </w:r>
      <w:r>
        <w:rPr>
          <w:noProof/>
        </w:rPr>
        <w:fldChar w:fldCharType="end"/>
      </w:r>
    </w:p>
    <w:p w14:paraId="0A4A4AD4" w14:textId="1C325A22" w:rsidR="00AC6F69" w:rsidRDefault="00AC6F69">
      <w:pPr>
        <w:pStyle w:val="TableofFigures"/>
        <w:tabs>
          <w:tab w:val="right" w:leader="dot" w:pos="9016"/>
        </w:tabs>
        <w:rPr>
          <w:rFonts w:eastAsiaTheme="minorEastAsia"/>
          <w:noProof/>
          <w:sz w:val="24"/>
          <w:szCs w:val="24"/>
          <w:lang w:val="en-US"/>
        </w:rPr>
      </w:pPr>
      <w:r>
        <w:rPr>
          <w:noProof/>
        </w:rPr>
        <w:t>Hình 4.8</w:t>
      </w:r>
      <w:r w:rsidRPr="00393D95">
        <w:rPr>
          <w:noProof/>
          <w:lang w:val="en-US"/>
        </w:rPr>
        <w:t xml:space="preserve"> Giao diện thanh toán</w:t>
      </w:r>
      <w:r>
        <w:rPr>
          <w:noProof/>
        </w:rPr>
        <w:tab/>
      </w:r>
      <w:r>
        <w:rPr>
          <w:noProof/>
        </w:rPr>
        <w:fldChar w:fldCharType="begin"/>
      </w:r>
      <w:r>
        <w:rPr>
          <w:noProof/>
        </w:rPr>
        <w:instrText xml:space="preserve"> PAGEREF _Toc186641568 \h </w:instrText>
      </w:r>
      <w:r>
        <w:rPr>
          <w:noProof/>
        </w:rPr>
      </w:r>
      <w:r>
        <w:rPr>
          <w:noProof/>
        </w:rPr>
        <w:fldChar w:fldCharType="separate"/>
      </w:r>
      <w:r>
        <w:rPr>
          <w:noProof/>
        </w:rPr>
        <w:t>44</w:t>
      </w:r>
      <w:r>
        <w:rPr>
          <w:noProof/>
        </w:rPr>
        <w:fldChar w:fldCharType="end"/>
      </w:r>
    </w:p>
    <w:p w14:paraId="5F2565E1" w14:textId="7AC7F4BF" w:rsidR="00AC6F69" w:rsidRDefault="00AC6F69">
      <w:pPr>
        <w:pStyle w:val="TableofFigures"/>
        <w:tabs>
          <w:tab w:val="right" w:leader="dot" w:pos="9016"/>
        </w:tabs>
        <w:rPr>
          <w:rFonts w:eastAsiaTheme="minorEastAsia"/>
          <w:noProof/>
          <w:sz w:val="24"/>
          <w:szCs w:val="24"/>
          <w:lang w:val="en-US"/>
        </w:rPr>
      </w:pPr>
      <w:r>
        <w:rPr>
          <w:noProof/>
        </w:rPr>
        <w:t>Hình 4.9</w:t>
      </w:r>
      <w:r w:rsidRPr="00393D95">
        <w:rPr>
          <w:noProof/>
          <w:lang w:val="en-US"/>
        </w:rPr>
        <w:t xml:space="preserve"> Giao diện tìm kiếm sản phẩm</w:t>
      </w:r>
      <w:r>
        <w:rPr>
          <w:noProof/>
        </w:rPr>
        <w:tab/>
      </w:r>
      <w:r>
        <w:rPr>
          <w:noProof/>
        </w:rPr>
        <w:fldChar w:fldCharType="begin"/>
      </w:r>
      <w:r>
        <w:rPr>
          <w:noProof/>
        </w:rPr>
        <w:instrText xml:space="preserve"> PAGEREF _Toc186641569 \h </w:instrText>
      </w:r>
      <w:r>
        <w:rPr>
          <w:noProof/>
        </w:rPr>
      </w:r>
      <w:r>
        <w:rPr>
          <w:noProof/>
        </w:rPr>
        <w:fldChar w:fldCharType="separate"/>
      </w:r>
      <w:r>
        <w:rPr>
          <w:noProof/>
        </w:rPr>
        <w:t>45</w:t>
      </w:r>
      <w:r>
        <w:rPr>
          <w:noProof/>
        </w:rPr>
        <w:fldChar w:fldCharType="end"/>
      </w:r>
    </w:p>
    <w:p w14:paraId="38C251CA" w14:textId="350A565F" w:rsidR="00AC6F69" w:rsidRDefault="00AC6F69">
      <w:pPr>
        <w:pStyle w:val="TableofFigures"/>
        <w:tabs>
          <w:tab w:val="right" w:leader="dot" w:pos="9016"/>
        </w:tabs>
        <w:rPr>
          <w:rFonts w:eastAsiaTheme="minorEastAsia"/>
          <w:noProof/>
          <w:sz w:val="24"/>
          <w:szCs w:val="24"/>
          <w:lang w:val="en-US"/>
        </w:rPr>
      </w:pPr>
      <w:r>
        <w:rPr>
          <w:noProof/>
        </w:rPr>
        <w:t>Hình 4.10</w:t>
      </w:r>
      <w:r w:rsidRPr="00393D95">
        <w:rPr>
          <w:noProof/>
          <w:lang w:val="en-US"/>
        </w:rPr>
        <w:t xml:space="preserve"> Giao diện quản lý thông tin</w:t>
      </w:r>
      <w:r>
        <w:rPr>
          <w:noProof/>
        </w:rPr>
        <w:tab/>
      </w:r>
      <w:r>
        <w:rPr>
          <w:noProof/>
        </w:rPr>
        <w:fldChar w:fldCharType="begin"/>
      </w:r>
      <w:r>
        <w:rPr>
          <w:noProof/>
        </w:rPr>
        <w:instrText xml:space="preserve"> PAGEREF _Toc186641570 \h </w:instrText>
      </w:r>
      <w:r>
        <w:rPr>
          <w:noProof/>
        </w:rPr>
      </w:r>
      <w:r>
        <w:rPr>
          <w:noProof/>
        </w:rPr>
        <w:fldChar w:fldCharType="separate"/>
      </w:r>
      <w:r>
        <w:rPr>
          <w:noProof/>
        </w:rPr>
        <w:t>46</w:t>
      </w:r>
      <w:r>
        <w:rPr>
          <w:noProof/>
        </w:rPr>
        <w:fldChar w:fldCharType="end"/>
      </w:r>
    </w:p>
    <w:p w14:paraId="11C87F30" w14:textId="6A1365CF" w:rsidR="00AC6F69" w:rsidRDefault="00AC6F69">
      <w:pPr>
        <w:pStyle w:val="TableofFigures"/>
        <w:tabs>
          <w:tab w:val="right" w:leader="dot" w:pos="9016"/>
        </w:tabs>
        <w:rPr>
          <w:rFonts w:eastAsiaTheme="minorEastAsia"/>
          <w:noProof/>
          <w:sz w:val="24"/>
          <w:szCs w:val="24"/>
          <w:lang w:val="en-US"/>
        </w:rPr>
      </w:pPr>
      <w:r>
        <w:rPr>
          <w:noProof/>
        </w:rPr>
        <w:t>Hình 4.11</w:t>
      </w:r>
      <w:r w:rsidRPr="00393D95">
        <w:rPr>
          <w:noProof/>
          <w:lang w:val="en-US"/>
        </w:rPr>
        <w:t xml:space="preserve"> Giao diện Admin Dashboard</w:t>
      </w:r>
      <w:r>
        <w:rPr>
          <w:noProof/>
        </w:rPr>
        <w:tab/>
      </w:r>
      <w:r>
        <w:rPr>
          <w:noProof/>
        </w:rPr>
        <w:fldChar w:fldCharType="begin"/>
      </w:r>
      <w:r>
        <w:rPr>
          <w:noProof/>
        </w:rPr>
        <w:instrText xml:space="preserve"> PAGEREF _Toc186641571 \h </w:instrText>
      </w:r>
      <w:r>
        <w:rPr>
          <w:noProof/>
        </w:rPr>
      </w:r>
      <w:r>
        <w:rPr>
          <w:noProof/>
        </w:rPr>
        <w:fldChar w:fldCharType="separate"/>
      </w:r>
      <w:r>
        <w:rPr>
          <w:noProof/>
        </w:rPr>
        <w:t>47</w:t>
      </w:r>
      <w:r>
        <w:rPr>
          <w:noProof/>
        </w:rPr>
        <w:fldChar w:fldCharType="end"/>
      </w:r>
    </w:p>
    <w:p w14:paraId="53C40EE1" w14:textId="5E3A1F18" w:rsidR="00AC6F69" w:rsidRDefault="00AC6F69">
      <w:pPr>
        <w:pStyle w:val="TableofFigures"/>
        <w:tabs>
          <w:tab w:val="right" w:leader="dot" w:pos="9016"/>
        </w:tabs>
        <w:rPr>
          <w:rFonts w:eastAsiaTheme="minorEastAsia"/>
          <w:noProof/>
          <w:sz w:val="24"/>
          <w:szCs w:val="24"/>
          <w:lang w:val="en-US"/>
        </w:rPr>
      </w:pPr>
      <w:r>
        <w:rPr>
          <w:noProof/>
        </w:rPr>
        <w:t>Hình 4.12</w:t>
      </w:r>
      <w:r w:rsidRPr="00393D95">
        <w:rPr>
          <w:noProof/>
          <w:lang w:val="en-US"/>
        </w:rPr>
        <w:t xml:space="preserve"> Giao diện Orders</w:t>
      </w:r>
      <w:r>
        <w:rPr>
          <w:noProof/>
        </w:rPr>
        <w:tab/>
      </w:r>
      <w:r>
        <w:rPr>
          <w:noProof/>
        </w:rPr>
        <w:fldChar w:fldCharType="begin"/>
      </w:r>
      <w:r>
        <w:rPr>
          <w:noProof/>
        </w:rPr>
        <w:instrText xml:space="preserve"> PAGEREF _Toc186641572 \h </w:instrText>
      </w:r>
      <w:r>
        <w:rPr>
          <w:noProof/>
        </w:rPr>
      </w:r>
      <w:r>
        <w:rPr>
          <w:noProof/>
        </w:rPr>
        <w:fldChar w:fldCharType="separate"/>
      </w:r>
      <w:r>
        <w:rPr>
          <w:noProof/>
        </w:rPr>
        <w:t>48</w:t>
      </w:r>
      <w:r>
        <w:rPr>
          <w:noProof/>
        </w:rPr>
        <w:fldChar w:fldCharType="end"/>
      </w:r>
    </w:p>
    <w:p w14:paraId="237BC1A8" w14:textId="1AC67A0F" w:rsidR="00AC6F69" w:rsidRDefault="00AC6F69">
      <w:pPr>
        <w:pStyle w:val="TableofFigures"/>
        <w:tabs>
          <w:tab w:val="right" w:leader="dot" w:pos="9016"/>
        </w:tabs>
        <w:rPr>
          <w:rFonts w:eastAsiaTheme="minorEastAsia"/>
          <w:noProof/>
          <w:sz w:val="24"/>
          <w:szCs w:val="24"/>
          <w:lang w:val="en-US"/>
        </w:rPr>
      </w:pPr>
      <w:r>
        <w:rPr>
          <w:noProof/>
        </w:rPr>
        <w:t>Hình 4.13</w:t>
      </w:r>
      <w:r w:rsidRPr="00393D95">
        <w:rPr>
          <w:noProof/>
          <w:lang w:val="en-US"/>
        </w:rPr>
        <w:t xml:space="preserve"> Giao diện Categories</w:t>
      </w:r>
      <w:r>
        <w:rPr>
          <w:noProof/>
        </w:rPr>
        <w:tab/>
      </w:r>
      <w:r>
        <w:rPr>
          <w:noProof/>
        </w:rPr>
        <w:fldChar w:fldCharType="begin"/>
      </w:r>
      <w:r>
        <w:rPr>
          <w:noProof/>
        </w:rPr>
        <w:instrText xml:space="preserve"> PAGEREF _Toc186641573 \h </w:instrText>
      </w:r>
      <w:r>
        <w:rPr>
          <w:noProof/>
        </w:rPr>
      </w:r>
      <w:r>
        <w:rPr>
          <w:noProof/>
        </w:rPr>
        <w:fldChar w:fldCharType="separate"/>
      </w:r>
      <w:r>
        <w:rPr>
          <w:noProof/>
        </w:rPr>
        <w:t>49</w:t>
      </w:r>
      <w:r>
        <w:rPr>
          <w:noProof/>
        </w:rPr>
        <w:fldChar w:fldCharType="end"/>
      </w:r>
    </w:p>
    <w:p w14:paraId="5DC0FD6E" w14:textId="00ACAE56" w:rsidR="00AC6F69" w:rsidRDefault="00AC6F69">
      <w:pPr>
        <w:pStyle w:val="TableofFigures"/>
        <w:tabs>
          <w:tab w:val="right" w:leader="dot" w:pos="9016"/>
        </w:tabs>
        <w:rPr>
          <w:rFonts w:eastAsiaTheme="minorEastAsia"/>
          <w:noProof/>
          <w:sz w:val="24"/>
          <w:szCs w:val="24"/>
          <w:lang w:val="en-US"/>
        </w:rPr>
      </w:pPr>
      <w:r>
        <w:rPr>
          <w:noProof/>
        </w:rPr>
        <w:t>Hình 4.14</w:t>
      </w:r>
      <w:r w:rsidRPr="00393D95">
        <w:rPr>
          <w:noProof/>
          <w:lang w:val="en-US"/>
        </w:rPr>
        <w:t xml:space="preserve"> Giao diện Products</w:t>
      </w:r>
      <w:r>
        <w:rPr>
          <w:noProof/>
        </w:rPr>
        <w:tab/>
      </w:r>
      <w:r>
        <w:rPr>
          <w:noProof/>
        </w:rPr>
        <w:fldChar w:fldCharType="begin"/>
      </w:r>
      <w:r>
        <w:rPr>
          <w:noProof/>
        </w:rPr>
        <w:instrText xml:space="preserve"> PAGEREF _Toc186641574 \h </w:instrText>
      </w:r>
      <w:r>
        <w:rPr>
          <w:noProof/>
        </w:rPr>
      </w:r>
      <w:r>
        <w:rPr>
          <w:noProof/>
        </w:rPr>
        <w:fldChar w:fldCharType="separate"/>
      </w:r>
      <w:r>
        <w:rPr>
          <w:noProof/>
        </w:rPr>
        <w:t>50</w:t>
      </w:r>
      <w:r>
        <w:rPr>
          <w:noProof/>
        </w:rPr>
        <w:fldChar w:fldCharType="end"/>
      </w:r>
    </w:p>
    <w:p w14:paraId="4FC75607" w14:textId="489323A0" w:rsidR="00AC6F69" w:rsidRDefault="00AC6F69">
      <w:pPr>
        <w:pStyle w:val="TableofFigures"/>
        <w:tabs>
          <w:tab w:val="right" w:leader="dot" w:pos="9016"/>
        </w:tabs>
        <w:rPr>
          <w:rFonts w:eastAsiaTheme="minorEastAsia"/>
          <w:noProof/>
          <w:sz w:val="24"/>
          <w:szCs w:val="24"/>
          <w:lang w:val="en-US"/>
        </w:rPr>
      </w:pPr>
      <w:r>
        <w:rPr>
          <w:noProof/>
        </w:rPr>
        <w:t>Hình 4.15</w:t>
      </w:r>
      <w:r w:rsidRPr="00393D95">
        <w:rPr>
          <w:noProof/>
          <w:lang w:val="en-US"/>
        </w:rPr>
        <w:t xml:space="preserve"> Giao diện Edit Order</w:t>
      </w:r>
      <w:r>
        <w:rPr>
          <w:noProof/>
        </w:rPr>
        <w:tab/>
      </w:r>
      <w:r>
        <w:rPr>
          <w:noProof/>
        </w:rPr>
        <w:fldChar w:fldCharType="begin"/>
      </w:r>
      <w:r>
        <w:rPr>
          <w:noProof/>
        </w:rPr>
        <w:instrText xml:space="preserve"> PAGEREF _Toc186641575 \h </w:instrText>
      </w:r>
      <w:r>
        <w:rPr>
          <w:noProof/>
        </w:rPr>
      </w:r>
      <w:r>
        <w:rPr>
          <w:noProof/>
        </w:rPr>
        <w:fldChar w:fldCharType="separate"/>
      </w:r>
      <w:r>
        <w:rPr>
          <w:noProof/>
        </w:rPr>
        <w:t>51</w:t>
      </w:r>
      <w:r>
        <w:rPr>
          <w:noProof/>
        </w:rPr>
        <w:fldChar w:fldCharType="end"/>
      </w:r>
    </w:p>
    <w:p w14:paraId="2D3C280E" w14:textId="54DA7E09" w:rsidR="00AC6F69" w:rsidRDefault="00AC6F69">
      <w:pPr>
        <w:pStyle w:val="TableofFigures"/>
        <w:tabs>
          <w:tab w:val="right" w:leader="dot" w:pos="9016"/>
        </w:tabs>
        <w:rPr>
          <w:rFonts w:eastAsiaTheme="minorEastAsia"/>
          <w:noProof/>
          <w:sz w:val="24"/>
          <w:szCs w:val="24"/>
          <w:lang w:val="en-US"/>
        </w:rPr>
      </w:pPr>
      <w:r>
        <w:rPr>
          <w:noProof/>
        </w:rPr>
        <w:t>Hình 4.16</w:t>
      </w:r>
      <w:r w:rsidRPr="00393D95">
        <w:rPr>
          <w:noProof/>
          <w:lang w:val="en-US"/>
        </w:rPr>
        <w:t xml:space="preserve"> Giao diện Create / Edit Category</w:t>
      </w:r>
      <w:r>
        <w:rPr>
          <w:noProof/>
        </w:rPr>
        <w:tab/>
      </w:r>
      <w:r>
        <w:rPr>
          <w:noProof/>
        </w:rPr>
        <w:fldChar w:fldCharType="begin"/>
      </w:r>
      <w:r>
        <w:rPr>
          <w:noProof/>
        </w:rPr>
        <w:instrText xml:space="preserve"> PAGEREF _Toc186641576 \h </w:instrText>
      </w:r>
      <w:r>
        <w:rPr>
          <w:noProof/>
        </w:rPr>
      </w:r>
      <w:r>
        <w:rPr>
          <w:noProof/>
        </w:rPr>
        <w:fldChar w:fldCharType="separate"/>
      </w:r>
      <w:r>
        <w:rPr>
          <w:noProof/>
        </w:rPr>
        <w:t>52</w:t>
      </w:r>
      <w:r>
        <w:rPr>
          <w:noProof/>
        </w:rPr>
        <w:fldChar w:fldCharType="end"/>
      </w:r>
    </w:p>
    <w:p w14:paraId="77D96EEF" w14:textId="52E7A5FB" w:rsidR="00AC6F69" w:rsidRDefault="00AC6F69">
      <w:pPr>
        <w:pStyle w:val="TableofFigures"/>
        <w:tabs>
          <w:tab w:val="right" w:leader="dot" w:pos="9016"/>
        </w:tabs>
        <w:rPr>
          <w:rFonts w:eastAsiaTheme="minorEastAsia"/>
          <w:noProof/>
          <w:sz w:val="24"/>
          <w:szCs w:val="24"/>
          <w:lang w:val="en-US"/>
        </w:rPr>
      </w:pPr>
      <w:r>
        <w:rPr>
          <w:noProof/>
        </w:rPr>
        <w:t>Hình 4.17</w:t>
      </w:r>
      <w:r w:rsidRPr="00393D95">
        <w:rPr>
          <w:noProof/>
          <w:lang w:val="en-US"/>
        </w:rPr>
        <w:t xml:space="preserve"> Giao diện Create / Edit Product</w:t>
      </w:r>
      <w:r>
        <w:rPr>
          <w:noProof/>
        </w:rPr>
        <w:tab/>
      </w:r>
      <w:r>
        <w:rPr>
          <w:noProof/>
        </w:rPr>
        <w:fldChar w:fldCharType="begin"/>
      </w:r>
      <w:r>
        <w:rPr>
          <w:noProof/>
        </w:rPr>
        <w:instrText xml:space="preserve"> PAGEREF _Toc186641577 \h </w:instrText>
      </w:r>
      <w:r>
        <w:rPr>
          <w:noProof/>
        </w:rPr>
      </w:r>
      <w:r>
        <w:rPr>
          <w:noProof/>
        </w:rPr>
        <w:fldChar w:fldCharType="separate"/>
      </w:r>
      <w:r>
        <w:rPr>
          <w:noProof/>
        </w:rPr>
        <w:t>53</w:t>
      </w:r>
      <w:r>
        <w:rPr>
          <w:noProof/>
        </w:rPr>
        <w:fldChar w:fldCharType="end"/>
      </w:r>
    </w:p>
    <w:p w14:paraId="576F0C08" w14:textId="38E5A0F8" w:rsidR="00237007" w:rsidRPr="00C6790B" w:rsidRDefault="00AC6F69" w:rsidP="00C6790B">
      <w:pPr>
        <w:ind w:left="284"/>
        <w:jc w:val="center"/>
        <w:rPr>
          <w:rFonts w:eastAsiaTheme="majorEastAsia" w:cstheme="majorBidi"/>
          <w:b/>
          <w:bCs/>
          <w:sz w:val="28"/>
          <w:szCs w:val="32"/>
        </w:rPr>
      </w:pPr>
      <w:r>
        <w:rPr>
          <w:b/>
          <w:bCs/>
        </w:rPr>
        <w:fldChar w:fldCharType="end"/>
      </w:r>
      <w:r w:rsidR="00237007" w:rsidRPr="00C6790B">
        <w:rPr>
          <w:b/>
          <w:bCs/>
        </w:rPr>
        <w:br w:type="page"/>
      </w:r>
    </w:p>
    <w:p w14:paraId="7277449A" w14:textId="0F5F55E6" w:rsidR="004A4E6E" w:rsidRPr="006835D7" w:rsidRDefault="00711E7A" w:rsidP="008E3CD8">
      <w:pPr>
        <w:pStyle w:val="Heading1"/>
      </w:pPr>
      <w:bookmarkStart w:id="2" w:name="_Toc186658226"/>
      <w:r w:rsidRPr="006835D7">
        <w:lastRenderedPageBreak/>
        <w:t>GIỚI THIỆU CHUNG</w:t>
      </w:r>
      <w:bookmarkEnd w:id="0"/>
      <w:bookmarkEnd w:id="1"/>
      <w:bookmarkEnd w:id="2"/>
    </w:p>
    <w:p w14:paraId="7DAEB21D" w14:textId="3DD8CAD4" w:rsidR="00722BF7" w:rsidRPr="006835D7" w:rsidRDefault="00A44A01" w:rsidP="00D9587E">
      <w:pPr>
        <w:pStyle w:val="Heading2"/>
        <w:rPr>
          <w:rFonts w:cstheme="majorHAnsi"/>
          <w:lang w:val="en-US"/>
        </w:rPr>
      </w:pPr>
      <w:bookmarkStart w:id="3" w:name="_Toc186658227"/>
      <w:r>
        <w:rPr>
          <w:rFonts w:cstheme="majorHAnsi"/>
          <w:lang w:val="en-US"/>
        </w:rPr>
        <w:t>Giới thiệu</w:t>
      </w:r>
      <w:bookmarkEnd w:id="3"/>
    </w:p>
    <w:p w14:paraId="5A3C20D3" w14:textId="77777777" w:rsidR="00A44A01" w:rsidRDefault="00A44A01" w:rsidP="0081793B">
      <w:pPr>
        <w:ind w:firstLine="360"/>
        <w:rPr>
          <w:rFonts w:cstheme="majorHAnsi"/>
          <w:lang w:val="en-US"/>
        </w:rPr>
      </w:pPr>
      <w:r w:rsidRPr="00A44A01">
        <w:rPr>
          <w:rFonts w:cstheme="majorHAnsi"/>
          <w:b/>
          <w:bCs/>
          <w:lang w:val="en-US"/>
        </w:rPr>
        <w:t>Micro Frontend Architecture</w:t>
      </w:r>
      <w:r w:rsidRPr="00A44A01">
        <w:rPr>
          <w:rFonts w:cstheme="majorHAnsi"/>
          <w:lang w:val="en-US"/>
        </w:rPr>
        <w:t xml:space="preserve"> là một phương pháp tiếp cận hiện đại trong phát triển ứng dụng web, mở rộng từ mô hình Microservices ở backend, nhưng áp dụng cho frontend. Thay vì phát triển một ứng dụng frontend lớn và phức tạp, kiến trúc này cho phép chia nhỏ ứng dụng thành các phần độc lập gọi là micro frontends, mỗi phần có thể được phát triển, triển khai và duy trì một cách riêng biệt. </w:t>
      </w:r>
    </w:p>
    <w:p w14:paraId="24678275" w14:textId="39DC79DF" w:rsidR="0081793B" w:rsidRPr="00A44A01" w:rsidRDefault="00A44A01" w:rsidP="0081793B">
      <w:pPr>
        <w:ind w:firstLine="360"/>
        <w:rPr>
          <w:rFonts w:cstheme="majorHAnsi"/>
          <w:lang w:val="en-US"/>
        </w:rPr>
      </w:pPr>
      <w:r w:rsidRPr="00A44A01">
        <w:rPr>
          <w:rFonts w:cstheme="majorHAnsi"/>
          <w:lang w:val="en-US"/>
        </w:rPr>
        <w:t>Mỗi micro frontend chịu trách nhiệm cho một chức năng hoặc module cụ thể trong ứng dụng, có thể được phát triển bởi các đội nhóm khác nhau, sử dụng các công nghệ hoặc framework frontend khác nhau như React, Vue, Angular... Điều này giúp tối ưu hóa quá trình phát triển, tăng khả năng mở rộng và dễ dàng bảo trì, đồng thời cho phép các thành phần của ứng dụng phát triển và cải tiến một cách độc lập.</w:t>
      </w:r>
    </w:p>
    <w:p w14:paraId="5FBCB717" w14:textId="4A35A020" w:rsidR="00535CDC" w:rsidRPr="006835D7" w:rsidRDefault="008B0B11" w:rsidP="00535CDC">
      <w:pPr>
        <w:pStyle w:val="Heading2"/>
        <w:rPr>
          <w:rFonts w:cstheme="majorHAnsi"/>
          <w:lang w:val="en-US"/>
        </w:rPr>
      </w:pPr>
      <w:bookmarkStart w:id="4" w:name="_Toc179555048"/>
      <w:bookmarkStart w:id="5" w:name="_Toc179555173"/>
      <w:bookmarkStart w:id="6" w:name="_Toc186658228"/>
      <w:r w:rsidRPr="006835D7">
        <w:rPr>
          <w:rFonts w:cstheme="majorHAnsi"/>
        </w:rPr>
        <w:t>Lý do chọn đề tài</w:t>
      </w:r>
      <w:bookmarkEnd w:id="4"/>
      <w:bookmarkEnd w:id="5"/>
      <w:bookmarkEnd w:id="6"/>
    </w:p>
    <w:p w14:paraId="3177BC90" w14:textId="77777777" w:rsidR="00962DF8" w:rsidRPr="00962DF8" w:rsidRDefault="00962DF8" w:rsidP="00435946">
      <w:pPr>
        <w:pStyle w:val="ListParagraph"/>
        <w:numPr>
          <w:ilvl w:val="0"/>
          <w:numId w:val="12"/>
        </w:numPr>
        <w:spacing w:line="360" w:lineRule="auto"/>
        <w:contextualSpacing/>
        <w:jc w:val="left"/>
        <w:rPr>
          <w:rFonts w:ascii="Times New Roman" w:hAnsi="Times New Roman" w:cs="Times New Roman"/>
        </w:rPr>
      </w:pPr>
      <w:r w:rsidRPr="00962DF8">
        <w:rPr>
          <w:rFonts w:ascii="Times New Roman" w:hAnsi="Times New Roman" w:cs="Times New Roman"/>
        </w:rPr>
        <w:t xml:space="preserve">Giải quyết vấn đề của kiến trúc monolithic: </w:t>
      </w:r>
    </w:p>
    <w:p w14:paraId="4915B007" w14:textId="77777777" w:rsidR="00962DF8" w:rsidRDefault="00962DF8" w:rsidP="00435946">
      <w:pPr>
        <w:pStyle w:val="ListParagraph"/>
        <w:numPr>
          <w:ilvl w:val="1"/>
          <w:numId w:val="12"/>
        </w:numPr>
        <w:spacing w:line="360" w:lineRule="auto"/>
        <w:rPr>
          <w:rFonts w:ascii="Times New Roman" w:hAnsi="Times New Roman" w:cs="Times New Roman"/>
        </w:rPr>
      </w:pPr>
      <w:r w:rsidRPr="00962DF8">
        <w:rPr>
          <w:rFonts w:ascii="Times New Roman" w:hAnsi="Times New Roman" w:cs="Times New Roman"/>
        </w:rPr>
        <w:t xml:space="preserve">Đối với những dự án có nhiều teams làm việc chung ở một code base sẽ xảy ra những conflicts, khi dự án lớn ra thì thời gian build và deploy một dự án sẽ kéo dài. </w:t>
      </w:r>
    </w:p>
    <w:p w14:paraId="5989B2F5" w14:textId="79DA5C59" w:rsidR="00962DF8" w:rsidRPr="00962DF8" w:rsidRDefault="00962DF8" w:rsidP="00435946">
      <w:pPr>
        <w:pStyle w:val="ListParagraph"/>
        <w:numPr>
          <w:ilvl w:val="1"/>
          <w:numId w:val="12"/>
        </w:numPr>
        <w:spacing w:line="360" w:lineRule="auto"/>
        <w:rPr>
          <w:rFonts w:ascii="Times New Roman" w:hAnsi="Times New Roman" w:cs="Times New Roman"/>
        </w:rPr>
      </w:pPr>
      <w:r w:rsidRPr="00962DF8">
        <w:rPr>
          <w:rFonts w:ascii="Times New Roman" w:hAnsi="Times New Roman" w:cs="Times New Roman"/>
        </w:rPr>
        <w:t>Kiến trúc Micro Frontend giúp chia nhỏ ứng dụng thành các module độc lập, giảm thiểu khó khăn trong phát triển và bảo trì các ứng dụng frontend lớn.</w:t>
      </w:r>
    </w:p>
    <w:p w14:paraId="12A34842" w14:textId="77777777" w:rsidR="00962DF8" w:rsidRPr="00962DF8" w:rsidRDefault="00962DF8" w:rsidP="00435946">
      <w:pPr>
        <w:pStyle w:val="ListParagraph"/>
        <w:numPr>
          <w:ilvl w:val="0"/>
          <w:numId w:val="12"/>
        </w:numPr>
        <w:spacing w:line="360" w:lineRule="auto"/>
        <w:contextualSpacing/>
        <w:jc w:val="left"/>
        <w:rPr>
          <w:rFonts w:ascii="Times New Roman" w:hAnsi="Times New Roman" w:cs="Times New Roman"/>
        </w:rPr>
      </w:pPr>
      <w:r w:rsidRPr="00962DF8">
        <w:rPr>
          <w:rFonts w:ascii="Times New Roman" w:hAnsi="Times New Roman" w:cs="Times New Roman"/>
        </w:rPr>
        <w:t xml:space="preserve">Tối ưu hóa quy trình phát triển: Micro Frontend cho phép các teams phát triển hoạt động độc lập, tăng tốc độ phát triển và triển khai, từ đó nâng cao hiệu suất làm việc và khả năng mở rộng của hệ thống. </w:t>
      </w:r>
    </w:p>
    <w:p w14:paraId="1D17CAFE" w14:textId="77777777" w:rsidR="00962DF8" w:rsidRPr="00962DF8" w:rsidRDefault="00962DF8" w:rsidP="00435946">
      <w:pPr>
        <w:pStyle w:val="ListParagraph"/>
        <w:numPr>
          <w:ilvl w:val="0"/>
          <w:numId w:val="12"/>
        </w:numPr>
        <w:spacing w:line="360" w:lineRule="auto"/>
        <w:contextualSpacing/>
        <w:jc w:val="left"/>
        <w:rPr>
          <w:rFonts w:ascii="Times New Roman" w:hAnsi="Times New Roman" w:cs="Times New Roman"/>
        </w:rPr>
      </w:pPr>
      <w:r w:rsidRPr="00962DF8">
        <w:rPr>
          <w:rFonts w:ascii="Times New Roman" w:hAnsi="Times New Roman" w:cs="Times New Roman"/>
        </w:rPr>
        <w:t xml:space="preserve">Xu hướng phát triển web hiện đại: Micro Frontend ngày càng trở nên phổ biến trong các tổ chức lớn để xử lý các hệ thống phức tạp, phù hợp với nhu cầu phát triển ứng dụng linh hoạt và dễ dàng nâng cấp. </w:t>
      </w:r>
    </w:p>
    <w:p w14:paraId="288B4AEC" w14:textId="361F2343" w:rsidR="000C4791" w:rsidRPr="00962DF8" w:rsidRDefault="00962DF8" w:rsidP="00435946">
      <w:pPr>
        <w:pStyle w:val="ListParagraph"/>
        <w:numPr>
          <w:ilvl w:val="0"/>
          <w:numId w:val="12"/>
        </w:numPr>
        <w:spacing w:line="360" w:lineRule="auto"/>
        <w:contextualSpacing/>
        <w:jc w:val="left"/>
        <w:rPr>
          <w:rStyle w:val="normaltextrun"/>
          <w:rFonts w:ascii="Times New Roman" w:hAnsi="Times New Roman" w:cs="Times New Roman"/>
        </w:rPr>
      </w:pPr>
      <w:r w:rsidRPr="00962DF8">
        <w:rPr>
          <w:rFonts w:ascii="Times New Roman" w:hAnsi="Times New Roman" w:cs="Times New Roman"/>
        </w:rPr>
        <w:lastRenderedPageBreak/>
        <w:t>Khả năng sử dụng đa dạng công nghệ: Cho phép sử dụng nhiều framework khác nhau trong cùng một ứng dụng, giúp tận dụng tối đa lợi thế của từng công nghệ phù hợp với từng phần cụ thể của hệ thống.</w:t>
      </w:r>
    </w:p>
    <w:p w14:paraId="6C7BD127" w14:textId="21B95A05" w:rsidR="006C44E9" w:rsidRPr="006835D7" w:rsidRDefault="006A4085" w:rsidP="006A4085">
      <w:pPr>
        <w:pStyle w:val="Heading2"/>
        <w:rPr>
          <w:rFonts w:cstheme="majorHAnsi"/>
          <w:lang w:val="en-US"/>
        </w:rPr>
      </w:pPr>
      <w:bookmarkStart w:id="7" w:name="_Toc179555050"/>
      <w:bookmarkStart w:id="8" w:name="_Toc179555175"/>
      <w:bookmarkStart w:id="9" w:name="_Toc186658229"/>
      <w:r w:rsidRPr="006835D7">
        <w:rPr>
          <w:rFonts w:cstheme="majorHAnsi"/>
        </w:rPr>
        <w:t xml:space="preserve">Mục tiêu </w:t>
      </w:r>
      <w:bookmarkEnd w:id="7"/>
      <w:bookmarkEnd w:id="8"/>
      <w:r w:rsidR="00A44A01">
        <w:rPr>
          <w:rFonts w:cstheme="majorHAnsi"/>
          <w:lang w:val="en-US"/>
        </w:rPr>
        <w:t>nghiên cứu</w:t>
      </w:r>
      <w:bookmarkEnd w:id="9"/>
    </w:p>
    <w:p w14:paraId="4E0805DC" w14:textId="77777777" w:rsidR="00A44A01" w:rsidRPr="00A44A01" w:rsidRDefault="00A44A01" w:rsidP="00435946">
      <w:pPr>
        <w:pStyle w:val="ListParagraph"/>
        <w:numPr>
          <w:ilvl w:val="0"/>
          <w:numId w:val="1"/>
        </w:numPr>
        <w:spacing w:after="120" w:line="360" w:lineRule="auto"/>
        <w:contextualSpacing/>
        <w:jc w:val="left"/>
        <w:rPr>
          <w:rFonts w:asciiTheme="majorHAnsi" w:hAnsiTheme="majorHAnsi" w:cstheme="majorHAnsi"/>
          <w:lang w:val="vi-VN"/>
        </w:rPr>
      </w:pPr>
      <w:r w:rsidRPr="00A44A01">
        <w:rPr>
          <w:rFonts w:asciiTheme="majorHAnsi" w:hAnsiTheme="majorHAnsi" w:cstheme="majorHAnsi"/>
          <w:lang w:val="vi-VN"/>
        </w:rPr>
        <w:t xml:space="preserve">Nghiên cứu nguyên lý của Micro Frontend Architecture: Tìm hiểu cách thức hoạt động, lợi ích và thách thức của kiến trúc Micro Frontend trong việc xây dựng các ứng dụng web lớn. </w:t>
      </w:r>
    </w:p>
    <w:p w14:paraId="1BC81684" w14:textId="77777777" w:rsidR="00A44A01" w:rsidRPr="00A44A01" w:rsidRDefault="00A44A01" w:rsidP="00435946">
      <w:pPr>
        <w:pStyle w:val="ListParagraph"/>
        <w:numPr>
          <w:ilvl w:val="0"/>
          <w:numId w:val="1"/>
        </w:numPr>
        <w:spacing w:after="120" w:line="360" w:lineRule="auto"/>
        <w:contextualSpacing/>
        <w:jc w:val="left"/>
        <w:rPr>
          <w:rFonts w:asciiTheme="majorHAnsi" w:hAnsiTheme="majorHAnsi" w:cstheme="majorHAnsi"/>
          <w:lang w:val="vi-VN"/>
        </w:rPr>
      </w:pPr>
      <w:r w:rsidRPr="00A44A01">
        <w:rPr>
          <w:rFonts w:asciiTheme="majorHAnsi" w:hAnsiTheme="majorHAnsi" w:cstheme="majorHAnsi"/>
          <w:lang w:val="vi-VN"/>
        </w:rPr>
        <w:t xml:space="preserve">Ứng dụng Micro Frontend trong phát triển web: Khám phá các phương pháp chia nhỏ ứng dụng frontend thành các phần độc lập, có thể triển khai và phát triển riêng lẻ. </w:t>
      </w:r>
    </w:p>
    <w:p w14:paraId="3F4EAB69" w14:textId="77777777" w:rsidR="00A44A01" w:rsidRPr="00A44A01" w:rsidRDefault="00A44A01" w:rsidP="00435946">
      <w:pPr>
        <w:pStyle w:val="ListParagraph"/>
        <w:numPr>
          <w:ilvl w:val="0"/>
          <w:numId w:val="1"/>
        </w:numPr>
        <w:spacing w:after="120" w:line="360" w:lineRule="auto"/>
        <w:contextualSpacing/>
        <w:jc w:val="left"/>
        <w:rPr>
          <w:rFonts w:asciiTheme="majorHAnsi" w:hAnsiTheme="majorHAnsi" w:cstheme="majorHAnsi"/>
          <w:lang w:val="vi-VN"/>
        </w:rPr>
      </w:pPr>
      <w:r w:rsidRPr="00A44A01">
        <w:rPr>
          <w:rFonts w:asciiTheme="majorHAnsi" w:hAnsiTheme="majorHAnsi" w:cstheme="majorHAnsi"/>
          <w:lang w:val="vi-VN"/>
        </w:rPr>
        <w:t xml:space="preserve">So sánh Micro Frontend với kiến trúc monolithic: </w:t>
      </w:r>
    </w:p>
    <w:p w14:paraId="133F6378" w14:textId="77777777" w:rsidR="00A44A01" w:rsidRPr="00A44A01" w:rsidRDefault="00A44A01" w:rsidP="00435946">
      <w:pPr>
        <w:pStyle w:val="ListParagraph"/>
        <w:numPr>
          <w:ilvl w:val="1"/>
          <w:numId w:val="1"/>
        </w:numPr>
        <w:spacing w:after="120" w:line="360" w:lineRule="auto"/>
        <w:contextualSpacing/>
        <w:jc w:val="left"/>
        <w:rPr>
          <w:rFonts w:asciiTheme="majorHAnsi" w:hAnsiTheme="majorHAnsi" w:cstheme="majorHAnsi"/>
          <w:lang w:val="vi-VN"/>
        </w:rPr>
      </w:pPr>
      <w:r w:rsidRPr="00A44A01">
        <w:rPr>
          <w:rFonts w:asciiTheme="majorHAnsi" w:hAnsiTheme="majorHAnsi" w:cstheme="majorHAnsi"/>
          <w:lang w:val="vi-VN"/>
        </w:rPr>
        <w:t xml:space="preserve">Monolithic Frontend: toàn bộ ứng dụng đều được xây dựng và triển khai dưới dạng một khối duy nhất. Có nghĩa là nếu có thay đổi nhỏ thì cần phải xây dựng và triển khai lại toàn bộ ứng dụng </w:t>
      </w:r>
    </w:p>
    <w:p w14:paraId="6E5066A1" w14:textId="77777777" w:rsidR="00A44A01" w:rsidRPr="00A44A01" w:rsidRDefault="00A44A01" w:rsidP="00435946">
      <w:pPr>
        <w:pStyle w:val="ListParagraph"/>
        <w:numPr>
          <w:ilvl w:val="1"/>
          <w:numId w:val="1"/>
        </w:numPr>
        <w:spacing w:after="120" w:line="360" w:lineRule="auto"/>
        <w:contextualSpacing/>
        <w:jc w:val="left"/>
        <w:rPr>
          <w:rFonts w:asciiTheme="majorHAnsi" w:hAnsiTheme="majorHAnsi" w:cstheme="majorHAnsi"/>
          <w:lang w:val="vi-VN"/>
        </w:rPr>
      </w:pPr>
      <w:r w:rsidRPr="00A44A01">
        <w:rPr>
          <w:rFonts w:asciiTheme="majorHAnsi" w:hAnsiTheme="majorHAnsi" w:cstheme="majorHAnsi"/>
          <w:lang w:val="vi-VN"/>
        </w:rPr>
        <w:t xml:space="preserve">Micro Frontend: ứng dụng được chia nhỏ ra thành các module có thể triển khai và phát triển độc lập, không làm ảnh hưởng đến module khác. </w:t>
      </w:r>
    </w:p>
    <w:p w14:paraId="7D065ECA" w14:textId="77777777" w:rsidR="00A44A01" w:rsidRPr="00A44A01" w:rsidRDefault="00A44A01" w:rsidP="00435946">
      <w:pPr>
        <w:pStyle w:val="ListParagraph"/>
        <w:numPr>
          <w:ilvl w:val="0"/>
          <w:numId w:val="1"/>
        </w:numPr>
        <w:spacing w:after="120" w:line="360" w:lineRule="auto"/>
        <w:contextualSpacing/>
        <w:jc w:val="left"/>
        <w:rPr>
          <w:rFonts w:asciiTheme="majorHAnsi" w:hAnsiTheme="majorHAnsi" w:cstheme="majorHAnsi"/>
          <w:lang w:val="vi-VN"/>
        </w:rPr>
      </w:pPr>
      <w:r w:rsidRPr="00A44A01">
        <w:rPr>
          <w:rFonts w:asciiTheme="majorHAnsi" w:hAnsiTheme="majorHAnsi" w:cstheme="majorHAnsi"/>
          <w:lang w:val="vi-VN"/>
        </w:rPr>
        <w:t xml:space="preserve">Để áp dụng Micro Frontend thì chúng ta có thể sử dụng nhiều cách khác nhau </w:t>
      </w:r>
    </w:p>
    <w:p w14:paraId="44EBE2F3" w14:textId="77777777" w:rsidR="00A44A01" w:rsidRPr="00A44A01" w:rsidRDefault="00A44A01" w:rsidP="00435946">
      <w:pPr>
        <w:pStyle w:val="ListParagraph"/>
        <w:numPr>
          <w:ilvl w:val="1"/>
          <w:numId w:val="1"/>
        </w:numPr>
        <w:spacing w:after="120" w:line="360" w:lineRule="auto"/>
        <w:contextualSpacing/>
        <w:jc w:val="left"/>
        <w:rPr>
          <w:rFonts w:asciiTheme="majorHAnsi" w:hAnsiTheme="majorHAnsi" w:cstheme="majorHAnsi"/>
          <w:lang w:val="vi-VN"/>
        </w:rPr>
      </w:pPr>
      <w:r w:rsidRPr="00962DF8">
        <w:rPr>
          <w:rFonts w:asciiTheme="majorHAnsi" w:hAnsiTheme="majorHAnsi" w:cstheme="majorHAnsi"/>
          <w:lang w:val="vi-VN"/>
        </w:rPr>
        <w:t>Sử dụng</w:t>
      </w:r>
      <w:r w:rsidRPr="00962DF8">
        <w:rPr>
          <w:rFonts w:asciiTheme="majorHAnsi" w:hAnsiTheme="majorHAnsi" w:cstheme="majorHAnsi"/>
          <w:b/>
          <w:lang w:val="vi-VN"/>
        </w:rPr>
        <w:t xml:space="preserve"> iframe</w:t>
      </w:r>
      <w:r w:rsidRPr="00A44A01">
        <w:rPr>
          <w:rFonts w:asciiTheme="majorHAnsi" w:hAnsiTheme="majorHAnsi" w:cstheme="majorHAnsi"/>
          <w:lang w:val="vi-VN"/>
        </w:rPr>
        <w:t xml:space="preserve">: mỗi Micro Frontend được tải trong một iframe riêng </w:t>
      </w:r>
    </w:p>
    <w:p w14:paraId="081B159E" w14:textId="77777777" w:rsidR="00A44A01" w:rsidRPr="00A44A01" w:rsidRDefault="00A44A01" w:rsidP="00435946">
      <w:pPr>
        <w:pStyle w:val="ListParagraph"/>
        <w:numPr>
          <w:ilvl w:val="1"/>
          <w:numId w:val="1"/>
        </w:numPr>
        <w:spacing w:after="120" w:line="360" w:lineRule="auto"/>
        <w:contextualSpacing/>
        <w:jc w:val="left"/>
        <w:rPr>
          <w:rFonts w:asciiTheme="majorHAnsi" w:hAnsiTheme="majorHAnsi" w:cstheme="majorHAnsi"/>
          <w:lang w:val="vi-VN"/>
        </w:rPr>
      </w:pPr>
      <w:r w:rsidRPr="00A44A01">
        <w:rPr>
          <w:rFonts w:asciiTheme="majorHAnsi" w:hAnsiTheme="majorHAnsi" w:cstheme="majorHAnsi"/>
          <w:lang w:val="vi-VN"/>
        </w:rPr>
        <w:t xml:space="preserve">Sử dụng </w:t>
      </w:r>
      <w:r w:rsidRPr="00962DF8">
        <w:rPr>
          <w:rFonts w:asciiTheme="majorHAnsi" w:hAnsiTheme="majorHAnsi" w:cstheme="majorHAnsi"/>
          <w:b/>
          <w:lang w:val="vi-VN"/>
        </w:rPr>
        <w:t>Web Components</w:t>
      </w:r>
      <w:r w:rsidRPr="00A44A01">
        <w:rPr>
          <w:rFonts w:asciiTheme="majorHAnsi" w:hAnsiTheme="majorHAnsi" w:cstheme="majorHAnsi"/>
          <w:lang w:val="vi-VN"/>
        </w:rPr>
        <w:t xml:space="preserve">: là tập hợp các tiêu chuẩn của web để tạo ra các phần tử HTML tùy chỉnh có thể tái sử dụng trong bất kỳ ứng dụng nào. </w:t>
      </w:r>
    </w:p>
    <w:p w14:paraId="693D46A2" w14:textId="77777777" w:rsidR="00A44A01" w:rsidRPr="00A44A01" w:rsidRDefault="00A44A01" w:rsidP="00435946">
      <w:pPr>
        <w:pStyle w:val="ListParagraph"/>
        <w:numPr>
          <w:ilvl w:val="1"/>
          <w:numId w:val="1"/>
        </w:numPr>
        <w:spacing w:after="120" w:line="360" w:lineRule="auto"/>
        <w:contextualSpacing/>
        <w:jc w:val="left"/>
        <w:rPr>
          <w:rFonts w:asciiTheme="majorHAnsi" w:hAnsiTheme="majorHAnsi" w:cstheme="majorHAnsi"/>
          <w:lang w:val="vi-VN"/>
        </w:rPr>
      </w:pPr>
      <w:r w:rsidRPr="00A44A01">
        <w:rPr>
          <w:rFonts w:asciiTheme="majorHAnsi" w:hAnsiTheme="majorHAnsi" w:cstheme="majorHAnsi"/>
          <w:lang w:val="vi-VN"/>
        </w:rPr>
        <w:t xml:space="preserve">Sử dụng </w:t>
      </w:r>
      <w:r w:rsidRPr="00962DF8">
        <w:rPr>
          <w:rFonts w:asciiTheme="majorHAnsi" w:hAnsiTheme="majorHAnsi" w:cstheme="majorHAnsi"/>
          <w:b/>
          <w:lang w:val="vi-VN"/>
        </w:rPr>
        <w:t>Server side Includes</w:t>
      </w:r>
      <w:r w:rsidRPr="00A44A01">
        <w:rPr>
          <w:rFonts w:asciiTheme="majorHAnsi" w:hAnsiTheme="majorHAnsi" w:cstheme="majorHAnsi"/>
          <w:lang w:val="vi-VN"/>
        </w:rPr>
        <w:t xml:space="preserve">: là kỹ thuật cho phép server kết hợp nội dung từ các phần khác nhau của ứng dụng thành một trang duy nhất trước khi gửi đến client. </w:t>
      </w:r>
    </w:p>
    <w:p w14:paraId="119F9D3F" w14:textId="204E0CC6" w:rsidR="00876CAD" w:rsidRPr="00A44A01" w:rsidRDefault="00A44A01" w:rsidP="00435946">
      <w:pPr>
        <w:pStyle w:val="ListParagraph"/>
        <w:numPr>
          <w:ilvl w:val="1"/>
          <w:numId w:val="1"/>
        </w:numPr>
        <w:spacing w:after="120" w:line="360" w:lineRule="auto"/>
        <w:contextualSpacing/>
        <w:jc w:val="left"/>
        <w:rPr>
          <w:rFonts w:asciiTheme="majorHAnsi" w:hAnsiTheme="majorHAnsi" w:cstheme="majorHAnsi"/>
          <w:lang w:val="vi-VN"/>
        </w:rPr>
      </w:pPr>
      <w:r w:rsidRPr="00A44A01">
        <w:rPr>
          <w:rFonts w:asciiTheme="majorHAnsi" w:hAnsiTheme="majorHAnsi" w:cstheme="majorHAnsi"/>
          <w:lang w:val="vi-VN"/>
        </w:rPr>
        <w:t xml:space="preserve">Sử dụng </w:t>
      </w:r>
      <w:r w:rsidRPr="00962DF8">
        <w:rPr>
          <w:rFonts w:asciiTheme="majorHAnsi" w:hAnsiTheme="majorHAnsi" w:cstheme="majorHAnsi"/>
          <w:b/>
          <w:lang w:val="vi-VN"/>
        </w:rPr>
        <w:t>Webpack</w:t>
      </w:r>
      <w:r w:rsidRPr="00A44A01">
        <w:rPr>
          <w:rFonts w:asciiTheme="majorHAnsi" w:hAnsiTheme="majorHAnsi" w:cstheme="majorHAnsi"/>
          <w:lang w:val="vi-VN"/>
        </w:rPr>
        <w:t xml:space="preserve"> và </w:t>
      </w:r>
      <w:r w:rsidRPr="00962DF8">
        <w:rPr>
          <w:rFonts w:asciiTheme="majorHAnsi" w:hAnsiTheme="majorHAnsi" w:cstheme="majorHAnsi"/>
          <w:b/>
          <w:lang w:val="vi-VN"/>
        </w:rPr>
        <w:t>Module Federation</w:t>
      </w:r>
      <w:r w:rsidRPr="00A44A01">
        <w:rPr>
          <w:rFonts w:asciiTheme="majorHAnsi" w:hAnsiTheme="majorHAnsi" w:cstheme="majorHAnsi"/>
          <w:lang w:val="vi-VN"/>
        </w:rPr>
        <w:t xml:space="preserve">: ở phương pháp này Webpack sẽ đảm nhiệm việc liên kết các các module Micro Frontend </w:t>
      </w:r>
      <w:r w:rsidRPr="00A44A01">
        <w:rPr>
          <w:rFonts w:asciiTheme="majorHAnsi" w:hAnsiTheme="majorHAnsi" w:cstheme="majorHAnsi"/>
          <w:lang w:val="vi-VN"/>
        </w:rPr>
        <w:lastRenderedPageBreak/>
        <w:t xml:space="preserve">riêng biệt lại với nhau trong quá trình runtime. Module Federation cho phép chia sẻ các thư viện, code giữa các module với nhau. </w:t>
      </w:r>
    </w:p>
    <w:p w14:paraId="1D4C2EEF" w14:textId="6CFCA964" w:rsidR="00191822" w:rsidRPr="006835D7" w:rsidRDefault="00962DF8" w:rsidP="00191822">
      <w:pPr>
        <w:pStyle w:val="Heading2"/>
        <w:rPr>
          <w:rFonts w:cstheme="majorHAnsi"/>
          <w:lang w:val="en-US"/>
        </w:rPr>
      </w:pPr>
      <w:bookmarkStart w:id="10" w:name="_Toc186658230"/>
      <w:r>
        <w:rPr>
          <w:rFonts w:cstheme="majorHAnsi"/>
          <w:lang w:val="en-US"/>
        </w:rPr>
        <w:t>Ứng dụng vào dự án</w:t>
      </w:r>
      <w:bookmarkEnd w:id="10"/>
    </w:p>
    <w:p w14:paraId="712DAA14" w14:textId="131414B2" w:rsidR="00B13CAB" w:rsidRPr="006835D7" w:rsidRDefault="00962DF8" w:rsidP="00B13CAB">
      <w:pPr>
        <w:pStyle w:val="Heading3"/>
        <w:rPr>
          <w:rFonts w:cstheme="majorHAnsi"/>
          <w:lang w:val="en-US"/>
        </w:rPr>
      </w:pPr>
      <w:bookmarkStart w:id="11" w:name="_Toc186658231"/>
      <w:r>
        <w:rPr>
          <w:rFonts w:cstheme="majorHAnsi"/>
          <w:lang w:val="en-US"/>
        </w:rPr>
        <w:t>Giới thiệu ứng dụng</w:t>
      </w:r>
      <w:bookmarkEnd w:id="11"/>
    </w:p>
    <w:p w14:paraId="7C360AF9" w14:textId="77777777" w:rsidR="00B46E14" w:rsidRPr="00F404D3"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lang w:val="vi-VN"/>
        </w:rPr>
        <w:t xml:space="preserve">Để có thể demo cho mô hình MicroFrontend nhóm đã chọn xây dựng Website </w:t>
      </w:r>
      <w:r w:rsidRPr="009E4468">
        <w:rPr>
          <w:rFonts w:ascii="Times New Roman" w:hAnsi="Times New Roman" w:cs="Times New Roman"/>
        </w:rPr>
        <w:t>thương mại điện tử.</w:t>
      </w:r>
    </w:p>
    <w:p w14:paraId="00922864" w14:textId="6152F25E" w:rsidR="00B13CAB" w:rsidRPr="006835D7" w:rsidRDefault="00962DF8" w:rsidP="006225C8">
      <w:pPr>
        <w:pStyle w:val="Heading3"/>
        <w:rPr>
          <w:rFonts w:cstheme="majorHAnsi"/>
          <w:lang w:val="en-US"/>
        </w:rPr>
      </w:pPr>
      <w:bookmarkStart w:id="12" w:name="_Toc186658232"/>
      <w:r>
        <w:rPr>
          <w:rFonts w:cstheme="majorHAnsi"/>
          <w:lang w:val="en-US"/>
        </w:rPr>
        <w:t>Lý do chọn ứng dụng</w:t>
      </w:r>
      <w:bookmarkEnd w:id="12"/>
    </w:p>
    <w:p w14:paraId="4F7C8D17"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b/>
          <w:lang w:val="vi-VN"/>
        </w:rPr>
        <w:t>Độc lập triển khai</w:t>
      </w:r>
      <w:r w:rsidRPr="009E4468">
        <w:rPr>
          <w:rFonts w:ascii="Times New Roman" w:hAnsi="Times New Roman" w:cs="Times New Roman"/>
          <w:lang w:val="vi-VN"/>
        </w:rPr>
        <w:t>: Cập nhật từng phần mà không ảnh hưởng đến toàn bộ ứng dụng.</w:t>
      </w:r>
    </w:p>
    <w:p w14:paraId="783D7EBF"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b/>
          <w:lang w:val="vi-VN"/>
        </w:rPr>
        <w:t>Tối ưu cập nhật sản phẩm</w:t>
      </w:r>
      <w:r w:rsidRPr="009E4468">
        <w:rPr>
          <w:rFonts w:ascii="Times New Roman" w:hAnsi="Times New Roman" w:cs="Times New Roman"/>
          <w:lang w:val="vi-VN"/>
        </w:rPr>
        <w:t>: Phần "Danh sách sản phẩm" và "Chi tiết sản phẩm" có thể được phát triển và cập nhật riêng lẻ mà không ảnh hưởng đến giỏ hàng hoặc thanh toán, giúp cập nhật sản phẩm nhanh chóng khi cần.</w:t>
      </w:r>
    </w:p>
    <w:p w14:paraId="513F441E" w14:textId="43B8604F" w:rsidR="00A95C4A" w:rsidRPr="00B46E14" w:rsidRDefault="00B46E14" w:rsidP="00435946">
      <w:pPr>
        <w:pStyle w:val="ListParagraph"/>
        <w:numPr>
          <w:ilvl w:val="0"/>
          <w:numId w:val="19"/>
        </w:numPr>
        <w:spacing w:line="360" w:lineRule="auto"/>
        <w:ind w:left="720"/>
        <w:contextualSpacing/>
        <w:jc w:val="left"/>
        <w:rPr>
          <w:rFonts w:ascii="Times New Roman" w:hAnsi="Times New Roman" w:cs="Times New Roman"/>
          <w:lang w:val="vi-VN"/>
        </w:rPr>
      </w:pPr>
      <w:r w:rsidRPr="00B46E14">
        <w:rPr>
          <w:rFonts w:ascii="Times New Roman" w:hAnsi="Times New Roman" w:cs="Times New Roman"/>
          <w:b/>
        </w:rPr>
        <w:t>Phân chia công việc phát triển hiệu quả:</w:t>
      </w:r>
      <w:r w:rsidRPr="00B46E14">
        <w:rPr>
          <w:rFonts w:ascii="Times New Roman" w:hAnsi="Times New Roman" w:cs="Times New Roman"/>
        </w:rPr>
        <w:t xml:space="preserve"> Có thể làm việc đồng thời trên giỏ hàng, thanh toán, và đăng nhập mà không gây ảnh hưởng lẫn nhau, giúp website thương mại điện tử mở rộng và thay đổi linh hoạt hơn.</w:t>
      </w:r>
    </w:p>
    <w:p w14:paraId="67442364" w14:textId="3550F853" w:rsidR="00440141" w:rsidRPr="006835D7" w:rsidRDefault="00CB560F" w:rsidP="00962DF8">
      <w:pPr>
        <w:pStyle w:val="Heading3"/>
        <w:rPr>
          <w:lang w:val="en-US"/>
        </w:rPr>
      </w:pPr>
      <w:bookmarkStart w:id="13" w:name="_Toc179555052"/>
      <w:bookmarkStart w:id="14" w:name="_Toc179555179"/>
      <w:bookmarkStart w:id="15" w:name="_Toc186658233"/>
      <w:r w:rsidRPr="006835D7">
        <w:t xml:space="preserve">Phạm vi </w:t>
      </w:r>
      <w:bookmarkEnd w:id="13"/>
      <w:bookmarkEnd w:id="14"/>
      <w:r w:rsidR="00962DF8">
        <w:rPr>
          <w:lang w:val="en-US"/>
        </w:rPr>
        <w:t>ứng dụng</w:t>
      </w:r>
      <w:bookmarkEnd w:id="15"/>
    </w:p>
    <w:p w14:paraId="6D8FFA69"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lang w:val="vi-VN"/>
        </w:rPr>
        <w:t>Nền tảng hỗ trợ: Triển khai ứng dụng trên nền tảng Website.</w:t>
      </w:r>
    </w:p>
    <w:p w14:paraId="47868428"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lang w:val="vi-VN"/>
        </w:rPr>
        <w:t>Chức năng chính:</w:t>
      </w:r>
    </w:p>
    <w:p w14:paraId="0E88CFAC" w14:textId="77777777" w:rsidR="00B46E14" w:rsidRPr="009E4468" w:rsidRDefault="00B46E14" w:rsidP="00435946">
      <w:pPr>
        <w:pStyle w:val="ListParagraph"/>
        <w:numPr>
          <w:ilvl w:val="1"/>
          <w:numId w:val="19"/>
        </w:numPr>
        <w:spacing w:line="360" w:lineRule="auto"/>
        <w:ind w:left="1440"/>
        <w:contextualSpacing/>
        <w:jc w:val="left"/>
        <w:rPr>
          <w:rFonts w:ascii="Times New Roman" w:hAnsi="Times New Roman" w:cs="Times New Roman"/>
          <w:b/>
          <w:lang w:val="vi-VN"/>
        </w:rPr>
      </w:pPr>
      <w:r w:rsidRPr="009E4468">
        <w:rPr>
          <w:rFonts w:ascii="Times New Roman" w:hAnsi="Times New Roman" w:cs="Times New Roman"/>
          <w:b/>
        </w:rPr>
        <w:t>Danh sách sản phẩm</w:t>
      </w:r>
      <w:r w:rsidRPr="009E4468">
        <w:rPr>
          <w:rFonts w:ascii="Times New Roman" w:hAnsi="Times New Roman" w:cs="Times New Roman"/>
          <w:lang w:val="vi-VN"/>
        </w:rPr>
        <w:t xml:space="preserve">: Hiển thị </w:t>
      </w:r>
      <w:r w:rsidRPr="009E4468">
        <w:rPr>
          <w:rFonts w:ascii="Times New Roman" w:hAnsi="Times New Roman" w:cs="Times New Roman"/>
        </w:rPr>
        <w:t>tất cả các sản phẩm.</w:t>
      </w:r>
    </w:p>
    <w:p w14:paraId="3193A47F" w14:textId="77777777" w:rsidR="00B46E14" w:rsidRPr="009E4468" w:rsidRDefault="00B46E14" w:rsidP="00435946">
      <w:pPr>
        <w:pStyle w:val="ListParagraph"/>
        <w:numPr>
          <w:ilvl w:val="1"/>
          <w:numId w:val="19"/>
        </w:numPr>
        <w:spacing w:line="360" w:lineRule="auto"/>
        <w:ind w:left="1440"/>
        <w:contextualSpacing/>
        <w:jc w:val="left"/>
        <w:rPr>
          <w:rFonts w:ascii="Times New Roman" w:hAnsi="Times New Roman" w:cs="Times New Roman"/>
          <w:b/>
          <w:lang w:val="vi-VN"/>
        </w:rPr>
      </w:pPr>
      <w:r w:rsidRPr="009E4468">
        <w:rPr>
          <w:rFonts w:ascii="Times New Roman" w:hAnsi="Times New Roman" w:cs="Times New Roman"/>
          <w:b/>
        </w:rPr>
        <w:t>Chi tiết sản phẩm</w:t>
      </w:r>
      <w:r w:rsidRPr="009E4468">
        <w:rPr>
          <w:rFonts w:ascii="Times New Roman" w:hAnsi="Times New Roman" w:cs="Times New Roman"/>
          <w:lang w:val="vi-VN"/>
        </w:rPr>
        <w:t xml:space="preserve">: </w:t>
      </w:r>
      <w:r w:rsidRPr="009E4468">
        <w:rPr>
          <w:rFonts w:ascii="Times New Roman" w:hAnsi="Times New Roman" w:cs="Times New Roman"/>
        </w:rPr>
        <w:t>Hiển thị thông tin chi tiết bao gồm: hình ảnh, mô tả, giá, màu sắc, kích cỡ của sản phẩm đó.</w:t>
      </w:r>
    </w:p>
    <w:p w14:paraId="081A59A8" w14:textId="77777777" w:rsidR="00B46E14" w:rsidRPr="009E4468" w:rsidRDefault="00B46E14" w:rsidP="00435946">
      <w:pPr>
        <w:pStyle w:val="ListParagraph"/>
        <w:numPr>
          <w:ilvl w:val="1"/>
          <w:numId w:val="19"/>
        </w:numPr>
        <w:spacing w:line="360" w:lineRule="auto"/>
        <w:ind w:left="1440"/>
        <w:contextualSpacing/>
        <w:jc w:val="left"/>
        <w:rPr>
          <w:rFonts w:ascii="Times New Roman" w:hAnsi="Times New Roman" w:cs="Times New Roman"/>
          <w:b/>
          <w:lang w:val="vi-VN"/>
        </w:rPr>
      </w:pPr>
      <w:r w:rsidRPr="009E4468">
        <w:rPr>
          <w:rFonts w:ascii="Times New Roman" w:hAnsi="Times New Roman" w:cs="Times New Roman"/>
          <w:b/>
        </w:rPr>
        <w:t>Giỏ hàng</w:t>
      </w:r>
      <w:r w:rsidRPr="009E4468">
        <w:rPr>
          <w:rFonts w:ascii="Times New Roman" w:hAnsi="Times New Roman" w:cs="Times New Roman"/>
          <w:lang w:val="vi-VN"/>
        </w:rPr>
        <w:t>: Cho phép người dùng thêm sản phẩm vào giỏ hàng. Hiển thị tóm tắt giỏ hàng với tổng giá tiền và danh sách các sản phẩm đã chọn.</w:t>
      </w:r>
    </w:p>
    <w:p w14:paraId="75EE3A60" w14:textId="77777777" w:rsidR="00B46E14" w:rsidRPr="009E4468" w:rsidRDefault="00B46E14" w:rsidP="00435946">
      <w:pPr>
        <w:pStyle w:val="ListParagraph"/>
        <w:numPr>
          <w:ilvl w:val="1"/>
          <w:numId w:val="19"/>
        </w:numPr>
        <w:spacing w:line="360" w:lineRule="auto"/>
        <w:ind w:left="1440"/>
        <w:contextualSpacing/>
        <w:jc w:val="left"/>
        <w:rPr>
          <w:rFonts w:ascii="Times New Roman" w:hAnsi="Times New Roman" w:cs="Times New Roman"/>
          <w:b/>
          <w:lang w:val="vi-VN"/>
        </w:rPr>
      </w:pPr>
      <w:r w:rsidRPr="009E4468">
        <w:rPr>
          <w:rFonts w:ascii="Times New Roman" w:hAnsi="Times New Roman" w:cs="Times New Roman"/>
          <w:b/>
        </w:rPr>
        <w:t>Trang thanh toán</w:t>
      </w:r>
      <w:r w:rsidRPr="009E4468">
        <w:rPr>
          <w:rFonts w:ascii="Times New Roman" w:hAnsi="Times New Roman" w:cs="Times New Roman"/>
          <w:lang w:val="vi-VN"/>
        </w:rPr>
        <w:t>: Thu thập thông tin vận chuyển và thanh toán từ người dùng. Tóm tắt đơn hàng trước khi xác nhận mua hàng.</w:t>
      </w:r>
    </w:p>
    <w:p w14:paraId="382D8FBA" w14:textId="77777777" w:rsidR="00B46E14" w:rsidRPr="00B46E14" w:rsidRDefault="00B46E14" w:rsidP="00435946">
      <w:pPr>
        <w:pStyle w:val="ListParagraph"/>
        <w:numPr>
          <w:ilvl w:val="1"/>
          <w:numId w:val="19"/>
        </w:numPr>
        <w:spacing w:line="360" w:lineRule="auto"/>
        <w:ind w:left="1440"/>
        <w:contextualSpacing/>
        <w:jc w:val="left"/>
        <w:rPr>
          <w:rFonts w:ascii="Times New Roman" w:hAnsi="Times New Roman" w:cs="Times New Roman"/>
          <w:b/>
          <w:lang w:val="vi-VN"/>
        </w:rPr>
      </w:pPr>
      <w:r w:rsidRPr="009E4468">
        <w:rPr>
          <w:rFonts w:ascii="Times New Roman" w:hAnsi="Times New Roman" w:cs="Times New Roman"/>
          <w:b/>
        </w:rPr>
        <w:t>Xác thực người dùng</w:t>
      </w:r>
      <w:r w:rsidRPr="009E4468">
        <w:rPr>
          <w:rFonts w:ascii="Times New Roman" w:hAnsi="Times New Roman" w:cs="Times New Roman"/>
          <w:lang w:val="vi-VN"/>
        </w:rPr>
        <w:t>: Cho phép người dùng đăng ký, đăng nhập và quản lý hồ sơ cá nhân. Hỗ trợ đăng nhập qua</w:t>
      </w:r>
      <w:r w:rsidRPr="009E4468">
        <w:rPr>
          <w:rFonts w:ascii="Times New Roman" w:hAnsi="Times New Roman" w:cs="Times New Roman"/>
        </w:rPr>
        <w:t xml:space="preserve"> tài khoản Google.</w:t>
      </w:r>
    </w:p>
    <w:p w14:paraId="22D1E419" w14:textId="4813BC59" w:rsidR="005E5D74" w:rsidRPr="00B46E14" w:rsidRDefault="00B46E14" w:rsidP="00435946">
      <w:pPr>
        <w:pStyle w:val="ListParagraph"/>
        <w:numPr>
          <w:ilvl w:val="1"/>
          <w:numId w:val="19"/>
        </w:numPr>
        <w:spacing w:line="360" w:lineRule="auto"/>
        <w:ind w:left="1440"/>
        <w:contextualSpacing/>
        <w:jc w:val="left"/>
        <w:rPr>
          <w:rFonts w:ascii="Times New Roman" w:hAnsi="Times New Roman" w:cs="Times New Roman"/>
          <w:b/>
          <w:lang w:val="vi-VN"/>
        </w:rPr>
      </w:pPr>
      <w:r w:rsidRPr="00B46E14">
        <w:rPr>
          <w:rFonts w:ascii="Times New Roman" w:hAnsi="Times New Roman" w:cs="Times New Roman"/>
          <w:b/>
        </w:rPr>
        <w:t>Tìm kiếm và lọc</w:t>
      </w:r>
      <w:r w:rsidRPr="00B46E14">
        <w:rPr>
          <w:rFonts w:ascii="Times New Roman" w:hAnsi="Times New Roman" w:cs="Times New Roman"/>
          <w:b/>
          <w:lang w:val="vi-VN"/>
        </w:rPr>
        <w:t>:</w:t>
      </w:r>
      <w:r w:rsidRPr="00B46E14">
        <w:rPr>
          <w:rFonts w:ascii="Times New Roman" w:hAnsi="Times New Roman" w:cs="Times New Roman"/>
          <w:b/>
        </w:rPr>
        <w:t xml:space="preserve"> </w:t>
      </w:r>
      <w:r w:rsidRPr="00B46E14">
        <w:rPr>
          <w:rFonts w:ascii="Times New Roman" w:hAnsi="Times New Roman" w:cs="Times New Roman"/>
        </w:rPr>
        <w:t>Cung cấp thanh tìm kiếm cho người dùng tìm sản phẩm bằng từ khóa. Cho phép lọc theo danh mục, màu sắc, kích cỡ</w:t>
      </w:r>
    </w:p>
    <w:p w14:paraId="16CD5E55" w14:textId="1C527763" w:rsidR="00CB560F" w:rsidRPr="006835D7" w:rsidRDefault="00962DF8" w:rsidP="00962DF8">
      <w:pPr>
        <w:pStyle w:val="Heading3"/>
        <w:rPr>
          <w:lang w:val="en-US"/>
        </w:rPr>
      </w:pPr>
      <w:bookmarkStart w:id="16" w:name="_Toc186658234"/>
      <w:r>
        <w:rPr>
          <w:lang w:val="en-US"/>
        </w:rPr>
        <w:lastRenderedPageBreak/>
        <w:t>Áp dụng với Micro-Frontend</w:t>
      </w:r>
      <w:bookmarkEnd w:id="16"/>
    </w:p>
    <w:p w14:paraId="31924077" w14:textId="77777777" w:rsidR="00B46E14" w:rsidRPr="00330666"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Pr>
          <w:rFonts w:ascii="Times New Roman" w:hAnsi="Times New Roman" w:cs="Times New Roman"/>
        </w:rPr>
        <w:t xml:space="preserve">Chia </w:t>
      </w:r>
      <w:r>
        <w:rPr>
          <w:rFonts w:ascii="Times New Roman" w:hAnsi="Times New Roman" w:cs="Times New Roman"/>
          <w:lang w:val="vi-VN"/>
        </w:rPr>
        <w:t>ứng dụng thành các Micro Front-end khác nhau:</w:t>
      </w:r>
    </w:p>
    <w:p w14:paraId="52BFE105" w14:textId="77777777" w:rsidR="00B46E14" w:rsidRPr="00D558AF" w:rsidRDefault="00B46E14" w:rsidP="00435946">
      <w:pPr>
        <w:pStyle w:val="ListParagraph"/>
        <w:numPr>
          <w:ilvl w:val="1"/>
          <w:numId w:val="19"/>
        </w:numPr>
        <w:spacing w:line="360" w:lineRule="auto"/>
        <w:ind w:left="1440"/>
        <w:contextualSpacing/>
        <w:jc w:val="left"/>
        <w:rPr>
          <w:rFonts w:ascii="Times New Roman" w:hAnsi="Times New Roman" w:cs="Times New Roman"/>
          <w:b/>
          <w:lang w:val="vi-VN"/>
        </w:rPr>
      </w:pPr>
      <w:r>
        <w:rPr>
          <w:rFonts w:ascii="Times New Roman" w:hAnsi="Times New Roman" w:cs="Times New Roman"/>
          <w:lang w:val="vi-VN"/>
        </w:rPr>
        <w:t>Micro Front-end</w:t>
      </w:r>
      <w:r>
        <w:rPr>
          <w:rFonts w:ascii="Times New Roman" w:hAnsi="Times New Roman" w:cs="Times New Roman"/>
        </w:rPr>
        <w:t xml:space="preserve"> Products: </w:t>
      </w:r>
      <w:r>
        <w:rPr>
          <w:rFonts w:ascii="Times New Roman" w:hAnsi="Times New Roman" w:cs="Times New Roman"/>
          <w:lang w:val="vi-VN"/>
        </w:rPr>
        <w:t xml:space="preserve">đảm nhiệm các trang Home, Danh sách sản phẩm, lọc sản phẩm, </w:t>
      </w:r>
      <w:r>
        <w:rPr>
          <w:rFonts w:ascii="Times New Roman" w:hAnsi="Times New Roman" w:cs="Times New Roman"/>
        </w:rPr>
        <w:t>Header</w:t>
      </w:r>
      <w:r>
        <w:rPr>
          <w:rFonts w:ascii="Times New Roman" w:hAnsi="Times New Roman" w:cs="Times New Roman"/>
          <w:lang w:val="vi-VN"/>
        </w:rPr>
        <w:t xml:space="preserve"> và Footer, xác thực người dùng</w:t>
      </w:r>
      <w:r>
        <w:rPr>
          <w:rFonts w:ascii="Times New Roman" w:hAnsi="Times New Roman" w:cs="Times New Roman"/>
        </w:rPr>
        <w:t>.</w:t>
      </w:r>
    </w:p>
    <w:p w14:paraId="26285F76" w14:textId="77777777" w:rsidR="00B46E14" w:rsidRPr="00663D90" w:rsidRDefault="00B46E14" w:rsidP="00435946">
      <w:pPr>
        <w:pStyle w:val="ListParagraph"/>
        <w:numPr>
          <w:ilvl w:val="1"/>
          <w:numId w:val="19"/>
        </w:numPr>
        <w:spacing w:line="360" w:lineRule="auto"/>
        <w:ind w:left="1440"/>
        <w:contextualSpacing/>
        <w:jc w:val="left"/>
        <w:rPr>
          <w:rFonts w:ascii="Times New Roman" w:hAnsi="Times New Roman" w:cs="Times New Roman"/>
          <w:b/>
          <w:lang w:val="vi-VN"/>
        </w:rPr>
      </w:pPr>
      <w:r>
        <w:rPr>
          <w:rFonts w:ascii="Times New Roman" w:hAnsi="Times New Roman" w:cs="Times New Roman"/>
          <w:lang w:val="vi-VN"/>
        </w:rPr>
        <w:t>Micro Front-end Details: đảm nhiệm trang chi tiết sản phẩm.</w:t>
      </w:r>
    </w:p>
    <w:p w14:paraId="75E2FD8B" w14:textId="77777777" w:rsidR="00B46E14" w:rsidRPr="00D07D15" w:rsidRDefault="00B46E14" w:rsidP="00435946">
      <w:pPr>
        <w:pStyle w:val="ListParagraph"/>
        <w:numPr>
          <w:ilvl w:val="1"/>
          <w:numId w:val="19"/>
        </w:numPr>
        <w:spacing w:line="360" w:lineRule="auto"/>
        <w:ind w:left="1440"/>
        <w:contextualSpacing/>
        <w:jc w:val="left"/>
        <w:rPr>
          <w:rFonts w:ascii="Times New Roman" w:hAnsi="Times New Roman" w:cs="Times New Roman"/>
          <w:b/>
          <w:lang w:val="vi-VN"/>
        </w:rPr>
      </w:pPr>
      <w:r>
        <w:rPr>
          <w:rFonts w:ascii="Times New Roman" w:hAnsi="Times New Roman" w:cs="Times New Roman"/>
          <w:lang w:val="vi-VN"/>
        </w:rPr>
        <w:t>Micro Front-end Checkout: đảm nhiệm các trang giỏ hàng, thanh toán.</w:t>
      </w:r>
    </w:p>
    <w:p w14:paraId="2025A8DF" w14:textId="77777777" w:rsidR="00B46E14" w:rsidRPr="0042738C"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Pr>
          <w:rFonts w:ascii="Times New Roman" w:hAnsi="Times New Roman" w:cs="Times New Roman"/>
          <w:lang w:val="vi-VN"/>
        </w:rPr>
        <w:t xml:space="preserve">Trong mỗi trang đề có sự xuất hiện của những </w:t>
      </w:r>
      <w:r w:rsidRPr="0042738C">
        <w:rPr>
          <w:rFonts w:ascii="Times New Roman" w:hAnsi="Times New Roman" w:cs="Times New Roman"/>
          <w:lang w:val="vi-VN"/>
        </w:rPr>
        <w:t>Micro Front-end</w:t>
      </w:r>
      <w:r>
        <w:rPr>
          <w:rFonts w:ascii="Times New Roman" w:hAnsi="Times New Roman" w:cs="Times New Roman"/>
          <w:lang w:val="vi-VN"/>
        </w:rPr>
        <w:t xml:space="preserve"> khác nhau:</w:t>
      </w:r>
    </w:p>
    <w:p w14:paraId="5FCC31BA" w14:textId="77777777" w:rsidR="00B46E14" w:rsidRPr="00CB37F4" w:rsidRDefault="00B46E14" w:rsidP="00435946">
      <w:pPr>
        <w:pStyle w:val="ListParagraph"/>
        <w:numPr>
          <w:ilvl w:val="1"/>
          <w:numId w:val="19"/>
        </w:numPr>
        <w:spacing w:line="360" w:lineRule="auto"/>
        <w:ind w:left="1440"/>
        <w:contextualSpacing/>
        <w:jc w:val="left"/>
        <w:rPr>
          <w:rFonts w:ascii="Times New Roman" w:hAnsi="Times New Roman" w:cs="Times New Roman"/>
          <w:b/>
          <w:lang w:val="vi-VN"/>
        </w:rPr>
      </w:pPr>
      <w:r>
        <w:rPr>
          <w:rFonts w:ascii="Times New Roman" w:hAnsi="Times New Roman" w:cs="Times New Roman"/>
          <w:lang w:val="vi-VN"/>
        </w:rPr>
        <w:t xml:space="preserve">Trang Home: yêu cầu </w:t>
      </w:r>
      <w:r w:rsidRPr="006762B4">
        <w:rPr>
          <w:rFonts w:ascii="Times New Roman" w:hAnsi="Times New Roman" w:cs="Times New Roman"/>
          <w:lang w:val="vi-VN"/>
        </w:rPr>
        <w:t xml:space="preserve">Micro Front-end </w:t>
      </w:r>
      <w:r>
        <w:rPr>
          <w:rFonts w:ascii="Times New Roman" w:hAnsi="Times New Roman" w:cs="Times New Roman"/>
          <w:lang w:val="vi-VN"/>
        </w:rPr>
        <w:t>Products, Checkout.</w:t>
      </w:r>
    </w:p>
    <w:p w14:paraId="379C87AF" w14:textId="77777777" w:rsidR="00B46E14" w:rsidRPr="00644E38" w:rsidRDefault="00B46E14" w:rsidP="00435946">
      <w:pPr>
        <w:pStyle w:val="ListParagraph"/>
        <w:numPr>
          <w:ilvl w:val="1"/>
          <w:numId w:val="19"/>
        </w:numPr>
        <w:spacing w:line="360" w:lineRule="auto"/>
        <w:ind w:left="1440"/>
        <w:contextualSpacing/>
        <w:jc w:val="left"/>
        <w:rPr>
          <w:rFonts w:ascii="Times New Roman" w:hAnsi="Times New Roman" w:cs="Times New Roman"/>
          <w:b/>
          <w:lang w:val="vi-VN"/>
        </w:rPr>
      </w:pPr>
      <w:r>
        <w:rPr>
          <w:rFonts w:ascii="Times New Roman" w:hAnsi="Times New Roman" w:cs="Times New Roman"/>
          <w:lang w:val="vi-VN"/>
        </w:rPr>
        <w:t xml:space="preserve">Trang Danh sách sản phẩm: yêu cầu </w:t>
      </w:r>
      <w:r w:rsidRPr="006762B4">
        <w:rPr>
          <w:rFonts w:ascii="Times New Roman" w:hAnsi="Times New Roman" w:cs="Times New Roman"/>
          <w:lang w:val="vi-VN"/>
        </w:rPr>
        <w:t>Micro Front-end</w:t>
      </w:r>
      <w:r>
        <w:rPr>
          <w:rFonts w:ascii="Times New Roman" w:hAnsi="Times New Roman" w:cs="Times New Roman"/>
          <w:lang w:val="vi-VN"/>
        </w:rPr>
        <w:t xml:space="preserve"> Products, Checkout.</w:t>
      </w:r>
    </w:p>
    <w:p w14:paraId="0B0E199F" w14:textId="77777777" w:rsidR="00B46E14" w:rsidRPr="001066AD" w:rsidRDefault="00B46E14" w:rsidP="00435946">
      <w:pPr>
        <w:pStyle w:val="ListParagraph"/>
        <w:numPr>
          <w:ilvl w:val="1"/>
          <w:numId w:val="19"/>
        </w:numPr>
        <w:spacing w:line="360" w:lineRule="auto"/>
        <w:ind w:left="1440"/>
        <w:contextualSpacing/>
        <w:jc w:val="left"/>
        <w:rPr>
          <w:rFonts w:ascii="Times New Roman" w:hAnsi="Times New Roman" w:cs="Times New Roman"/>
          <w:b/>
          <w:lang w:val="vi-VN"/>
        </w:rPr>
      </w:pPr>
      <w:r>
        <w:rPr>
          <w:rFonts w:ascii="Times New Roman" w:hAnsi="Times New Roman" w:cs="Times New Roman"/>
          <w:lang w:val="vi-VN"/>
        </w:rPr>
        <w:t xml:space="preserve">Trang chi tiết sản phẩm: yêu cầu </w:t>
      </w:r>
      <w:r w:rsidRPr="00644E38">
        <w:rPr>
          <w:rFonts w:ascii="Times New Roman" w:hAnsi="Times New Roman" w:cs="Times New Roman"/>
          <w:lang w:val="vi-VN"/>
        </w:rPr>
        <w:t>Micro Front-end</w:t>
      </w:r>
      <w:r>
        <w:rPr>
          <w:rFonts w:ascii="Times New Roman" w:hAnsi="Times New Roman" w:cs="Times New Roman"/>
          <w:lang w:val="vi-VN"/>
        </w:rPr>
        <w:t xml:space="preserve"> Details, Products, Checkout.</w:t>
      </w:r>
    </w:p>
    <w:p w14:paraId="36F9A275" w14:textId="77777777" w:rsidR="00B46E14" w:rsidRPr="00536308" w:rsidRDefault="00B46E14" w:rsidP="00435946">
      <w:pPr>
        <w:pStyle w:val="ListParagraph"/>
        <w:numPr>
          <w:ilvl w:val="1"/>
          <w:numId w:val="19"/>
        </w:numPr>
        <w:spacing w:line="360" w:lineRule="auto"/>
        <w:ind w:left="1440"/>
        <w:contextualSpacing/>
        <w:jc w:val="left"/>
        <w:rPr>
          <w:rFonts w:ascii="Times New Roman" w:hAnsi="Times New Roman" w:cs="Times New Roman"/>
          <w:b/>
          <w:lang w:val="vi-VN"/>
        </w:rPr>
      </w:pPr>
      <w:r>
        <w:rPr>
          <w:rFonts w:ascii="Times New Roman" w:hAnsi="Times New Roman" w:cs="Times New Roman"/>
          <w:lang w:val="vi-VN"/>
        </w:rPr>
        <w:t xml:space="preserve">Trang giỏ hàng, thanh toán: yêu cầu </w:t>
      </w:r>
      <w:r w:rsidRPr="00945CFA">
        <w:rPr>
          <w:rFonts w:ascii="Times New Roman" w:hAnsi="Times New Roman" w:cs="Times New Roman"/>
          <w:lang w:val="vi-VN"/>
        </w:rPr>
        <w:t>Micro Front-end</w:t>
      </w:r>
      <w:r>
        <w:rPr>
          <w:rFonts w:ascii="Times New Roman" w:hAnsi="Times New Roman" w:cs="Times New Roman"/>
          <w:lang w:val="vi-VN"/>
        </w:rPr>
        <w:t xml:space="preserve"> Products, Checkout.</w:t>
      </w:r>
    </w:p>
    <w:tbl>
      <w:tblPr>
        <w:tblStyle w:val="TableGrid"/>
        <w:tblW w:w="0" w:type="auto"/>
        <w:tblLook w:val="04A0" w:firstRow="1" w:lastRow="0" w:firstColumn="1" w:lastColumn="0" w:noHBand="0" w:noVBand="1"/>
      </w:tblPr>
      <w:tblGrid>
        <w:gridCol w:w="2994"/>
        <w:gridCol w:w="2994"/>
        <w:gridCol w:w="3028"/>
      </w:tblGrid>
      <w:tr w:rsidR="00B46E14" w14:paraId="5B2C0D47" w14:textId="77777777">
        <w:tc>
          <w:tcPr>
            <w:tcW w:w="3192" w:type="dxa"/>
          </w:tcPr>
          <w:p w14:paraId="0F1E01F2" w14:textId="77777777" w:rsidR="00B46E14" w:rsidRDefault="00B46E14">
            <w:pPr>
              <w:spacing w:line="360" w:lineRule="auto"/>
              <w:jc w:val="center"/>
              <w:rPr>
                <w:rFonts w:ascii="Times New Roman" w:hAnsi="Times New Roman" w:cs="Times New Roman"/>
                <w:b/>
              </w:rPr>
            </w:pPr>
            <w:r>
              <w:rPr>
                <w:rFonts w:ascii="Times New Roman" w:hAnsi="Times New Roman" w:cs="Times New Roman"/>
                <w:b/>
              </w:rPr>
              <w:t>Trang</w:t>
            </w:r>
          </w:p>
        </w:tc>
        <w:tc>
          <w:tcPr>
            <w:tcW w:w="3192" w:type="dxa"/>
          </w:tcPr>
          <w:p w14:paraId="0D3D5478" w14:textId="77777777" w:rsidR="00B46E14" w:rsidRDefault="00B46E14">
            <w:pPr>
              <w:spacing w:line="360" w:lineRule="auto"/>
              <w:jc w:val="center"/>
              <w:rPr>
                <w:rFonts w:ascii="Times New Roman" w:hAnsi="Times New Roman" w:cs="Times New Roman"/>
                <w:b/>
              </w:rPr>
            </w:pPr>
            <w:r>
              <w:rPr>
                <w:rFonts w:ascii="Times New Roman" w:hAnsi="Times New Roman" w:cs="Times New Roman"/>
                <w:b/>
              </w:rPr>
              <w:t>Chức năng chính</w:t>
            </w:r>
          </w:p>
        </w:tc>
        <w:tc>
          <w:tcPr>
            <w:tcW w:w="3192" w:type="dxa"/>
          </w:tcPr>
          <w:p w14:paraId="04DE31E0" w14:textId="77777777" w:rsidR="00B46E14" w:rsidRDefault="00B46E14">
            <w:pPr>
              <w:spacing w:line="360" w:lineRule="auto"/>
              <w:jc w:val="center"/>
              <w:rPr>
                <w:rFonts w:ascii="Times New Roman" w:hAnsi="Times New Roman" w:cs="Times New Roman"/>
                <w:b/>
              </w:rPr>
            </w:pPr>
            <w:r>
              <w:rPr>
                <w:rFonts w:ascii="Times New Roman" w:hAnsi="Times New Roman" w:cs="Times New Roman"/>
                <w:b/>
              </w:rPr>
              <w:t>Micro Front-end cần thiết</w:t>
            </w:r>
          </w:p>
        </w:tc>
      </w:tr>
      <w:tr w:rsidR="00B46E14" w:rsidRPr="0027581A" w14:paraId="4E6A462A" w14:textId="77777777">
        <w:tc>
          <w:tcPr>
            <w:tcW w:w="3192" w:type="dxa"/>
          </w:tcPr>
          <w:p w14:paraId="440651C2" w14:textId="77777777" w:rsidR="00B46E14" w:rsidRPr="00F03A26" w:rsidRDefault="00B46E14">
            <w:pPr>
              <w:spacing w:line="360" w:lineRule="auto"/>
              <w:rPr>
                <w:rFonts w:ascii="Times New Roman" w:hAnsi="Times New Roman" w:cs="Times New Roman"/>
                <w:bCs/>
              </w:rPr>
            </w:pPr>
            <w:r w:rsidRPr="00F03A26">
              <w:rPr>
                <w:rFonts w:ascii="Times New Roman" w:hAnsi="Times New Roman" w:cs="Times New Roman"/>
                <w:bCs/>
              </w:rPr>
              <w:t xml:space="preserve">Home </w:t>
            </w:r>
          </w:p>
        </w:tc>
        <w:tc>
          <w:tcPr>
            <w:tcW w:w="3192" w:type="dxa"/>
          </w:tcPr>
          <w:p w14:paraId="417B47B5" w14:textId="77777777" w:rsidR="00B46E14" w:rsidRPr="0027581A" w:rsidRDefault="00B46E14">
            <w:pPr>
              <w:spacing w:line="360" w:lineRule="auto"/>
              <w:rPr>
                <w:rFonts w:ascii="Times New Roman" w:hAnsi="Times New Roman" w:cs="Times New Roman"/>
                <w:bCs/>
              </w:rPr>
            </w:pPr>
            <w:r w:rsidRPr="0027581A">
              <w:rPr>
                <w:rFonts w:ascii="Times New Roman" w:hAnsi="Times New Roman" w:cs="Times New Roman"/>
                <w:bCs/>
              </w:rPr>
              <w:t>Trang chào mừng, hiển thị các sản phẩm nổi bật.</w:t>
            </w:r>
          </w:p>
        </w:tc>
        <w:tc>
          <w:tcPr>
            <w:tcW w:w="3192" w:type="dxa"/>
          </w:tcPr>
          <w:p w14:paraId="317AC87E" w14:textId="77777777" w:rsidR="00B46E14" w:rsidRPr="0027581A" w:rsidRDefault="00B46E14" w:rsidP="00B46E14">
            <w:pPr>
              <w:spacing w:line="360" w:lineRule="auto"/>
              <w:jc w:val="left"/>
              <w:rPr>
                <w:rFonts w:ascii="Times New Roman" w:hAnsi="Times New Roman" w:cs="Times New Roman"/>
                <w:bCs/>
              </w:rPr>
            </w:pPr>
            <w:r w:rsidRPr="0027581A">
              <w:rPr>
                <w:rFonts w:ascii="Times New Roman" w:hAnsi="Times New Roman" w:cs="Times New Roman"/>
                <w:bCs/>
              </w:rPr>
              <w:t>Products, Checkout</w:t>
            </w:r>
          </w:p>
        </w:tc>
      </w:tr>
      <w:tr w:rsidR="00B46E14" w:rsidRPr="0027581A" w14:paraId="40792CDC" w14:textId="77777777">
        <w:tc>
          <w:tcPr>
            <w:tcW w:w="3192" w:type="dxa"/>
          </w:tcPr>
          <w:p w14:paraId="5E12A288" w14:textId="77777777" w:rsidR="00B46E14" w:rsidRPr="00F03A26" w:rsidRDefault="00B46E14">
            <w:pPr>
              <w:spacing w:line="360" w:lineRule="auto"/>
              <w:rPr>
                <w:rFonts w:ascii="Times New Roman" w:hAnsi="Times New Roman" w:cs="Times New Roman"/>
                <w:bCs/>
              </w:rPr>
            </w:pPr>
            <w:r w:rsidRPr="00F03A26">
              <w:rPr>
                <w:rFonts w:ascii="Times New Roman" w:hAnsi="Times New Roman" w:cs="Times New Roman"/>
                <w:bCs/>
              </w:rPr>
              <w:t>Danh sách sản phẩm</w:t>
            </w:r>
          </w:p>
        </w:tc>
        <w:tc>
          <w:tcPr>
            <w:tcW w:w="3192" w:type="dxa"/>
          </w:tcPr>
          <w:p w14:paraId="0BF21D1E" w14:textId="77777777" w:rsidR="00B46E14" w:rsidRPr="0027581A" w:rsidRDefault="00B46E14">
            <w:pPr>
              <w:spacing w:line="360" w:lineRule="auto"/>
              <w:rPr>
                <w:rFonts w:ascii="Times New Roman" w:hAnsi="Times New Roman" w:cs="Times New Roman"/>
                <w:bCs/>
              </w:rPr>
            </w:pPr>
            <w:r w:rsidRPr="0027581A">
              <w:rPr>
                <w:rFonts w:ascii="Times New Roman" w:hAnsi="Times New Roman" w:cs="Times New Roman"/>
                <w:bCs/>
              </w:rPr>
              <w:t>Hiển thị danh sách sản phẩm có trong cửa hàng, cho phép lọc sản phẩm.</w:t>
            </w:r>
          </w:p>
        </w:tc>
        <w:tc>
          <w:tcPr>
            <w:tcW w:w="3192" w:type="dxa"/>
          </w:tcPr>
          <w:p w14:paraId="6253B5FA" w14:textId="77777777" w:rsidR="00B46E14" w:rsidRPr="0027581A" w:rsidRDefault="00B46E14" w:rsidP="00B46E14">
            <w:pPr>
              <w:spacing w:line="360" w:lineRule="auto"/>
              <w:jc w:val="left"/>
              <w:rPr>
                <w:rFonts w:ascii="Times New Roman" w:hAnsi="Times New Roman" w:cs="Times New Roman"/>
                <w:bCs/>
              </w:rPr>
            </w:pPr>
            <w:r w:rsidRPr="0027581A">
              <w:rPr>
                <w:rFonts w:ascii="Times New Roman" w:hAnsi="Times New Roman" w:cs="Times New Roman"/>
                <w:bCs/>
              </w:rPr>
              <w:t>Products, Checkout</w:t>
            </w:r>
          </w:p>
        </w:tc>
      </w:tr>
      <w:tr w:rsidR="00B46E14" w:rsidRPr="0027581A" w14:paraId="40F81B9E" w14:textId="77777777">
        <w:tc>
          <w:tcPr>
            <w:tcW w:w="3192" w:type="dxa"/>
          </w:tcPr>
          <w:p w14:paraId="03BAC320" w14:textId="77777777" w:rsidR="00B46E14" w:rsidRPr="00F03A26" w:rsidRDefault="00B46E14">
            <w:pPr>
              <w:spacing w:line="360" w:lineRule="auto"/>
              <w:rPr>
                <w:rFonts w:ascii="Times New Roman" w:hAnsi="Times New Roman" w:cs="Times New Roman"/>
                <w:bCs/>
              </w:rPr>
            </w:pPr>
            <w:r w:rsidRPr="00F03A26">
              <w:rPr>
                <w:rFonts w:ascii="Times New Roman" w:hAnsi="Times New Roman" w:cs="Times New Roman"/>
                <w:bCs/>
              </w:rPr>
              <w:t>Chi tiết sản phẩm</w:t>
            </w:r>
          </w:p>
        </w:tc>
        <w:tc>
          <w:tcPr>
            <w:tcW w:w="3192" w:type="dxa"/>
          </w:tcPr>
          <w:p w14:paraId="2EDC55E1" w14:textId="77777777" w:rsidR="00B46E14" w:rsidRPr="0027581A" w:rsidRDefault="00B46E14">
            <w:pPr>
              <w:spacing w:line="360" w:lineRule="auto"/>
              <w:rPr>
                <w:rFonts w:ascii="Times New Roman" w:hAnsi="Times New Roman" w:cs="Times New Roman"/>
                <w:bCs/>
              </w:rPr>
            </w:pPr>
            <w:r w:rsidRPr="0027581A">
              <w:rPr>
                <w:rFonts w:ascii="Times New Roman" w:hAnsi="Times New Roman" w:cs="Times New Roman"/>
                <w:bCs/>
              </w:rPr>
              <w:t xml:space="preserve">Hiển thị chi tiết sản phẩm </w:t>
            </w:r>
          </w:p>
        </w:tc>
        <w:tc>
          <w:tcPr>
            <w:tcW w:w="3192" w:type="dxa"/>
          </w:tcPr>
          <w:p w14:paraId="55D75581" w14:textId="77777777" w:rsidR="00B46E14" w:rsidRPr="0027581A" w:rsidRDefault="00B46E14" w:rsidP="00B46E14">
            <w:pPr>
              <w:spacing w:line="360" w:lineRule="auto"/>
              <w:jc w:val="left"/>
              <w:rPr>
                <w:rFonts w:ascii="Times New Roman" w:hAnsi="Times New Roman" w:cs="Times New Roman"/>
                <w:bCs/>
              </w:rPr>
            </w:pPr>
            <w:r w:rsidRPr="0027581A">
              <w:rPr>
                <w:rFonts w:ascii="Times New Roman" w:hAnsi="Times New Roman" w:cs="Times New Roman"/>
                <w:bCs/>
              </w:rPr>
              <w:t>Products, Checkout, Details</w:t>
            </w:r>
          </w:p>
        </w:tc>
      </w:tr>
      <w:tr w:rsidR="00B46E14" w:rsidRPr="0027581A" w14:paraId="47905052" w14:textId="77777777">
        <w:tc>
          <w:tcPr>
            <w:tcW w:w="3192" w:type="dxa"/>
          </w:tcPr>
          <w:p w14:paraId="09484981" w14:textId="77777777" w:rsidR="00B46E14" w:rsidRPr="00F03A26" w:rsidRDefault="00B46E14">
            <w:pPr>
              <w:spacing w:line="360" w:lineRule="auto"/>
              <w:rPr>
                <w:rFonts w:ascii="Times New Roman" w:hAnsi="Times New Roman" w:cs="Times New Roman"/>
                <w:bCs/>
              </w:rPr>
            </w:pPr>
            <w:r w:rsidRPr="00F03A26">
              <w:rPr>
                <w:rFonts w:ascii="Times New Roman" w:hAnsi="Times New Roman" w:cs="Times New Roman"/>
                <w:bCs/>
              </w:rPr>
              <w:t>Giỏ hàng, thanh toán</w:t>
            </w:r>
          </w:p>
        </w:tc>
        <w:tc>
          <w:tcPr>
            <w:tcW w:w="3192" w:type="dxa"/>
          </w:tcPr>
          <w:p w14:paraId="353889D2" w14:textId="77777777" w:rsidR="00B46E14" w:rsidRPr="0027581A" w:rsidRDefault="00B46E14">
            <w:pPr>
              <w:spacing w:line="360" w:lineRule="auto"/>
              <w:rPr>
                <w:rFonts w:ascii="Times New Roman" w:hAnsi="Times New Roman" w:cs="Times New Roman"/>
                <w:bCs/>
              </w:rPr>
            </w:pPr>
            <w:r w:rsidRPr="0027581A">
              <w:rPr>
                <w:rFonts w:ascii="Times New Roman" w:hAnsi="Times New Roman" w:cs="Times New Roman"/>
                <w:bCs/>
              </w:rPr>
              <w:t>Cho phép thanh toán sản phẩm</w:t>
            </w:r>
          </w:p>
        </w:tc>
        <w:tc>
          <w:tcPr>
            <w:tcW w:w="3192" w:type="dxa"/>
          </w:tcPr>
          <w:p w14:paraId="550BFA5B" w14:textId="77777777" w:rsidR="00B46E14" w:rsidRPr="0027581A" w:rsidRDefault="00B46E14" w:rsidP="00272F44">
            <w:pPr>
              <w:keepNext/>
              <w:spacing w:line="360" w:lineRule="auto"/>
              <w:jc w:val="left"/>
              <w:rPr>
                <w:rFonts w:ascii="Times New Roman" w:hAnsi="Times New Roman" w:cs="Times New Roman"/>
                <w:bCs/>
              </w:rPr>
            </w:pPr>
            <w:r w:rsidRPr="0027581A">
              <w:rPr>
                <w:rFonts w:ascii="Times New Roman" w:hAnsi="Times New Roman" w:cs="Times New Roman"/>
                <w:bCs/>
              </w:rPr>
              <w:t>Products, Checkout.</w:t>
            </w:r>
          </w:p>
        </w:tc>
      </w:tr>
    </w:tbl>
    <w:p w14:paraId="130EE60C" w14:textId="286EAB72" w:rsidR="00B26CB1" w:rsidRPr="00B46E14" w:rsidRDefault="00272F44" w:rsidP="00272F44">
      <w:pPr>
        <w:pStyle w:val="Caption"/>
        <w:rPr>
          <w:rFonts w:asciiTheme="majorHAnsi" w:hAnsiTheme="majorHAnsi" w:cstheme="majorHAnsi"/>
          <w:lang w:val="en-US"/>
        </w:rPr>
      </w:pPr>
      <w:bookmarkStart w:id="17" w:name="_Toc186641511"/>
      <w:r>
        <w:t xml:space="preserve">Bảng </w:t>
      </w:r>
      <w:fldSimple w:instr=" STYLEREF 1 \s ">
        <w:r>
          <w:rPr>
            <w:noProof/>
          </w:rPr>
          <w:t>1</w:t>
        </w:r>
      </w:fldSimple>
      <w:r>
        <w:t>.</w:t>
      </w:r>
      <w:fldSimple w:instr=" SEQ Bảng \* ARABIC \s 1 ">
        <w:r>
          <w:rPr>
            <w:noProof/>
          </w:rPr>
          <w:t>1</w:t>
        </w:r>
      </w:fldSimple>
      <w:r>
        <w:t xml:space="preserve"> Phân chia chức năng</w:t>
      </w:r>
      <w:bookmarkEnd w:id="17"/>
    </w:p>
    <w:p w14:paraId="1EBABC85" w14:textId="77777777" w:rsidR="00962DF8" w:rsidRDefault="00962DF8" w:rsidP="00962DF8">
      <w:pPr>
        <w:pStyle w:val="Heading3"/>
        <w:rPr>
          <w:lang w:val="en-US"/>
        </w:rPr>
      </w:pPr>
      <w:bookmarkStart w:id="18" w:name="_Toc186658235"/>
      <w:r>
        <w:rPr>
          <w:lang w:val="en-US"/>
        </w:rPr>
        <w:t>Mục tiêu dự án</w:t>
      </w:r>
      <w:bookmarkEnd w:id="18"/>
    </w:p>
    <w:p w14:paraId="4B255E10" w14:textId="77777777" w:rsidR="00B46E14" w:rsidRPr="009E4468" w:rsidRDefault="00B46E14" w:rsidP="00435946">
      <w:pPr>
        <w:pStyle w:val="ListParagraph"/>
        <w:numPr>
          <w:ilvl w:val="0"/>
          <w:numId w:val="19"/>
        </w:numPr>
        <w:spacing w:line="360" w:lineRule="auto"/>
        <w:contextualSpacing/>
        <w:jc w:val="left"/>
        <w:rPr>
          <w:rFonts w:ascii="Times New Roman" w:hAnsi="Times New Roman" w:cs="Times New Roman"/>
          <w:b/>
          <w:lang w:val="vi-VN"/>
        </w:rPr>
      </w:pPr>
      <w:r w:rsidRPr="009E4468">
        <w:rPr>
          <w:rFonts w:ascii="Times New Roman" w:hAnsi="Times New Roman" w:cs="Times New Roman"/>
          <w:lang w:val="vi-VN"/>
        </w:rPr>
        <w:t>Xây dựng ứng dụng giúp người dùng dễ dàng mua sắm trực tuyến với các tính năng như tìm kiếm sản phẩm, thêm vào giỏ hàng, thanh toán nhanh chóng, và quản lý lịch sử đơn hàng.</w:t>
      </w:r>
    </w:p>
    <w:p w14:paraId="1C343707" w14:textId="2B448E26" w:rsidR="00B46E14" w:rsidRPr="00B46E14" w:rsidRDefault="00B46E14" w:rsidP="00435946">
      <w:pPr>
        <w:pStyle w:val="ListParagraph"/>
        <w:numPr>
          <w:ilvl w:val="0"/>
          <w:numId w:val="19"/>
        </w:numPr>
        <w:spacing w:line="360" w:lineRule="auto"/>
        <w:contextualSpacing/>
        <w:jc w:val="left"/>
        <w:rPr>
          <w:rFonts w:ascii="Times New Roman" w:hAnsi="Times New Roman" w:cs="Times New Roman"/>
          <w:b/>
          <w:lang w:val="vi-VN"/>
        </w:rPr>
      </w:pPr>
      <w:r w:rsidRPr="009E4468">
        <w:rPr>
          <w:rFonts w:ascii="Times New Roman" w:hAnsi="Times New Roman" w:cs="Times New Roman"/>
          <w:lang w:val="vi-VN"/>
        </w:rPr>
        <w:lastRenderedPageBreak/>
        <w:t>Giúp nhóm tìm hiểu được Micro Frontend và ứng dụng vào dự án thực tế.</w:t>
      </w:r>
    </w:p>
    <w:p w14:paraId="3B357FD1" w14:textId="77777777" w:rsidR="00962DF8" w:rsidRDefault="00962DF8" w:rsidP="00962DF8">
      <w:pPr>
        <w:pStyle w:val="Heading3"/>
        <w:rPr>
          <w:lang w:val="en-US"/>
        </w:rPr>
      </w:pPr>
      <w:bookmarkStart w:id="19" w:name="_Toc186658236"/>
      <w:r>
        <w:rPr>
          <w:lang w:val="en-US"/>
        </w:rPr>
        <w:t>Đối tượng sử dụng</w:t>
      </w:r>
      <w:bookmarkEnd w:id="19"/>
    </w:p>
    <w:p w14:paraId="22F4FC3F"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rPr>
        <w:t>Người dùng (Khách hàng)</w:t>
      </w:r>
      <w:r w:rsidRPr="009E4468">
        <w:rPr>
          <w:rFonts w:ascii="Times New Roman" w:hAnsi="Times New Roman" w:cs="Times New Roman"/>
          <w:lang w:val="vi-VN"/>
        </w:rPr>
        <w:t xml:space="preserve">: </w:t>
      </w:r>
    </w:p>
    <w:p w14:paraId="2B7DB4DC" w14:textId="77777777" w:rsidR="00B46E14" w:rsidRPr="009E4468" w:rsidRDefault="00B46E14" w:rsidP="00435946">
      <w:pPr>
        <w:pStyle w:val="ListParagraph"/>
        <w:numPr>
          <w:ilvl w:val="1"/>
          <w:numId w:val="19"/>
        </w:numPr>
        <w:spacing w:line="360" w:lineRule="auto"/>
        <w:ind w:left="1440"/>
        <w:contextualSpacing/>
        <w:jc w:val="left"/>
        <w:rPr>
          <w:rFonts w:ascii="Times New Roman" w:hAnsi="Times New Roman" w:cs="Times New Roman"/>
          <w:b/>
          <w:lang w:val="vi-VN"/>
        </w:rPr>
      </w:pPr>
      <w:r w:rsidRPr="009E4468">
        <w:rPr>
          <w:rFonts w:ascii="Times New Roman" w:hAnsi="Times New Roman" w:cs="Times New Roman"/>
          <w:lang w:val="vi-VN"/>
        </w:rPr>
        <w:t xml:space="preserve">Quản lý thông tin cá nhân, bao gồm cập nhật, chỉnh sửa thông tin tài khoản, địa chỉ giao hàng, và phương thức thanh toán. </w:t>
      </w:r>
    </w:p>
    <w:p w14:paraId="109029B3" w14:textId="77777777" w:rsidR="00B46E14" w:rsidRPr="009E4468" w:rsidRDefault="00B46E14" w:rsidP="00435946">
      <w:pPr>
        <w:pStyle w:val="ListParagraph"/>
        <w:numPr>
          <w:ilvl w:val="1"/>
          <w:numId w:val="19"/>
        </w:numPr>
        <w:spacing w:line="360" w:lineRule="auto"/>
        <w:ind w:left="1440"/>
        <w:contextualSpacing/>
        <w:jc w:val="left"/>
        <w:rPr>
          <w:rFonts w:ascii="Times New Roman" w:hAnsi="Times New Roman" w:cs="Times New Roman"/>
          <w:b/>
          <w:lang w:val="vi-VN"/>
        </w:rPr>
      </w:pPr>
      <w:r w:rsidRPr="009E4468">
        <w:rPr>
          <w:rFonts w:ascii="Times New Roman" w:hAnsi="Times New Roman" w:cs="Times New Roman"/>
          <w:lang w:val="vi-VN"/>
        </w:rPr>
        <w:t>Xem và quản lý giỏ hàng, theo dõi lịch sử đơn hàng và trạng thái các đơn hàng đã đặt.</w:t>
      </w:r>
    </w:p>
    <w:p w14:paraId="059C8056"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lang w:val="vi-VN"/>
        </w:rPr>
        <w:t>Quản trị viên (Admin):</w:t>
      </w:r>
      <w:r w:rsidRPr="009E4468">
        <w:t xml:space="preserve"> </w:t>
      </w:r>
    </w:p>
    <w:p w14:paraId="5FF42195" w14:textId="77777777" w:rsidR="00B46E14" w:rsidRPr="009E4468" w:rsidRDefault="00B46E14" w:rsidP="00435946">
      <w:pPr>
        <w:pStyle w:val="ListParagraph"/>
        <w:numPr>
          <w:ilvl w:val="1"/>
          <w:numId w:val="19"/>
        </w:numPr>
        <w:spacing w:line="360" w:lineRule="auto"/>
        <w:ind w:left="1440"/>
        <w:contextualSpacing/>
        <w:jc w:val="left"/>
        <w:rPr>
          <w:rFonts w:ascii="Times New Roman" w:hAnsi="Times New Roman" w:cs="Times New Roman"/>
          <w:b/>
          <w:lang w:val="vi-VN"/>
        </w:rPr>
      </w:pPr>
      <w:r w:rsidRPr="009E4468">
        <w:rPr>
          <w:rFonts w:ascii="Times New Roman" w:hAnsi="Times New Roman" w:cs="Times New Roman"/>
          <w:lang w:val="vi-VN"/>
        </w:rPr>
        <w:t xml:space="preserve">Quản lý thông tin của toàn bộ người dùng, bao gồm khả năng thêm, sửa, hoặc xóa tài khoản người dùng. </w:t>
      </w:r>
    </w:p>
    <w:p w14:paraId="7D4AD227" w14:textId="77777777" w:rsidR="00B46E14" w:rsidRPr="00B46E14" w:rsidRDefault="00B46E14" w:rsidP="00435946">
      <w:pPr>
        <w:pStyle w:val="ListParagraph"/>
        <w:numPr>
          <w:ilvl w:val="1"/>
          <w:numId w:val="19"/>
        </w:numPr>
        <w:spacing w:line="360" w:lineRule="auto"/>
        <w:ind w:left="1440"/>
        <w:contextualSpacing/>
        <w:jc w:val="left"/>
        <w:rPr>
          <w:rFonts w:ascii="Times New Roman" w:hAnsi="Times New Roman" w:cs="Times New Roman"/>
          <w:b/>
          <w:lang w:val="vi-VN"/>
        </w:rPr>
      </w:pPr>
      <w:r w:rsidRPr="009E4468">
        <w:rPr>
          <w:rFonts w:ascii="Times New Roman" w:hAnsi="Times New Roman" w:cs="Times New Roman"/>
          <w:lang w:val="vi-VN"/>
        </w:rPr>
        <w:t xml:space="preserve">Quản lý sản phẩm, danh mục sản phẩm, các chương trình khuyến mãi, và theo dõi doanh số bán hàng. </w:t>
      </w:r>
    </w:p>
    <w:p w14:paraId="78FBB138" w14:textId="2FB9930B" w:rsidR="00B46E14" w:rsidRPr="00B46E14" w:rsidRDefault="00B46E14" w:rsidP="00435946">
      <w:pPr>
        <w:pStyle w:val="ListParagraph"/>
        <w:numPr>
          <w:ilvl w:val="1"/>
          <w:numId w:val="19"/>
        </w:numPr>
        <w:spacing w:line="360" w:lineRule="auto"/>
        <w:ind w:left="1440"/>
        <w:contextualSpacing/>
        <w:jc w:val="left"/>
        <w:rPr>
          <w:rFonts w:ascii="Times New Roman" w:hAnsi="Times New Roman" w:cs="Times New Roman"/>
          <w:b/>
          <w:lang w:val="vi-VN"/>
        </w:rPr>
      </w:pPr>
      <w:r w:rsidRPr="00B46E14">
        <w:rPr>
          <w:rFonts w:ascii="Times New Roman" w:hAnsi="Times New Roman" w:cs="Times New Roman"/>
        </w:rPr>
        <w:t>Quản lý đơn hàng và theo dõi tình trạng giao hàng</w:t>
      </w:r>
    </w:p>
    <w:p w14:paraId="6EE88283" w14:textId="77777777" w:rsidR="00962DF8" w:rsidRDefault="00962DF8" w:rsidP="00962DF8">
      <w:pPr>
        <w:pStyle w:val="Heading3"/>
        <w:rPr>
          <w:lang w:val="en-US"/>
        </w:rPr>
      </w:pPr>
      <w:bookmarkStart w:id="20" w:name="_Toc186658237"/>
      <w:r>
        <w:rPr>
          <w:lang w:val="en-US"/>
        </w:rPr>
        <w:t>Phương pháp thực hiện</w:t>
      </w:r>
      <w:bookmarkEnd w:id="20"/>
    </w:p>
    <w:p w14:paraId="382D5098"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lang w:val="vi-VN"/>
        </w:rPr>
        <w:t>Tìm hiểu về Micro Frontend, Reactjs, các công cụ hosting.</w:t>
      </w:r>
    </w:p>
    <w:p w14:paraId="3D79A299"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lang w:val="vi-VN"/>
        </w:rPr>
        <w:t>Tìm hiểu các công cụ hỗ trợ: Github, Trello.</w:t>
      </w:r>
    </w:p>
    <w:p w14:paraId="7E5F9714"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rPr>
        <w:t>Tìm</w:t>
      </w:r>
      <w:r w:rsidRPr="009E4468">
        <w:rPr>
          <w:rFonts w:ascii="Times New Roman" w:hAnsi="Times New Roman" w:cs="Times New Roman"/>
          <w:lang w:val="vi-VN"/>
        </w:rPr>
        <w:t xml:space="preserve"> hiểu về </w:t>
      </w:r>
      <w:r w:rsidRPr="009E4468">
        <w:rPr>
          <w:rFonts w:ascii="Times New Roman" w:hAnsi="Times New Roman" w:cs="Times New Roman"/>
          <w:b/>
          <w:lang w:val="vi-VN"/>
        </w:rPr>
        <w:t>Webpack5</w:t>
      </w:r>
      <w:r w:rsidRPr="009E4468">
        <w:rPr>
          <w:rFonts w:ascii="Times New Roman" w:hAnsi="Times New Roman" w:cs="Times New Roman"/>
          <w:lang w:val="vi-VN"/>
        </w:rPr>
        <w:t>: công cụ giúp bundling (gói gọi) các tệp js, html, css, và các tài nguyên khác trong ứng dụng web. Giúp tổ chức và tối ưu hóa mã nguồn, tạo ra một bundle cuối cùng nhỏ gọn có thể tải xuống nhanh chóng khi người dùng truy cập trang web.</w:t>
      </w:r>
    </w:p>
    <w:p w14:paraId="3433CFC1"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lang w:val="vi-VN"/>
        </w:rPr>
        <w:t xml:space="preserve">Tìm hiểu về </w:t>
      </w:r>
      <w:r w:rsidRPr="009E4468">
        <w:rPr>
          <w:rFonts w:ascii="Times New Roman" w:hAnsi="Times New Roman" w:cs="Times New Roman"/>
          <w:b/>
          <w:lang w:val="vi-VN"/>
        </w:rPr>
        <w:t>Module Federation</w:t>
      </w:r>
      <w:r w:rsidRPr="009E4468">
        <w:rPr>
          <w:rFonts w:ascii="Times New Roman" w:hAnsi="Times New Roman" w:cs="Times New Roman"/>
          <w:lang w:val="vi-VN"/>
        </w:rPr>
        <w:t>: là tính năng của Webpack5 cho phép các ứng dụng web có thể chia sẻ các phần module Javascript với nhau trong quá trình runtime mà không cần phải xây dựng lại tất cả từ đầu.</w:t>
      </w:r>
    </w:p>
    <w:p w14:paraId="42B5F1C2"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lang w:val="vi-VN"/>
        </w:rPr>
        <w:t>Thu thập yêu cầu thông qua các ứng dụng phổ biến trên website, các ứng dụng có trên thị trường.</w:t>
      </w:r>
    </w:p>
    <w:p w14:paraId="590886BA"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lang w:val="vi-VN"/>
        </w:rPr>
        <w:t>Phân tích và thiết kế ứng dụng.</w:t>
      </w:r>
    </w:p>
    <w:p w14:paraId="372572F3"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lang w:val="vi-VN"/>
        </w:rPr>
        <w:t>Cài đặt và kiểm thử.</w:t>
      </w:r>
    </w:p>
    <w:p w14:paraId="05CF9F3A" w14:textId="77777777" w:rsidR="00B46E14" w:rsidRPr="00B46E14" w:rsidRDefault="00B46E14" w:rsidP="00B46E14">
      <w:pPr>
        <w:ind w:left="568"/>
        <w:rPr>
          <w:lang w:val="en-US"/>
        </w:rPr>
      </w:pPr>
    </w:p>
    <w:p w14:paraId="4DB485B0" w14:textId="77777777" w:rsidR="00962DF8" w:rsidRDefault="00962DF8" w:rsidP="00962DF8">
      <w:pPr>
        <w:pStyle w:val="Heading3"/>
        <w:rPr>
          <w:lang w:val="en-US"/>
        </w:rPr>
      </w:pPr>
      <w:bookmarkStart w:id="21" w:name="_Toc186658238"/>
      <w:r>
        <w:rPr>
          <w:lang w:val="en-US"/>
        </w:rPr>
        <w:lastRenderedPageBreak/>
        <w:t>Nền tảng công nghệ</w:t>
      </w:r>
      <w:bookmarkEnd w:id="21"/>
    </w:p>
    <w:p w14:paraId="3A81D236"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lang w:val="vi-VN"/>
        </w:rPr>
        <w:t>Công cụ thiết kế UI: Figma.</w:t>
      </w:r>
    </w:p>
    <w:p w14:paraId="216A44F9"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lang w:val="vi-VN"/>
        </w:rPr>
        <w:t>Quản lý source code: Github.</w:t>
      </w:r>
    </w:p>
    <w:p w14:paraId="04E4D8C1"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lang w:val="vi-VN"/>
        </w:rPr>
        <w:t>Ngôn ngữ chính: Javascript.</w:t>
      </w:r>
    </w:p>
    <w:p w14:paraId="5A5C24DA"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rPr>
        <w:t>Frameworks: React.</w:t>
      </w:r>
    </w:p>
    <w:p w14:paraId="1BFE96A4"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rPr>
        <w:t>Application shell: Webpack</w:t>
      </w:r>
    </w:p>
    <w:p w14:paraId="10E5C415"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lang w:val="vi-VN"/>
        </w:rPr>
      </w:pPr>
      <w:r w:rsidRPr="009E4468">
        <w:rPr>
          <w:rFonts w:ascii="Times New Roman" w:hAnsi="Times New Roman" w:cs="Times New Roman"/>
          <w:lang w:val="vi-VN"/>
        </w:rPr>
        <w:t>Client-Side Integration</w:t>
      </w:r>
      <w:r w:rsidRPr="009E4468">
        <w:rPr>
          <w:rFonts w:ascii="Times New Roman" w:hAnsi="Times New Roman" w:cs="Times New Roman"/>
        </w:rPr>
        <w:t>: Module Federation</w:t>
      </w:r>
    </w:p>
    <w:p w14:paraId="71201A9A" w14:textId="0FBBD921" w:rsidR="00B46E14" w:rsidRPr="00B46E14"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lang w:val="vi-VN"/>
        </w:rPr>
        <w:t>Cơ sở dữ liệu: MongoDB.</w:t>
      </w:r>
    </w:p>
    <w:p w14:paraId="692E3ED3" w14:textId="77777777" w:rsidR="00962DF8" w:rsidRDefault="00962DF8" w:rsidP="00962DF8">
      <w:pPr>
        <w:pStyle w:val="Heading3"/>
        <w:rPr>
          <w:lang w:val="en-US"/>
        </w:rPr>
      </w:pPr>
      <w:bookmarkStart w:id="22" w:name="_Toc186658239"/>
      <w:r>
        <w:rPr>
          <w:lang w:val="en-US"/>
        </w:rPr>
        <w:t>Kết quả mong đợi</w:t>
      </w:r>
      <w:bookmarkEnd w:id="22"/>
    </w:p>
    <w:p w14:paraId="78F7CD8A" w14:textId="77777777" w:rsidR="00B46E14" w:rsidRPr="009E4468" w:rsidRDefault="00B46E14" w:rsidP="00435946">
      <w:pPr>
        <w:pStyle w:val="ListParagraph"/>
        <w:numPr>
          <w:ilvl w:val="0"/>
          <w:numId w:val="19"/>
        </w:numPr>
        <w:spacing w:line="360" w:lineRule="auto"/>
        <w:ind w:left="720"/>
        <w:contextualSpacing/>
        <w:jc w:val="left"/>
        <w:rPr>
          <w:rFonts w:ascii="Times New Roman" w:hAnsi="Times New Roman" w:cs="Times New Roman"/>
          <w:b/>
          <w:lang w:val="vi-VN"/>
        </w:rPr>
      </w:pPr>
      <w:r w:rsidRPr="009E4468">
        <w:rPr>
          <w:rFonts w:ascii="Times New Roman" w:hAnsi="Times New Roman" w:cs="Times New Roman"/>
          <w:lang w:val="vi-VN"/>
        </w:rPr>
        <w:t>Hoàn thiện được các chức năng đã đề ra.</w:t>
      </w:r>
    </w:p>
    <w:p w14:paraId="083BCB6D" w14:textId="10869A4D" w:rsidR="00B46E14" w:rsidRPr="00B46E14" w:rsidRDefault="00B46E14" w:rsidP="00435946">
      <w:pPr>
        <w:pStyle w:val="ListParagraph"/>
        <w:numPr>
          <w:ilvl w:val="0"/>
          <w:numId w:val="19"/>
        </w:numPr>
        <w:spacing w:line="360" w:lineRule="auto"/>
        <w:ind w:left="720"/>
        <w:contextualSpacing/>
        <w:jc w:val="left"/>
        <w:rPr>
          <w:rFonts w:ascii="Times New Roman" w:hAnsi="Times New Roman" w:cs="Times New Roman"/>
          <w:lang w:val="vi-VN"/>
        </w:rPr>
      </w:pPr>
      <w:r w:rsidRPr="009E4468">
        <w:rPr>
          <w:rFonts w:ascii="Times New Roman" w:hAnsi="Times New Roman" w:cs="Times New Roman"/>
          <w:lang w:val="vi-VN"/>
        </w:rPr>
        <w:t>Triển khai ứng dụng được trên website.</w:t>
      </w:r>
    </w:p>
    <w:p w14:paraId="3A70CBD6" w14:textId="77777777" w:rsidR="00962DF8" w:rsidRDefault="00962DF8" w:rsidP="00962DF8">
      <w:pPr>
        <w:pStyle w:val="Heading2"/>
        <w:rPr>
          <w:lang w:val="en-US"/>
        </w:rPr>
      </w:pPr>
      <w:bookmarkStart w:id="23" w:name="_Toc186658240"/>
      <w:r>
        <w:rPr>
          <w:lang w:val="en-US"/>
        </w:rPr>
        <w:t>Kế hoạch làm việc</w:t>
      </w:r>
      <w:bookmarkEnd w:id="23"/>
    </w:p>
    <w:p w14:paraId="1448A3D7" w14:textId="313431E1" w:rsidR="00962DF8" w:rsidRPr="00FA5F28" w:rsidRDefault="00962DF8" w:rsidP="00962DF8">
      <w:pPr>
        <w:pStyle w:val="ListParagraph"/>
        <w:spacing w:line="360" w:lineRule="auto"/>
        <w:ind w:left="360"/>
        <w:rPr>
          <w:rFonts w:ascii="Times New Roman" w:hAnsi="Times New Roman" w:cs="Times New Roman"/>
          <w:color w:val="000000"/>
          <w:shd w:val="clear" w:color="auto" w:fill="FFFFFF"/>
          <w:lang w:val="vi-VN"/>
        </w:rPr>
      </w:pPr>
      <w:r>
        <w:rPr>
          <w:rStyle w:val="normaltextrun"/>
          <w:rFonts w:ascii="Times New Roman" w:hAnsi="Times New Roman" w:cs="Times New Roman"/>
          <w:color w:val="000000"/>
          <w:shd w:val="clear" w:color="auto" w:fill="FFFFFF"/>
        </w:rPr>
        <w:t>09</w:t>
      </w:r>
      <w:r w:rsidRPr="004E6B14">
        <w:rPr>
          <w:rStyle w:val="normaltextrun"/>
          <w:rFonts w:ascii="Times New Roman" w:hAnsi="Times New Roman" w:cs="Times New Roman"/>
          <w:color w:val="000000"/>
          <w:shd w:val="clear" w:color="auto" w:fill="FFFFFF"/>
        </w:rPr>
        <w:t>/0</w:t>
      </w:r>
      <w:r>
        <w:rPr>
          <w:rStyle w:val="normaltextrun"/>
          <w:rFonts w:ascii="Times New Roman" w:hAnsi="Times New Roman" w:cs="Times New Roman"/>
          <w:color w:val="000000"/>
          <w:shd w:val="clear" w:color="auto" w:fill="FFFFFF"/>
        </w:rPr>
        <w:t>9</w:t>
      </w:r>
      <w:r w:rsidRPr="004E6B14">
        <w:rPr>
          <w:rStyle w:val="normaltextrun"/>
          <w:rFonts w:ascii="Times New Roman" w:hAnsi="Times New Roman" w:cs="Times New Roman"/>
          <w:color w:val="000000"/>
          <w:shd w:val="clear" w:color="auto" w:fill="FFFFFF"/>
        </w:rPr>
        <w:t>/2024 đến ngày</w:t>
      </w:r>
      <w:r w:rsidRPr="004E6B14">
        <w:rPr>
          <w:rStyle w:val="normaltextrun"/>
          <w:rFonts w:ascii="Times New Roman" w:hAnsi="Times New Roman" w:cs="Times New Roman"/>
          <w:b/>
          <w:color w:val="000000"/>
          <w:shd w:val="clear" w:color="auto" w:fill="FFFFFF"/>
        </w:rPr>
        <w:t xml:space="preserve"> </w:t>
      </w:r>
      <w:r w:rsidR="00B46E14">
        <w:rPr>
          <w:rStyle w:val="normaltextrun"/>
          <w:rFonts w:ascii="Times New Roman" w:hAnsi="Times New Roman" w:cs="Times New Roman"/>
          <w:color w:val="000000"/>
          <w:shd w:val="clear" w:color="auto" w:fill="FFFFFF"/>
        </w:rPr>
        <w:t>2</w:t>
      </w:r>
      <w:r>
        <w:rPr>
          <w:rStyle w:val="normaltextrun"/>
          <w:rFonts w:ascii="Times New Roman" w:hAnsi="Times New Roman" w:cs="Times New Roman"/>
          <w:color w:val="000000"/>
          <w:shd w:val="clear" w:color="auto" w:fill="FFFFFF"/>
        </w:rPr>
        <w:t>0</w:t>
      </w:r>
      <w:r w:rsidRPr="004E6B14">
        <w:rPr>
          <w:rStyle w:val="normaltextrun"/>
          <w:rFonts w:ascii="Times New Roman" w:hAnsi="Times New Roman" w:cs="Times New Roman"/>
          <w:color w:val="000000"/>
          <w:shd w:val="clear" w:color="auto" w:fill="FFFFFF"/>
        </w:rPr>
        <w:t>/</w:t>
      </w:r>
      <w:r>
        <w:rPr>
          <w:rStyle w:val="normaltextrun"/>
          <w:rFonts w:ascii="Times New Roman" w:hAnsi="Times New Roman" w:cs="Times New Roman"/>
          <w:color w:val="000000"/>
          <w:shd w:val="clear" w:color="auto" w:fill="FFFFFF"/>
        </w:rPr>
        <w:t>12</w:t>
      </w:r>
      <w:r w:rsidRPr="004E6B14">
        <w:rPr>
          <w:rStyle w:val="normaltextrun"/>
          <w:rFonts w:ascii="Times New Roman" w:hAnsi="Times New Roman" w:cs="Times New Roman"/>
          <w:color w:val="000000"/>
          <w:shd w:val="clear" w:color="auto" w:fill="FFFFFF"/>
        </w:rPr>
        <w:t>/2024</w:t>
      </w:r>
    </w:p>
    <w:tbl>
      <w:tblPr>
        <w:tblStyle w:val="TableGrid"/>
        <w:tblW w:w="10661" w:type="dxa"/>
        <w:tblInd w:w="-601" w:type="dxa"/>
        <w:tblLook w:val="04A0" w:firstRow="1" w:lastRow="0" w:firstColumn="1" w:lastColumn="0" w:noHBand="0" w:noVBand="1"/>
      </w:tblPr>
      <w:tblGrid>
        <w:gridCol w:w="1730"/>
        <w:gridCol w:w="1276"/>
        <w:gridCol w:w="3063"/>
        <w:gridCol w:w="4592"/>
      </w:tblGrid>
      <w:tr w:rsidR="00B46E14" w14:paraId="5439C771" w14:textId="77777777" w:rsidTr="00B46E14">
        <w:tc>
          <w:tcPr>
            <w:tcW w:w="1730" w:type="dxa"/>
          </w:tcPr>
          <w:p w14:paraId="41C23371" w14:textId="77777777" w:rsidR="00962DF8" w:rsidRDefault="00962DF8" w:rsidP="00B46E14">
            <w:pPr>
              <w:spacing w:line="360" w:lineRule="auto"/>
              <w:jc w:val="center"/>
              <w:rPr>
                <w:rFonts w:ascii="Times New Roman" w:hAnsi="Times New Roman" w:cs="Times New Roman"/>
                <w:b/>
                <w:bCs/>
              </w:rPr>
            </w:pPr>
            <w:r>
              <w:rPr>
                <w:rFonts w:ascii="Times New Roman" w:hAnsi="Times New Roman" w:cs="Times New Roman"/>
                <w:b/>
                <w:bCs/>
              </w:rPr>
              <w:t>Giai đoạn</w:t>
            </w:r>
          </w:p>
        </w:tc>
        <w:tc>
          <w:tcPr>
            <w:tcW w:w="1276" w:type="dxa"/>
          </w:tcPr>
          <w:p w14:paraId="523C42B4" w14:textId="77777777" w:rsidR="00962DF8" w:rsidRDefault="00962DF8" w:rsidP="00B46E14">
            <w:pPr>
              <w:spacing w:line="360" w:lineRule="auto"/>
              <w:jc w:val="center"/>
              <w:rPr>
                <w:rFonts w:ascii="Times New Roman" w:hAnsi="Times New Roman" w:cs="Times New Roman"/>
                <w:b/>
                <w:bCs/>
              </w:rPr>
            </w:pPr>
            <w:r>
              <w:rPr>
                <w:rFonts w:ascii="Times New Roman" w:hAnsi="Times New Roman" w:cs="Times New Roman"/>
                <w:b/>
                <w:bCs/>
              </w:rPr>
              <w:t>Thời gian</w:t>
            </w:r>
          </w:p>
        </w:tc>
        <w:tc>
          <w:tcPr>
            <w:tcW w:w="3063" w:type="dxa"/>
          </w:tcPr>
          <w:p w14:paraId="6CD7C642" w14:textId="77777777" w:rsidR="00962DF8" w:rsidRDefault="00962DF8" w:rsidP="00B46E14">
            <w:pPr>
              <w:spacing w:line="360" w:lineRule="auto"/>
              <w:jc w:val="center"/>
              <w:rPr>
                <w:rFonts w:ascii="Times New Roman" w:hAnsi="Times New Roman" w:cs="Times New Roman"/>
                <w:b/>
                <w:bCs/>
              </w:rPr>
            </w:pPr>
            <w:r>
              <w:rPr>
                <w:rFonts w:ascii="Times New Roman" w:hAnsi="Times New Roman" w:cs="Times New Roman"/>
                <w:b/>
                <w:bCs/>
              </w:rPr>
              <w:t>Công việc</w:t>
            </w:r>
          </w:p>
        </w:tc>
        <w:tc>
          <w:tcPr>
            <w:tcW w:w="4592" w:type="dxa"/>
          </w:tcPr>
          <w:p w14:paraId="2CDDCE22" w14:textId="77777777" w:rsidR="00962DF8" w:rsidRDefault="00962DF8" w:rsidP="00B46E14">
            <w:pPr>
              <w:spacing w:line="360" w:lineRule="auto"/>
              <w:jc w:val="center"/>
              <w:rPr>
                <w:rFonts w:ascii="Times New Roman" w:hAnsi="Times New Roman" w:cs="Times New Roman"/>
                <w:b/>
                <w:bCs/>
              </w:rPr>
            </w:pPr>
            <w:r>
              <w:rPr>
                <w:rFonts w:ascii="Times New Roman" w:hAnsi="Times New Roman" w:cs="Times New Roman"/>
                <w:b/>
                <w:bCs/>
              </w:rPr>
              <w:t>Kết quả</w:t>
            </w:r>
          </w:p>
        </w:tc>
      </w:tr>
      <w:tr w:rsidR="00B46E14" w14:paraId="16C4E37D" w14:textId="77777777" w:rsidTr="00B46E14">
        <w:tc>
          <w:tcPr>
            <w:tcW w:w="1730" w:type="dxa"/>
          </w:tcPr>
          <w:p w14:paraId="47A512C4" w14:textId="77777777" w:rsidR="00962DF8" w:rsidRDefault="00962DF8" w:rsidP="00B46E14">
            <w:pPr>
              <w:spacing w:line="360" w:lineRule="auto"/>
              <w:jc w:val="left"/>
              <w:rPr>
                <w:rFonts w:ascii="Times New Roman" w:hAnsi="Times New Roman" w:cs="Times New Roman"/>
                <w:b/>
                <w:bCs/>
              </w:rPr>
            </w:pPr>
            <w:r w:rsidRPr="00393E5A">
              <w:rPr>
                <w:rFonts w:ascii="Times New Roman" w:hAnsi="Times New Roman" w:cs="Times New Roman"/>
                <w:b/>
                <w:bCs/>
              </w:rPr>
              <w:t>Tìm hiểu chủ đề seminar</w:t>
            </w:r>
          </w:p>
        </w:tc>
        <w:tc>
          <w:tcPr>
            <w:tcW w:w="1276" w:type="dxa"/>
          </w:tcPr>
          <w:p w14:paraId="22CDC571" w14:textId="77777777" w:rsidR="00962DF8" w:rsidRDefault="00962DF8" w:rsidP="00B46E14">
            <w:pPr>
              <w:spacing w:line="360" w:lineRule="auto"/>
              <w:jc w:val="left"/>
              <w:rPr>
                <w:rFonts w:ascii="Times New Roman" w:hAnsi="Times New Roman" w:cs="Times New Roman"/>
                <w:b/>
                <w:bCs/>
              </w:rPr>
            </w:pPr>
            <w:r w:rsidRPr="00393E5A">
              <w:rPr>
                <w:rFonts w:ascii="Times New Roman" w:hAnsi="Times New Roman" w:cs="Times New Roman"/>
                <w:b/>
                <w:bCs/>
              </w:rPr>
              <w:t>09/09 – 2</w:t>
            </w:r>
            <w:r>
              <w:rPr>
                <w:rFonts w:ascii="Times New Roman" w:hAnsi="Times New Roman" w:cs="Times New Roman"/>
                <w:b/>
                <w:bCs/>
              </w:rPr>
              <w:t>3</w:t>
            </w:r>
            <w:r w:rsidRPr="00393E5A">
              <w:rPr>
                <w:rFonts w:ascii="Times New Roman" w:hAnsi="Times New Roman" w:cs="Times New Roman"/>
                <w:b/>
                <w:bCs/>
              </w:rPr>
              <w:t>/09</w:t>
            </w:r>
          </w:p>
        </w:tc>
        <w:tc>
          <w:tcPr>
            <w:tcW w:w="3063" w:type="dxa"/>
          </w:tcPr>
          <w:p w14:paraId="4B1C4A87" w14:textId="77777777" w:rsidR="00962DF8" w:rsidRPr="00DB2471" w:rsidRDefault="00962DF8" w:rsidP="00435946">
            <w:pPr>
              <w:numPr>
                <w:ilvl w:val="0"/>
                <w:numId w:val="13"/>
              </w:numPr>
              <w:spacing w:line="360" w:lineRule="auto"/>
              <w:jc w:val="left"/>
              <w:rPr>
                <w:rFonts w:ascii="Times New Roman" w:hAnsi="Times New Roman" w:cs="Times New Roman"/>
              </w:rPr>
            </w:pPr>
            <w:r w:rsidRPr="00393E5A">
              <w:rPr>
                <w:rFonts w:ascii="Times New Roman" w:hAnsi="Times New Roman" w:cs="Times New Roman"/>
              </w:rPr>
              <w:t xml:space="preserve">Tìm hiểu các chủ đề công nghệ nghiên cứu để thực hiện </w:t>
            </w:r>
          </w:p>
          <w:p w14:paraId="17640C04" w14:textId="77777777" w:rsidR="00962DF8" w:rsidRPr="00FD012C" w:rsidRDefault="00962DF8" w:rsidP="00435946">
            <w:pPr>
              <w:numPr>
                <w:ilvl w:val="0"/>
                <w:numId w:val="13"/>
              </w:numPr>
              <w:spacing w:line="360" w:lineRule="auto"/>
              <w:jc w:val="left"/>
              <w:rPr>
                <w:rFonts w:ascii="Times New Roman" w:hAnsi="Times New Roman" w:cs="Times New Roman"/>
                <w:b/>
                <w:bCs/>
              </w:rPr>
            </w:pPr>
            <w:r w:rsidRPr="00393E5A">
              <w:rPr>
                <w:rFonts w:ascii="Times New Roman" w:hAnsi="Times New Roman" w:cs="Times New Roman"/>
              </w:rPr>
              <w:t>Lên kế hoạch cho các công việc về sau của môn học.</w:t>
            </w:r>
          </w:p>
        </w:tc>
        <w:tc>
          <w:tcPr>
            <w:tcW w:w="4592" w:type="dxa"/>
          </w:tcPr>
          <w:p w14:paraId="742DA94D" w14:textId="314D3E4E" w:rsidR="00962DF8" w:rsidRPr="00DB2471" w:rsidRDefault="00962DF8" w:rsidP="00B46E14">
            <w:pPr>
              <w:spacing w:line="360" w:lineRule="auto"/>
              <w:jc w:val="left"/>
              <w:rPr>
                <w:rFonts w:ascii="Times New Roman" w:hAnsi="Times New Roman" w:cs="Times New Roman"/>
              </w:rPr>
            </w:pPr>
            <w:r w:rsidRPr="00393E5A">
              <w:rPr>
                <w:rFonts w:ascii="Times New Roman" w:hAnsi="Times New Roman" w:cs="Times New Roman"/>
              </w:rPr>
              <w:t>Viết Proposal về chủ đề công nghệ mình nghiên cứu và ứng dụng phù hợp cho việc xây dựng ứng dụng demo cho dự án.</w:t>
            </w:r>
          </w:p>
        </w:tc>
      </w:tr>
      <w:tr w:rsidR="00B46E14" w14:paraId="4D851E73" w14:textId="77777777" w:rsidTr="00B46E14">
        <w:tc>
          <w:tcPr>
            <w:tcW w:w="1730" w:type="dxa"/>
          </w:tcPr>
          <w:p w14:paraId="1A57F746" w14:textId="77777777" w:rsidR="00962DF8" w:rsidRDefault="00962DF8" w:rsidP="00B46E14">
            <w:pPr>
              <w:spacing w:line="360" w:lineRule="auto"/>
              <w:jc w:val="left"/>
              <w:rPr>
                <w:rFonts w:ascii="Times New Roman" w:hAnsi="Times New Roman" w:cs="Times New Roman"/>
                <w:b/>
                <w:bCs/>
              </w:rPr>
            </w:pPr>
            <w:r w:rsidRPr="00393E5A">
              <w:rPr>
                <w:rFonts w:ascii="Times New Roman" w:hAnsi="Times New Roman" w:cs="Times New Roman"/>
                <w:b/>
                <w:bCs/>
              </w:rPr>
              <w:t xml:space="preserve">Nghiên cứu kỹ chủ đề seminar về công nghệ </w:t>
            </w:r>
            <w:r>
              <w:rPr>
                <w:rFonts w:ascii="Times New Roman" w:hAnsi="Times New Roman" w:cs="Times New Roman"/>
                <w:b/>
                <w:bCs/>
              </w:rPr>
              <w:t>Micro Frontend</w:t>
            </w:r>
            <w:r w:rsidRPr="00393E5A">
              <w:rPr>
                <w:rFonts w:ascii="Times New Roman" w:hAnsi="Times New Roman" w:cs="Times New Roman"/>
                <w:b/>
                <w:bCs/>
              </w:rPr>
              <w:t xml:space="preserve"> và ứng dụng nó </w:t>
            </w:r>
            <w:r w:rsidRPr="00393E5A">
              <w:rPr>
                <w:rFonts w:ascii="Times New Roman" w:hAnsi="Times New Roman" w:cs="Times New Roman"/>
                <w:b/>
                <w:bCs/>
              </w:rPr>
              <w:lastRenderedPageBreak/>
              <w:t>trong việc xây dựng một ứng dụng.</w:t>
            </w:r>
          </w:p>
        </w:tc>
        <w:tc>
          <w:tcPr>
            <w:tcW w:w="1276" w:type="dxa"/>
          </w:tcPr>
          <w:p w14:paraId="3BB5E922" w14:textId="77777777" w:rsidR="00962DF8" w:rsidRDefault="00962DF8" w:rsidP="00B46E14">
            <w:pPr>
              <w:spacing w:line="360" w:lineRule="auto"/>
              <w:jc w:val="left"/>
              <w:rPr>
                <w:rFonts w:ascii="Times New Roman" w:hAnsi="Times New Roman" w:cs="Times New Roman"/>
                <w:b/>
                <w:bCs/>
              </w:rPr>
            </w:pPr>
            <w:r>
              <w:rPr>
                <w:rFonts w:ascii="Times New Roman" w:hAnsi="Times New Roman" w:cs="Times New Roman"/>
                <w:b/>
                <w:bCs/>
              </w:rPr>
              <w:lastRenderedPageBreak/>
              <w:t>24/09 - 02/10</w:t>
            </w:r>
          </w:p>
        </w:tc>
        <w:tc>
          <w:tcPr>
            <w:tcW w:w="3063" w:type="dxa"/>
          </w:tcPr>
          <w:p w14:paraId="4CBD99BD" w14:textId="77777777" w:rsidR="00962DF8" w:rsidRPr="00DB2471" w:rsidRDefault="00962DF8" w:rsidP="00435946">
            <w:pPr>
              <w:numPr>
                <w:ilvl w:val="0"/>
                <w:numId w:val="14"/>
              </w:numPr>
              <w:spacing w:line="360" w:lineRule="auto"/>
              <w:jc w:val="left"/>
              <w:rPr>
                <w:rFonts w:ascii="Times New Roman" w:hAnsi="Times New Roman" w:cs="Times New Roman"/>
              </w:rPr>
            </w:pPr>
            <w:r w:rsidRPr="00393E5A">
              <w:rPr>
                <w:rFonts w:ascii="Times New Roman" w:hAnsi="Times New Roman" w:cs="Times New Roman"/>
              </w:rPr>
              <w:t xml:space="preserve">Khảo sát qua những ứng dụng sử dụng </w:t>
            </w:r>
            <w:r w:rsidRPr="00DB2471">
              <w:rPr>
                <w:rFonts w:ascii="Times New Roman" w:hAnsi="Times New Roman" w:cs="Times New Roman"/>
              </w:rPr>
              <w:t>MicroFrontend</w:t>
            </w:r>
            <w:r w:rsidRPr="00393E5A">
              <w:rPr>
                <w:rFonts w:ascii="Times New Roman" w:hAnsi="Times New Roman" w:cs="Times New Roman"/>
              </w:rPr>
              <w:t xml:space="preserve"> trên thị trường và nghiên cứu cách hoạt động của các ứng dụng đó.</w:t>
            </w:r>
          </w:p>
          <w:p w14:paraId="20BFC014" w14:textId="77777777" w:rsidR="00962DF8" w:rsidRPr="00DB2471" w:rsidRDefault="00962DF8" w:rsidP="00435946">
            <w:pPr>
              <w:numPr>
                <w:ilvl w:val="0"/>
                <w:numId w:val="14"/>
              </w:numPr>
              <w:spacing w:line="360" w:lineRule="auto"/>
              <w:jc w:val="left"/>
              <w:rPr>
                <w:rFonts w:ascii="Times New Roman" w:hAnsi="Times New Roman" w:cs="Times New Roman"/>
                <w:b/>
                <w:bCs/>
              </w:rPr>
            </w:pPr>
            <w:r w:rsidRPr="00393E5A">
              <w:rPr>
                <w:rFonts w:ascii="Times New Roman" w:hAnsi="Times New Roman" w:cs="Times New Roman"/>
              </w:rPr>
              <w:lastRenderedPageBreak/>
              <w:t xml:space="preserve">Tìm hiểu cách sử dụng và ứng dụng </w:t>
            </w:r>
            <w:r w:rsidRPr="00DB2471">
              <w:rPr>
                <w:rFonts w:ascii="Times New Roman" w:hAnsi="Times New Roman" w:cs="Times New Roman"/>
              </w:rPr>
              <w:t>MicroFrontend</w:t>
            </w:r>
            <w:r w:rsidRPr="00393E5A">
              <w:rPr>
                <w:rFonts w:ascii="Times New Roman" w:hAnsi="Times New Roman" w:cs="Times New Roman"/>
              </w:rPr>
              <w:t xml:space="preserve"> cho ứng dụng.</w:t>
            </w:r>
          </w:p>
        </w:tc>
        <w:tc>
          <w:tcPr>
            <w:tcW w:w="4592" w:type="dxa"/>
          </w:tcPr>
          <w:p w14:paraId="77387FA0" w14:textId="77777777" w:rsidR="00962DF8" w:rsidRPr="00E7740C" w:rsidRDefault="00962DF8" w:rsidP="00B46E14">
            <w:pPr>
              <w:spacing w:line="360" w:lineRule="auto"/>
              <w:jc w:val="left"/>
              <w:rPr>
                <w:rFonts w:ascii="Times New Roman" w:hAnsi="Times New Roman" w:cs="Times New Roman"/>
              </w:rPr>
            </w:pPr>
            <w:r w:rsidRPr="00E7740C">
              <w:rPr>
                <w:rFonts w:ascii="Times New Roman" w:hAnsi="Times New Roman" w:cs="Times New Roman"/>
              </w:rPr>
              <w:lastRenderedPageBreak/>
              <w:t xml:space="preserve">Tìm </w:t>
            </w:r>
            <w:r>
              <w:rPr>
                <w:rFonts w:ascii="Times New Roman" w:hAnsi="Times New Roman" w:cs="Times New Roman"/>
              </w:rPr>
              <w:t>hiểu</w:t>
            </w:r>
            <w:r w:rsidRPr="00E7740C">
              <w:rPr>
                <w:rFonts w:ascii="Times New Roman" w:hAnsi="Times New Roman" w:cs="Times New Roman"/>
              </w:rPr>
              <w:t xml:space="preserve"> </w:t>
            </w:r>
            <w:r w:rsidRPr="00C55075">
              <w:rPr>
                <w:rFonts w:ascii="Times New Roman" w:hAnsi="Times New Roman" w:cs="Times New Roman"/>
              </w:rPr>
              <w:t>Webpack Module Federation</w:t>
            </w:r>
            <w:r>
              <w:rPr>
                <w:rFonts w:ascii="Times New Roman" w:hAnsi="Times New Roman" w:cs="Times New Roman"/>
              </w:rPr>
              <w:t>, App Shelf, Widget</w:t>
            </w:r>
            <w:r w:rsidRPr="00C55075">
              <w:rPr>
                <w:rFonts w:ascii="Times New Roman" w:hAnsi="Times New Roman" w:cs="Times New Roman"/>
              </w:rPr>
              <w:t xml:space="preserve"> </w:t>
            </w:r>
            <w:r w:rsidRPr="00E7740C">
              <w:rPr>
                <w:rFonts w:ascii="Times New Roman" w:hAnsi="Times New Roman" w:cs="Times New Roman"/>
              </w:rPr>
              <w:t xml:space="preserve">và tìm ra ứng dụng demo phù hợp với việc ứng dụng </w:t>
            </w:r>
            <w:r>
              <w:rPr>
                <w:rFonts w:ascii="Times New Roman" w:hAnsi="Times New Roman" w:cs="Times New Roman"/>
              </w:rPr>
              <w:t xml:space="preserve">MicroFrontEnd </w:t>
            </w:r>
            <w:r w:rsidRPr="00E7740C">
              <w:rPr>
                <w:rFonts w:ascii="Times New Roman" w:hAnsi="Times New Roman" w:cs="Times New Roman"/>
              </w:rPr>
              <w:t>trong việc xây dựng nó.</w:t>
            </w:r>
          </w:p>
        </w:tc>
      </w:tr>
      <w:tr w:rsidR="00B46E14" w14:paraId="47956E79" w14:textId="77777777" w:rsidTr="00B46E14">
        <w:tc>
          <w:tcPr>
            <w:tcW w:w="1730" w:type="dxa"/>
          </w:tcPr>
          <w:p w14:paraId="06EE0F67" w14:textId="77777777" w:rsidR="00962DF8" w:rsidRDefault="00962DF8" w:rsidP="00B46E14">
            <w:pPr>
              <w:spacing w:line="360" w:lineRule="auto"/>
              <w:jc w:val="left"/>
              <w:rPr>
                <w:rFonts w:ascii="Times New Roman" w:hAnsi="Times New Roman" w:cs="Times New Roman"/>
                <w:b/>
                <w:bCs/>
              </w:rPr>
            </w:pPr>
            <w:r w:rsidRPr="006A1484">
              <w:rPr>
                <w:rFonts w:ascii="Times New Roman" w:hAnsi="Times New Roman" w:cs="Times New Roman"/>
                <w:b/>
                <w:bCs/>
              </w:rPr>
              <w:t>Thiết kế hệ thống ứng dụng và phân tích đặc tả yêu cầu ứng dụng</w:t>
            </w:r>
          </w:p>
        </w:tc>
        <w:tc>
          <w:tcPr>
            <w:tcW w:w="1276" w:type="dxa"/>
          </w:tcPr>
          <w:p w14:paraId="75D18BED" w14:textId="77777777" w:rsidR="00962DF8" w:rsidRDefault="00962DF8" w:rsidP="00B46E14">
            <w:pPr>
              <w:spacing w:line="360" w:lineRule="auto"/>
              <w:jc w:val="left"/>
              <w:rPr>
                <w:rFonts w:ascii="Times New Roman" w:hAnsi="Times New Roman" w:cs="Times New Roman"/>
                <w:b/>
                <w:bCs/>
              </w:rPr>
            </w:pPr>
            <w:r>
              <w:rPr>
                <w:rFonts w:ascii="Times New Roman" w:hAnsi="Times New Roman" w:cs="Times New Roman"/>
                <w:b/>
                <w:bCs/>
              </w:rPr>
              <w:t>03/10 – 17/10</w:t>
            </w:r>
          </w:p>
        </w:tc>
        <w:tc>
          <w:tcPr>
            <w:tcW w:w="3063" w:type="dxa"/>
          </w:tcPr>
          <w:p w14:paraId="02F1F511" w14:textId="77777777" w:rsidR="00962DF8" w:rsidRPr="00E37498" w:rsidRDefault="00962DF8" w:rsidP="00435946">
            <w:pPr>
              <w:numPr>
                <w:ilvl w:val="0"/>
                <w:numId w:val="15"/>
              </w:numPr>
              <w:spacing w:line="360" w:lineRule="auto"/>
              <w:jc w:val="left"/>
              <w:rPr>
                <w:rFonts w:ascii="Times New Roman" w:hAnsi="Times New Roman" w:cs="Times New Roman"/>
              </w:rPr>
            </w:pPr>
            <w:r w:rsidRPr="00E37498">
              <w:rPr>
                <w:rFonts w:ascii="Times New Roman" w:hAnsi="Times New Roman" w:cs="Times New Roman"/>
              </w:rPr>
              <w:t>Lên thiết kế hệ thống cho việc xây dựng ứng dụng Quản lý nhân sự.</w:t>
            </w:r>
          </w:p>
          <w:p w14:paraId="17534B4B" w14:textId="77777777" w:rsidR="00962DF8" w:rsidRPr="00E37498" w:rsidRDefault="00962DF8" w:rsidP="00435946">
            <w:pPr>
              <w:numPr>
                <w:ilvl w:val="0"/>
                <w:numId w:val="15"/>
              </w:numPr>
              <w:spacing w:line="360" w:lineRule="auto"/>
              <w:jc w:val="left"/>
              <w:rPr>
                <w:rFonts w:ascii="Times New Roman" w:hAnsi="Times New Roman" w:cs="Times New Roman"/>
                <w:b/>
                <w:bCs/>
              </w:rPr>
            </w:pPr>
            <w:r w:rsidRPr="00E37498">
              <w:rPr>
                <w:rFonts w:ascii="Times New Roman" w:hAnsi="Times New Roman" w:cs="Times New Roman"/>
              </w:rPr>
              <w:t>Lên các usecase và đặc tả usecase cho ứng dụng dự án.</w:t>
            </w:r>
          </w:p>
        </w:tc>
        <w:tc>
          <w:tcPr>
            <w:tcW w:w="4592" w:type="dxa"/>
          </w:tcPr>
          <w:p w14:paraId="717C45FA" w14:textId="77777777" w:rsidR="00962DF8" w:rsidRPr="00111C49" w:rsidRDefault="00962DF8" w:rsidP="00B46E14">
            <w:pPr>
              <w:spacing w:line="360" w:lineRule="auto"/>
              <w:jc w:val="left"/>
              <w:rPr>
                <w:rFonts w:ascii="Times New Roman" w:hAnsi="Times New Roman" w:cs="Times New Roman"/>
              </w:rPr>
            </w:pPr>
            <w:r w:rsidRPr="00111C49">
              <w:rPr>
                <w:rFonts w:ascii="Times New Roman" w:hAnsi="Times New Roman" w:cs="Times New Roman"/>
              </w:rPr>
              <w:t>Có được bản thiết kế hệ thống ứng dụng cũng như danh sách các usecase cho dự án đó.</w:t>
            </w:r>
          </w:p>
        </w:tc>
      </w:tr>
      <w:tr w:rsidR="00B46E14" w14:paraId="517664EE" w14:textId="77777777" w:rsidTr="00B46E14">
        <w:tc>
          <w:tcPr>
            <w:tcW w:w="1730" w:type="dxa"/>
          </w:tcPr>
          <w:p w14:paraId="4ABBEC1A" w14:textId="77777777" w:rsidR="00962DF8" w:rsidRDefault="00962DF8" w:rsidP="00B46E14">
            <w:pPr>
              <w:spacing w:line="360" w:lineRule="auto"/>
              <w:jc w:val="left"/>
              <w:rPr>
                <w:rFonts w:ascii="Times New Roman" w:hAnsi="Times New Roman" w:cs="Times New Roman"/>
                <w:b/>
                <w:bCs/>
              </w:rPr>
            </w:pPr>
            <w:r w:rsidRPr="00DD23E9">
              <w:rPr>
                <w:rFonts w:ascii="Times New Roman" w:hAnsi="Times New Roman" w:cs="Times New Roman"/>
                <w:b/>
                <w:bCs/>
              </w:rPr>
              <w:t>Cấu hình cơ bản front-end</w:t>
            </w:r>
            <w:r>
              <w:rPr>
                <w:rFonts w:ascii="Times New Roman" w:hAnsi="Times New Roman" w:cs="Times New Roman"/>
                <w:b/>
                <w:bCs/>
              </w:rPr>
              <w:t xml:space="preserve"> </w:t>
            </w:r>
            <w:r w:rsidRPr="00DD23E9">
              <w:rPr>
                <w:rFonts w:ascii="Times New Roman" w:hAnsi="Times New Roman" w:cs="Times New Roman"/>
                <w:b/>
                <w:bCs/>
              </w:rPr>
              <w:t>và thiết kế bảng cơ sở dữ liệu.</w:t>
            </w:r>
          </w:p>
        </w:tc>
        <w:tc>
          <w:tcPr>
            <w:tcW w:w="1276" w:type="dxa"/>
          </w:tcPr>
          <w:p w14:paraId="265D7A9D" w14:textId="77777777" w:rsidR="00962DF8" w:rsidRDefault="00962DF8" w:rsidP="00B46E14">
            <w:pPr>
              <w:spacing w:line="360" w:lineRule="auto"/>
              <w:jc w:val="left"/>
              <w:rPr>
                <w:rFonts w:ascii="Times New Roman" w:hAnsi="Times New Roman" w:cs="Times New Roman"/>
                <w:b/>
                <w:bCs/>
              </w:rPr>
            </w:pPr>
            <w:r>
              <w:rPr>
                <w:rFonts w:ascii="Times New Roman" w:hAnsi="Times New Roman" w:cs="Times New Roman"/>
                <w:b/>
                <w:bCs/>
              </w:rPr>
              <w:t>18/10 – 20/10</w:t>
            </w:r>
          </w:p>
        </w:tc>
        <w:tc>
          <w:tcPr>
            <w:tcW w:w="3063" w:type="dxa"/>
          </w:tcPr>
          <w:p w14:paraId="6B35925A" w14:textId="77777777" w:rsidR="00962DF8" w:rsidRPr="001D75FD" w:rsidRDefault="00962DF8" w:rsidP="00435946">
            <w:pPr>
              <w:numPr>
                <w:ilvl w:val="0"/>
                <w:numId w:val="16"/>
              </w:numPr>
              <w:spacing w:line="360" w:lineRule="auto"/>
              <w:jc w:val="left"/>
              <w:rPr>
                <w:rFonts w:ascii="Times New Roman" w:hAnsi="Times New Roman" w:cs="Times New Roman"/>
              </w:rPr>
            </w:pPr>
            <w:r w:rsidRPr="00340073">
              <w:rPr>
                <w:rFonts w:ascii="Times New Roman" w:hAnsi="Times New Roman" w:cs="Times New Roman"/>
              </w:rPr>
              <w:t>Cấu hình và setup dự án phù hợp cho việc xây dựng ứng dụng demo.</w:t>
            </w:r>
          </w:p>
          <w:p w14:paraId="013C852E" w14:textId="77777777" w:rsidR="00962DF8" w:rsidRPr="001D75FD" w:rsidRDefault="00962DF8" w:rsidP="00435946">
            <w:pPr>
              <w:numPr>
                <w:ilvl w:val="0"/>
                <w:numId w:val="16"/>
              </w:numPr>
              <w:spacing w:line="360" w:lineRule="auto"/>
              <w:jc w:val="left"/>
              <w:rPr>
                <w:rFonts w:ascii="Times New Roman" w:hAnsi="Times New Roman" w:cs="Times New Roman"/>
                <w:b/>
                <w:bCs/>
              </w:rPr>
            </w:pPr>
            <w:r w:rsidRPr="001D75FD">
              <w:rPr>
                <w:rFonts w:ascii="Times New Roman" w:hAnsi="Times New Roman" w:cs="Times New Roman"/>
              </w:rPr>
              <w:t>Xây dựng các sơ đồ lớp, sơ đồ quan hệ thực thể và chi tiết cho các đối tượng được sử dụng bên trong csdl</w:t>
            </w:r>
          </w:p>
        </w:tc>
        <w:tc>
          <w:tcPr>
            <w:tcW w:w="4592" w:type="dxa"/>
          </w:tcPr>
          <w:p w14:paraId="09CDDA34" w14:textId="77777777" w:rsidR="00962DF8" w:rsidRPr="001D75FD" w:rsidRDefault="00962DF8" w:rsidP="00435946">
            <w:pPr>
              <w:numPr>
                <w:ilvl w:val="0"/>
                <w:numId w:val="17"/>
              </w:numPr>
              <w:spacing w:line="360" w:lineRule="auto"/>
              <w:jc w:val="left"/>
              <w:rPr>
                <w:rFonts w:ascii="Times New Roman" w:hAnsi="Times New Roman" w:cs="Times New Roman"/>
              </w:rPr>
            </w:pPr>
            <w:r w:rsidRPr="00357C6E">
              <w:rPr>
                <w:rFonts w:ascii="Times New Roman" w:hAnsi="Times New Roman" w:cs="Times New Roman"/>
              </w:rPr>
              <w:t>Chuẩn bị setup dự án cho ứng dụng.</w:t>
            </w:r>
          </w:p>
          <w:p w14:paraId="3938C1FA" w14:textId="77777777" w:rsidR="00962DF8" w:rsidRPr="001D75FD" w:rsidRDefault="00962DF8" w:rsidP="00435946">
            <w:pPr>
              <w:numPr>
                <w:ilvl w:val="0"/>
                <w:numId w:val="17"/>
              </w:numPr>
              <w:spacing w:line="360" w:lineRule="auto"/>
              <w:jc w:val="left"/>
              <w:rPr>
                <w:rFonts w:ascii="Times New Roman" w:hAnsi="Times New Roman" w:cs="Times New Roman"/>
                <w:b/>
                <w:bCs/>
              </w:rPr>
            </w:pPr>
            <w:r w:rsidRPr="001D75FD">
              <w:rPr>
                <w:rFonts w:ascii="Times New Roman" w:hAnsi="Times New Roman" w:cs="Times New Roman"/>
              </w:rPr>
              <w:t>Bảng mô tả đối tượng trong sơ đồ lớp.</w:t>
            </w:r>
          </w:p>
        </w:tc>
      </w:tr>
      <w:tr w:rsidR="00B46E14" w14:paraId="432C8F8C" w14:textId="77777777" w:rsidTr="00B46E14">
        <w:tc>
          <w:tcPr>
            <w:tcW w:w="1730" w:type="dxa"/>
          </w:tcPr>
          <w:p w14:paraId="460ADD2C" w14:textId="77777777" w:rsidR="00962DF8" w:rsidRPr="00DD23E9" w:rsidRDefault="00962DF8" w:rsidP="00B46E14">
            <w:pPr>
              <w:spacing w:line="360" w:lineRule="auto"/>
              <w:jc w:val="left"/>
              <w:rPr>
                <w:rFonts w:ascii="Times New Roman" w:hAnsi="Times New Roman" w:cs="Times New Roman"/>
                <w:b/>
                <w:bCs/>
              </w:rPr>
            </w:pPr>
            <w:r w:rsidRPr="008B4AF4">
              <w:rPr>
                <w:rFonts w:ascii="Times New Roman" w:hAnsi="Times New Roman" w:cs="Times New Roman"/>
                <w:b/>
                <w:bCs/>
              </w:rPr>
              <w:t>Thiết kế giao diện UI/UX</w:t>
            </w:r>
          </w:p>
        </w:tc>
        <w:tc>
          <w:tcPr>
            <w:tcW w:w="1276" w:type="dxa"/>
          </w:tcPr>
          <w:p w14:paraId="29D3AB3D" w14:textId="77777777" w:rsidR="00962DF8" w:rsidRDefault="00962DF8" w:rsidP="00B46E14">
            <w:pPr>
              <w:spacing w:line="360" w:lineRule="auto"/>
              <w:jc w:val="left"/>
              <w:rPr>
                <w:rFonts w:ascii="Times New Roman" w:hAnsi="Times New Roman" w:cs="Times New Roman"/>
                <w:b/>
                <w:bCs/>
              </w:rPr>
            </w:pPr>
            <w:r>
              <w:rPr>
                <w:rFonts w:ascii="Times New Roman" w:hAnsi="Times New Roman" w:cs="Times New Roman"/>
                <w:b/>
                <w:bCs/>
              </w:rPr>
              <w:t>21/10 – 27/10</w:t>
            </w:r>
          </w:p>
        </w:tc>
        <w:tc>
          <w:tcPr>
            <w:tcW w:w="3063" w:type="dxa"/>
          </w:tcPr>
          <w:p w14:paraId="385D1D3A" w14:textId="77777777" w:rsidR="00962DF8" w:rsidRPr="001D75FD" w:rsidRDefault="00962DF8" w:rsidP="00435946">
            <w:pPr>
              <w:numPr>
                <w:ilvl w:val="0"/>
                <w:numId w:val="16"/>
              </w:numPr>
              <w:spacing w:line="360" w:lineRule="auto"/>
              <w:jc w:val="left"/>
              <w:rPr>
                <w:rFonts w:ascii="Times New Roman" w:hAnsi="Times New Roman" w:cs="Times New Roman"/>
              </w:rPr>
            </w:pPr>
            <w:r w:rsidRPr="001D75FD">
              <w:rPr>
                <w:rFonts w:ascii="Times New Roman" w:hAnsi="Times New Roman" w:cs="Times New Roman"/>
              </w:rPr>
              <w:t>Thiết kế giao diện người dùng, tạo Wireframes</w:t>
            </w:r>
          </w:p>
        </w:tc>
        <w:tc>
          <w:tcPr>
            <w:tcW w:w="4592" w:type="dxa"/>
          </w:tcPr>
          <w:p w14:paraId="6736FA48" w14:textId="77777777" w:rsidR="00962DF8" w:rsidRPr="001D75FD" w:rsidRDefault="00962DF8" w:rsidP="00B46E14">
            <w:pPr>
              <w:spacing w:line="360" w:lineRule="auto"/>
              <w:jc w:val="left"/>
              <w:rPr>
                <w:rFonts w:ascii="Times New Roman" w:hAnsi="Times New Roman" w:cs="Times New Roman"/>
              </w:rPr>
            </w:pPr>
            <w:r w:rsidRPr="001D75FD">
              <w:rPr>
                <w:rFonts w:ascii="Times New Roman" w:hAnsi="Times New Roman" w:cs="Times New Roman"/>
                <w:b/>
                <w:bCs/>
              </w:rPr>
              <w:t xml:space="preserve"> </w:t>
            </w:r>
            <w:r w:rsidRPr="001D75FD">
              <w:rPr>
                <w:rFonts w:ascii="Times New Roman" w:hAnsi="Times New Roman" w:cs="Times New Roman"/>
              </w:rPr>
              <w:t>Giao diện người dùng được chia theo các màn hình rõ ràng.</w:t>
            </w:r>
          </w:p>
        </w:tc>
      </w:tr>
      <w:tr w:rsidR="00B46E14" w14:paraId="0AF53ADC" w14:textId="77777777" w:rsidTr="00B46E14">
        <w:tc>
          <w:tcPr>
            <w:tcW w:w="1730" w:type="dxa"/>
          </w:tcPr>
          <w:p w14:paraId="1F8BBD36" w14:textId="77777777" w:rsidR="00962DF8" w:rsidRPr="005963A4" w:rsidRDefault="00962DF8" w:rsidP="00B46E14">
            <w:pPr>
              <w:spacing w:line="360" w:lineRule="auto"/>
              <w:jc w:val="left"/>
              <w:rPr>
                <w:rFonts w:ascii="Times New Roman" w:hAnsi="Times New Roman" w:cs="Times New Roman"/>
                <w:b/>
              </w:rPr>
            </w:pPr>
            <w:r w:rsidRPr="005963A4">
              <w:rPr>
                <w:rFonts w:ascii="Times New Roman" w:hAnsi="Times New Roman" w:cs="Times New Roman"/>
                <w:b/>
              </w:rPr>
              <w:t>Phát triển giao diện front-end của ứng dụng</w:t>
            </w:r>
          </w:p>
        </w:tc>
        <w:tc>
          <w:tcPr>
            <w:tcW w:w="1276" w:type="dxa"/>
          </w:tcPr>
          <w:p w14:paraId="4EE681CE" w14:textId="77777777" w:rsidR="00962DF8" w:rsidRDefault="00962DF8" w:rsidP="00B46E14">
            <w:pPr>
              <w:spacing w:line="360" w:lineRule="auto"/>
              <w:jc w:val="left"/>
              <w:rPr>
                <w:rFonts w:ascii="Times New Roman" w:hAnsi="Times New Roman" w:cs="Times New Roman"/>
                <w:b/>
                <w:bCs/>
              </w:rPr>
            </w:pPr>
            <w:r>
              <w:rPr>
                <w:rFonts w:ascii="Times New Roman" w:hAnsi="Times New Roman" w:cs="Times New Roman"/>
                <w:b/>
                <w:bCs/>
              </w:rPr>
              <w:t>28/10 – 09/11</w:t>
            </w:r>
          </w:p>
        </w:tc>
        <w:tc>
          <w:tcPr>
            <w:tcW w:w="3063" w:type="dxa"/>
          </w:tcPr>
          <w:p w14:paraId="7C0E96B8" w14:textId="77777777" w:rsidR="00962DF8" w:rsidRPr="00C11445" w:rsidRDefault="00962DF8" w:rsidP="00435946">
            <w:pPr>
              <w:numPr>
                <w:ilvl w:val="0"/>
                <w:numId w:val="18"/>
              </w:numPr>
              <w:spacing w:line="360" w:lineRule="auto"/>
              <w:jc w:val="left"/>
              <w:rPr>
                <w:rFonts w:ascii="Times New Roman" w:hAnsi="Times New Roman" w:cs="Times New Roman"/>
              </w:rPr>
            </w:pPr>
            <w:r w:rsidRPr="00C11445">
              <w:rPr>
                <w:rFonts w:ascii="Times New Roman" w:hAnsi="Times New Roman" w:cs="Times New Roman"/>
              </w:rPr>
              <w:t xml:space="preserve">Triển khai code giao diện theo bản thiết kế Figma. </w:t>
            </w:r>
          </w:p>
          <w:p w14:paraId="56B91DB5" w14:textId="77777777" w:rsidR="00962DF8" w:rsidRPr="00C11445" w:rsidRDefault="00962DF8" w:rsidP="00435946">
            <w:pPr>
              <w:numPr>
                <w:ilvl w:val="0"/>
                <w:numId w:val="18"/>
              </w:numPr>
              <w:spacing w:line="360" w:lineRule="auto"/>
              <w:jc w:val="left"/>
              <w:rPr>
                <w:rFonts w:ascii="Times New Roman" w:hAnsi="Times New Roman" w:cs="Times New Roman"/>
              </w:rPr>
            </w:pPr>
            <w:r w:rsidRPr="00C11445">
              <w:rPr>
                <w:rFonts w:ascii="Times New Roman" w:hAnsi="Times New Roman" w:cs="Times New Roman"/>
              </w:rPr>
              <w:t xml:space="preserve">Cài đặt xử lý luồng đi của các màn hình. </w:t>
            </w:r>
          </w:p>
          <w:p w14:paraId="16B5952E" w14:textId="77777777" w:rsidR="00962DF8" w:rsidRPr="00340073" w:rsidRDefault="00962DF8" w:rsidP="00B46E14">
            <w:pPr>
              <w:spacing w:line="360" w:lineRule="auto"/>
              <w:jc w:val="left"/>
              <w:rPr>
                <w:rFonts w:ascii="Times New Roman" w:hAnsi="Times New Roman" w:cs="Times New Roman"/>
                <w:b/>
                <w:bCs/>
              </w:rPr>
            </w:pPr>
          </w:p>
        </w:tc>
        <w:tc>
          <w:tcPr>
            <w:tcW w:w="4592" w:type="dxa"/>
          </w:tcPr>
          <w:p w14:paraId="4F28B2D1" w14:textId="77777777" w:rsidR="00962DF8" w:rsidRPr="00735E51" w:rsidRDefault="00962DF8" w:rsidP="00B46E14">
            <w:pPr>
              <w:spacing w:line="360" w:lineRule="auto"/>
              <w:jc w:val="left"/>
              <w:rPr>
                <w:rFonts w:ascii="Times New Roman" w:hAnsi="Times New Roman" w:cs="Times New Roman"/>
              </w:rPr>
            </w:pPr>
            <w:r w:rsidRPr="00735E51">
              <w:rPr>
                <w:rFonts w:ascii="Times New Roman" w:hAnsi="Times New Roman" w:cs="Times New Roman"/>
              </w:rPr>
              <w:lastRenderedPageBreak/>
              <w:t xml:space="preserve">- Các màn hình của ứng dụng. </w:t>
            </w:r>
          </w:p>
          <w:p w14:paraId="6760E31A" w14:textId="77777777" w:rsidR="00962DF8" w:rsidRPr="00357C6E" w:rsidRDefault="00962DF8" w:rsidP="00B46E14">
            <w:pPr>
              <w:spacing w:line="360" w:lineRule="auto"/>
              <w:jc w:val="left"/>
              <w:rPr>
                <w:rFonts w:ascii="Times New Roman" w:hAnsi="Times New Roman" w:cs="Times New Roman"/>
                <w:b/>
                <w:bCs/>
              </w:rPr>
            </w:pPr>
            <w:r w:rsidRPr="00735E51">
              <w:rPr>
                <w:rFonts w:ascii="Times New Roman" w:hAnsi="Times New Roman" w:cs="Times New Roman"/>
              </w:rPr>
              <w:t>- Luồng đi, xử lý chuyển trang hợp lý.</w:t>
            </w:r>
          </w:p>
        </w:tc>
      </w:tr>
      <w:tr w:rsidR="00B46E14" w14:paraId="21C597AA" w14:textId="77777777" w:rsidTr="00B46E14">
        <w:tc>
          <w:tcPr>
            <w:tcW w:w="1730" w:type="dxa"/>
          </w:tcPr>
          <w:p w14:paraId="7CDFB84D" w14:textId="77777777" w:rsidR="00962DF8" w:rsidRPr="005963A4" w:rsidRDefault="00962DF8" w:rsidP="00B46E14">
            <w:pPr>
              <w:spacing w:line="360" w:lineRule="auto"/>
              <w:jc w:val="left"/>
              <w:rPr>
                <w:rFonts w:ascii="Times New Roman" w:hAnsi="Times New Roman" w:cs="Times New Roman"/>
                <w:b/>
              </w:rPr>
            </w:pPr>
            <w:r w:rsidRPr="005963A4">
              <w:rPr>
                <w:rFonts w:ascii="Times New Roman" w:hAnsi="Times New Roman" w:cs="Times New Roman"/>
                <w:b/>
              </w:rPr>
              <w:t>Phát triển phần back-end của ứng dụng</w:t>
            </w:r>
          </w:p>
        </w:tc>
        <w:tc>
          <w:tcPr>
            <w:tcW w:w="1276" w:type="dxa"/>
          </w:tcPr>
          <w:p w14:paraId="2DAE4C86" w14:textId="191B806F" w:rsidR="00962DF8" w:rsidRDefault="00962DF8" w:rsidP="00B46E14">
            <w:pPr>
              <w:spacing w:line="360" w:lineRule="auto"/>
              <w:jc w:val="left"/>
              <w:rPr>
                <w:rFonts w:ascii="Times New Roman" w:hAnsi="Times New Roman" w:cs="Times New Roman"/>
                <w:b/>
                <w:bCs/>
              </w:rPr>
            </w:pPr>
            <w:r>
              <w:rPr>
                <w:rFonts w:ascii="Times New Roman" w:hAnsi="Times New Roman" w:cs="Times New Roman"/>
                <w:b/>
                <w:bCs/>
              </w:rPr>
              <w:t xml:space="preserve">10/11 – </w:t>
            </w:r>
            <w:r w:rsidR="00B46E14">
              <w:rPr>
                <w:rFonts w:ascii="Times New Roman" w:hAnsi="Times New Roman" w:cs="Times New Roman"/>
                <w:b/>
                <w:bCs/>
                <w:lang w:val="en-US"/>
              </w:rPr>
              <w:t>02</w:t>
            </w:r>
            <w:r>
              <w:rPr>
                <w:rFonts w:ascii="Times New Roman" w:hAnsi="Times New Roman" w:cs="Times New Roman"/>
                <w:b/>
                <w:bCs/>
              </w:rPr>
              <w:t>/11</w:t>
            </w:r>
          </w:p>
        </w:tc>
        <w:tc>
          <w:tcPr>
            <w:tcW w:w="3063" w:type="dxa"/>
          </w:tcPr>
          <w:p w14:paraId="12BA6F8C" w14:textId="77777777" w:rsidR="00962DF8" w:rsidRPr="00C11445" w:rsidRDefault="00962DF8" w:rsidP="00435946">
            <w:pPr>
              <w:numPr>
                <w:ilvl w:val="0"/>
                <w:numId w:val="18"/>
              </w:numPr>
              <w:spacing w:line="360" w:lineRule="auto"/>
              <w:jc w:val="left"/>
              <w:rPr>
                <w:rFonts w:ascii="Times New Roman" w:hAnsi="Times New Roman" w:cs="Times New Roman"/>
              </w:rPr>
            </w:pPr>
            <w:r w:rsidRPr="00723C57">
              <w:rPr>
                <w:rFonts w:ascii="Times New Roman" w:hAnsi="Times New Roman" w:cs="Times New Roman"/>
              </w:rPr>
              <w:t>Xử lý logic cũng như lưu trữ dữ liệu trên các tính năng và màn hình tương ứng.</w:t>
            </w:r>
          </w:p>
        </w:tc>
        <w:tc>
          <w:tcPr>
            <w:tcW w:w="4592" w:type="dxa"/>
          </w:tcPr>
          <w:p w14:paraId="1556108C" w14:textId="77777777" w:rsidR="00962DF8" w:rsidRPr="00735E51" w:rsidRDefault="00962DF8" w:rsidP="00B46E14">
            <w:pPr>
              <w:spacing w:line="360" w:lineRule="auto"/>
              <w:jc w:val="left"/>
              <w:rPr>
                <w:rFonts w:ascii="Times New Roman" w:hAnsi="Times New Roman" w:cs="Times New Roman"/>
              </w:rPr>
            </w:pPr>
            <w:r w:rsidRPr="002740C9">
              <w:rPr>
                <w:rFonts w:ascii="Times New Roman" w:hAnsi="Times New Roman" w:cs="Times New Roman"/>
              </w:rPr>
              <w:t>Các tính năng cơ bản được hoàn thiện.</w:t>
            </w:r>
          </w:p>
        </w:tc>
      </w:tr>
      <w:tr w:rsidR="00B46E14" w14:paraId="1AD5F2DA" w14:textId="77777777" w:rsidTr="00B46E14">
        <w:tc>
          <w:tcPr>
            <w:tcW w:w="1730" w:type="dxa"/>
          </w:tcPr>
          <w:p w14:paraId="34580F34" w14:textId="77777777" w:rsidR="00962DF8" w:rsidRPr="005963A4" w:rsidRDefault="00962DF8" w:rsidP="00B46E14">
            <w:pPr>
              <w:spacing w:line="360" w:lineRule="auto"/>
              <w:jc w:val="left"/>
              <w:rPr>
                <w:rFonts w:ascii="Times New Roman" w:hAnsi="Times New Roman" w:cs="Times New Roman"/>
                <w:b/>
              </w:rPr>
            </w:pPr>
            <w:r w:rsidRPr="005963A4">
              <w:rPr>
                <w:rFonts w:ascii="Times New Roman" w:hAnsi="Times New Roman" w:cs="Times New Roman"/>
                <w:b/>
              </w:rPr>
              <w:t>Kiểm thử, sửa lỗi</w:t>
            </w:r>
          </w:p>
        </w:tc>
        <w:tc>
          <w:tcPr>
            <w:tcW w:w="1276" w:type="dxa"/>
          </w:tcPr>
          <w:p w14:paraId="314C0B71" w14:textId="4F451F0F" w:rsidR="00962DF8" w:rsidRPr="00775CAF" w:rsidRDefault="00B46E14" w:rsidP="00B46E14">
            <w:pPr>
              <w:spacing w:line="360" w:lineRule="auto"/>
              <w:jc w:val="left"/>
              <w:rPr>
                <w:rFonts w:ascii="Times New Roman" w:hAnsi="Times New Roman" w:cs="Times New Roman"/>
                <w:b/>
                <w:bCs/>
              </w:rPr>
            </w:pPr>
            <w:r>
              <w:rPr>
                <w:rFonts w:ascii="Times New Roman" w:hAnsi="Times New Roman" w:cs="Times New Roman"/>
                <w:b/>
                <w:bCs/>
                <w:lang w:val="en-US"/>
              </w:rPr>
              <w:t>03</w:t>
            </w:r>
            <w:r w:rsidR="00962DF8" w:rsidRPr="00775CAF">
              <w:rPr>
                <w:rFonts w:ascii="Times New Roman" w:hAnsi="Times New Roman" w:cs="Times New Roman"/>
                <w:b/>
                <w:bCs/>
              </w:rPr>
              <w:t>/</w:t>
            </w:r>
            <w:r w:rsidR="00962DF8">
              <w:rPr>
                <w:rFonts w:ascii="Times New Roman" w:hAnsi="Times New Roman" w:cs="Times New Roman"/>
                <w:b/>
                <w:bCs/>
              </w:rPr>
              <w:t>1</w:t>
            </w:r>
            <w:r>
              <w:rPr>
                <w:rFonts w:ascii="Times New Roman" w:hAnsi="Times New Roman" w:cs="Times New Roman"/>
                <w:b/>
                <w:bCs/>
                <w:lang w:val="en-US"/>
              </w:rPr>
              <w:t>2</w:t>
            </w:r>
            <w:r w:rsidR="00962DF8">
              <w:rPr>
                <w:rFonts w:ascii="Times New Roman" w:hAnsi="Times New Roman" w:cs="Times New Roman"/>
                <w:b/>
                <w:bCs/>
              </w:rPr>
              <w:t xml:space="preserve"> – </w:t>
            </w:r>
            <w:r>
              <w:rPr>
                <w:rFonts w:ascii="Times New Roman" w:hAnsi="Times New Roman" w:cs="Times New Roman"/>
                <w:b/>
                <w:bCs/>
                <w:lang w:val="en-US"/>
              </w:rPr>
              <w:t>1</w:t>
            </w:r>
            <w:r w:rsidR="00962DF8">
              <w:rPr>
                <w:rFonts w:ascii="Times New Roman" w:hAnsi="Times New Roman" w:cs="Times New Roman"/>
                <w:b/>
                <w:bCs/>
              </w:rPr>
              <w:t>0/12</w:t>
            </w:r>
          </w:p>
        </w:tc>
        <w:tc>
          <w:tcPr>
            <w:tcW w:w="3063" w:type="dxa"/>
          </w:tcPr>
          <w:p w14:paraId="4D5FC7D0" w14:textId="77777777" w:rsidR="00962DF8" w:rsidRPr="00350B65" w:rsidRDefault="00962DF8" w:rsidP="00435946">
            <w:pPr>
              <w:numPr>
                <w:ilvl w:val="0"/>
                <w:numId w:val="18"/>
              </w:numPr>
              <w:shd w:val="clear" w:color="auto" w:fill="FFFFFF"/>
              <w:spacing w:line="360" w:lineRule="auto"/>
              <w:jc w:val="left"/>
              <w:rPr>
                <w:rFonts w:ascii="Times New Roman" w:hAnsi="Times New Roman" w:cs="Times New Roman"/>
                <w:highlight w:val="white"/>
              </w:rPr>
            </w:pPr>
            <w:r w:rsidRPr="00350B65">
              <w:rPr>
                <w:rFonts w:ascii="Times New Roman" w:hAnsi="Times New Roman" w:cs="Times New Roman"/>
                <w:highlight w:val="white"/>
              </w:rPr>
              <w:t xml:space="preserve">Kiểm tra hệ thống để tìm lỗi và sự cố tương thích, khắc phục mọi sự cố được tìm thấy. </w:t>
            </w:r>
          </w:p>
          <w:p w14:paraId="6E8167A0" w14:textId="77777777" w:rsidR="00962DF8" w:rsidRPr="00350B65" w:rsidRDefault="00962DF8" w:rsidP="00435946">
            <w:pPr>
              <w:numPr>
                <w:ilvl w:val="0"/>
                <w:numId w:val="18"/>
              </w:numPr>
              <w:shd w:val="clear" w:color="auto" w:fill="FFFFFF"/>
              <w:spacing w:line="360" w:lineRule="auto"/>
              <w:jc w:val="left"/>
              <w:rPr>
                <w:rFonts w:ascii="Times New Roman" w:hAnsi="Times New Roman" w:cs="Times New Roman"/>
                <w:highlight w:val="white"/>
              </w:rPr>
            </w:pPr>
            <w:r w:rsidRPr="00350B65">
              <w:rPr>
                <w:rFonts w:ascii="Times New Roman" w:hAnsi="Times New Roman" w:cs="Times New Roman"/>
                <w:highlight w:val="white"/>
              </w:rPr>
              <w:t xml:space="preserve">Tiếp tục thực hiện kiểm tra hệ thống nếu còn phát hiện lỗi. </w:t>
            </w:r>
          </w:p>
        </w:tc>
        <w:tc>
          <w:tcPr>
            <w:tcW w:w="4592" w:type="dxa"/>
          </w:tcPr>
          <w:p w14:paraId="757168FF" w14:textId="77777777" w:rsidR="00962DF8" w:rsidRPr="002740C9" w:rsidRDefault="00962DF8" w:rsidP="00B46E14">
            <w:pPr>
              <w:spacing w:line="360" w:lineRule="auto"/>
              <w:jc w:val="left"/>
              <w:rPr>
                <w:rFonts w:ascii="Times New Roman" w:hAnsi="Times New Roman" w:cs="Times New Roman"/>
              </w:rPr>
            </w:pPr>
            <w:r w:rsidRPr="00682147">
              <w:rPr>
                <w:rFonts w:ascii="Times New Roman" w:hAnsi="Times New Roman" w:cs="Times New Roman"/>
              </w:rPr>
              <w:t>Hệ thống được gỡ lỗi và thử nghiệm.</w:t>
            </w:r>
          </w:p>
        </w:tc>
      </w:tr>
      <w:tr w:rsidR="00B46E14" w14:paraId="3EE8C583" w14:textId="77777777" w:rsidTr="00B46E14">
        <w:tc>
          <w:tcPr>
            <w:tcW w:w="1730" w:type="dxa"/>
          </w:tcPr>
          <w:p w14:paraId="1CD2648C" w14:textId="77777777" w:rsidR="00962DF8" w:rsidRPr="005963A4" w:rsidRDefault="00962DF8" w:rsidP="00B46E14">
            <w:pPr>
              <w:spacing w:line="360" w:lineRule="auto"/>
              <w:jc w:val="left"/>
              <w:rPr>
                <w:rFonts w:ascii="Times New Roman" w:hAnsi="Times New Roman" w:cs="Times New Roman"/>
                <w:b/>
              </w:rPr>
            </w:pPr>
            <w:r w:rsidRPr="005963A4">
              <w:rPr>
                <w:rFonts w:ascii="Times New Roman" w:hAnsi="Times New Roman" w:cs="Times New Roman"/>
                <w:b/>
                <w:bCs/>
              </w:rPr>
              <w:t>Làm slide và chuẩn bị báo cáo cho seminar về Micro FrontEnd và kiểm thử hệ thống lần cuối.</w:t>
            </w:r>
          </w:p>
        </w:tc>
        <w:tc>
          <w:tcPr>
            <w:tcW w:w="1276" w:type="dxa"/>
          </w:tcPr>
          <w:p w14:paraId="4E68100C" w14:textId="7941EAD9" w:rsidR="00962DF8" w:rsidRPr="005D1F62" w:rsidRDefault="00B46E14" w:rsidP="00B46E14">
            <w:pPr>
              <w:spacing w:line="360" w:lineRule="auto"/>
              <w:jc w:val="left"/>
              <w:rPr>
                <w:rFonts w:ascii="Times New Roman" w:hAnsi="Times New Roman" w:cs="Times New Roman"/>
                <w:b/>
              </w:rPr>
            </w:pPr>
            <w:r>
              <w:rPr>
                <w:rFonts w:ascii="Times New Roman" w:hAnsi="Times New Roman" w:cs="Times New Roman"/>
                <w:b/>
                <w:lang w:val="en-US"/>
              </w:rPr>
              <w:t>11</w:t>
            </w:r>
            <w:r w:rsidR="00962DF8" w:rsidRPr="005D1F62">
              <w:rPr>
                <w:rFonts w:ascii="Times New Roman" w:hAnsi="Times New Roman" w:cs="Times New Roman"/>
                <w:b/>
              </w:rPr>
              <w:t xml:space="preserve">/12 – </w:t>
            </w:r>
            <w:r>
              <w:rPr>
                <w:rFonts w:ascii="Times New Roman" w:hAnsi="Times New Roman" w:cs="Times New Roman"/>
                <w:b/>
                <w:lang w:val="en-US"/>
              </w:rPr>
              <w:t>2</w:t>
            </w:r>
            <w:r w:rsidR="00962DF8" w:rsidRPr="005D1F62">
              <w:rPr>
                <w:rFonts w:ascii="Times New Roman" w:hAnsi="Times New Roman" w:cs="Times New Roman"/>
                <w:b/>
              </w:rPr>
              <w:t>0/12</w:t>
            </w:r>
          </w:p>
        </w:tc>
        <w:tc>
          <w:tcPr>
            <w:tcW w:w="3063" w:type="dxa"/>
          </w:tcPr>
          <w:p w14:paraId="093C7740" w14:textId="77777777" w:rsidR="00962DF8" w:rsidRPr="00723C57" w:rsidRDefault="00962DF8" w:rsidP="00435946">
            <w:pPr>
              <w:numPr>
                <w:ilvl w:val="0"/>
                <w:numId w:val="18"/>
              </w:numPr>
              <w:spacing w:line="360" w:lineRule="auto"/>
              <w:jc w:val="left"/>
              <w:rPr>
                <w:rFonts w:ascii="Times New Roman" w:hAnsi="Times New Roman" w:cs="Times New Roman"/>
              </w:rPr>
            </w:pPr>
            <w:r w:rsidRPr="001703E2">
              <w:rPr>
                <w:rFonts w:ascii="Times New Roman" w:hAnsi="Times New Roman" w:cs="Times New Roman"/>
              </w:rPr>
              <w:t>Lên kế hoạch báo cáo cuối kì dự án, chuẩn bị slide cho việc seminar cuối kì</w:t>
            </w:r>
          </w:p>
        </w:tc>
        <w:tc>
          <w:tcPr>
            <w:tcW w:w="4592" w:type="dxa"/>
          </w:tcPr>
          <w:p w14:paraId="6FB79263" w14:textId="77777777" w:rsidR="00962DF8" w:rsidRPr="00605BF6" w:rsidRDefault="00962DF8" w:rsidP="00435946">
            <w:pPr>
              <w:numPr>
                <w:ilvl w:val="0"/>
                <w:numId w:val="18"/>
              </w:numPr>
              <w:shd w:val="clear" w:color="auto" w:fill="FFFFFF"/>
              <w:spacing w:line="360" w:lineRule="auto"/>
              <w:jc w:val="left"/>
              <w:rPr>
                <w:rFonts w:ascii="Times New Roman" w:hAnsi="Times New Roman" w:cs="Times New Roman"/>
                <w:highlight w:val="white"/>
              </w:rPr>
            </w:pPr>
            <w:r w:rsidRPr="00605BF6">
              <w:rPr>
                <w:rFonts w:ascii="Times New Roman" w:hAnsi="Times New Roman" w:cs="Times New Roman"/>
                <w:highlight w:val="white"/>
              </w:rPr>
              <w:t>Hệ thống được kiểm tra lại chặt chẽ.</w:t>
            </w:r>
          </w:p>
          <w:p w14:paraId="7077CC62" w14:textId="77777777" w:rsidR="00962DF8" w:rsidRPr="00605BF6" w:rsidRDefault="00962DF8" w:rsidP="00272F44">
            <w:pPr>
              <w:keepNext/>
              <w:numPr>
                <w:ilvl w:val="0"/>
                <w:numId w:val="18"/>
              </w:numPr>
              <w:shd w:val="clear" w:color="auto" w:fill="FFFFFF"/>
              <w:spacing w:line="360" w:lineRule="auto"/>
              <w:jc w:val="left"/>
              <w:rPr>
                <w:highlight w:val="white"/>
              </w:rPr>
            </w:pPr>
            <w:r w:rsidRPr="00605BF6">
              <w:rPr>
                <w:rFonts w:ascii="Times New Roman" w:hAnsi="Times New Roman" w:cs="Times New Roman"/>
                <w:highlight w:val="white"/>
              </w:rPr>
              <w:t>Có slide thuyết trình để báo cáo công việc đã hoàn thành.</w:t>
            </w:r>
          </w:p>
        </w:tc>
      </w:tr>
    </w:tbl>
    <w:p w14:paraId="32BEF4AB" w14:textId="1652D924" w:rsidR="00272F44" w:rsidRDefault="00272F44">
      <w:pPr>
        <w:pStyle w:val="Caption"/>
      </w:pPr>
      <w:bookmarkStart w:id="24" w:name="_Toc186641512"/>
      <w:r>
        <w:t xml:space="preserve">Bảng </w:t>
      </w:r>
      <w:fldSimple w:instr=" STYLEREF 1 \s ">
        <w:r>
          <w:rPr>
            <w:noProof/>
          </w:rPr>
          <w:t>1</w:t>
        </w:r>
      </w:fldSimple>
      <w:r>
        <w:t>.</w:t>
      </w:r>
      <w:fldSimple w:instr=" SEQ Bảng \* ARABIC \s 1 ">
        <w:r>
          <w:rPr>
            <w:noProof/>
          </w:rPr>
          <w:t>2</w:t>
        </w:r>
      </w:fldSimple>
      <w:r>
        <w:t xml:space="preserve"> Kế hoạch làm việc</w:t>
      </w:r>
      <w:bookmarkEnd w:id="24"/>
    </w:p>
    <w:p w14:paraId="076B5F8D" w14:textId="4CCB9DC7" w:rsidR="00B26CB1" w:rsidRPr="006835D7" w:rsidRDefault="00A85A65" w:rsidP="00962DF8">
      <w:pPr>
        <w:pStyle w:val="Heading2"/>
        <w:rPr>
          <w:lang w:val="en-US"/>
        </w:rPr>
      </w:pPr>
      <w:r w:rsidRPr="006835D7">
        <w:rPr>
          <w:lang w:val="en-US"/>
        </w:rPr>
        <w:br w:type="page"/>
      </w:r>
    </w:p>
    <w:p w14:paraId="53132986" w14:textId="475DEC88" w:rsidR="00711E7A" w:rsidRPr="006835D7" w:rsidRDefault="00DC753A" w:rsidP="00711E7A">
      <w:pPr>
        <w:pStyle w:val="Heading1"/>
        <w:rPr>
          <w:rFonts w:cstheme="majorHAnsi"/>
          <w:lang w:val="en-US"/>
        </w:rPr>
      </w:pPr>
      <w:bookmarkStart w:id="25" w:name="_Toc179555054"/>
      <w:bookmarkStart w:id="26" w:name="_Toc179555181"/>
      <w:bookmarkStart w:id="27" w:name="_Toc186658241"/>
      <w:r w:rsidRPr="006835D7">
        <w:rPr>
          <w:rFonts w:cstheme="majorHAnsi"/>
        </w:rPr>
        <w:lastRenderedPageBreak/>
        <w:t>CƠ SỞ LÝ THUYẾT</w:t>
      </w:r>
      <w:bookmarkEnd w:id="25"/>
      <w:bookmarkEnd w:id="26"/>
      <w:bookmarkEnd w:id="27"/>
    </w:p>
    <w:p w14:paraId="1755B2CC" w14:textId="77777777" w:rsidR="00545B46" w:rsidRPr="00545B46" w:rsidRDefault="00545B46" w:rsidP="00545B46">
      <w:pPr>
        <w:pStyle w:val="Heading2"/>
        <w:rPr>
          <w:sz w:val="28"/>
          <w:szCs w:val="32"/>
        </w:rPr>
      </w:pPr>
      <w:bookmarkStart w:id="28" w:name="_Toc186658242"/>
      <w:bookmarkStart w:id="29" w:name="_Toc179555056"/>
      <w:bookmarkStart w:id="30" w:name="_Toc179555183"/>
      <w:r>
        <w:rPr>
          <w:lang w:val="en-US"/>
        </w:rPr>
        <w:t>Module Federation</w:t>
      </w:r>
      <w:bookmarkEnd w:id="28"/>
    </w:p>
    <w:p w14:paraId="6986921F" w14:textId="5486E4B7" w:rsidR="00545B46" w:rsidRDefault="00102813" w:rsidP="00545B46">
      <w:pPr>
        <w:pStyle w:val="Heading3"/>
        <w:rPr>
          <w:lang w:val="en-US"/>
        </w:rPr>
      </w:pPr>
      <w:bookmarkStart w:id="31" w:name="_Toc186658243"/>
      <w:r>
        <w:rPr>
          <w:lang w:val="en-US"/>
        </w:rPr>
        <w:t>Định nghĩa và vai trò trong Micro-Frontend</w:t>
      </w:r>
      <w:bookmarkEnd w:id="31"/>
      <w:r w:rsidR="00545B46">
        <w:rPr>
          <w:lang w:val="en-US"/>
        </w:rPr>
        <w:tab/>
      </w:r>
    </w:p>
    <w:p w14:paraId="46F30D6C" w14:textId="77777777" w:rsidR="007B7A41" w:rsidRDefault="007B7A41" w:rsidP="00821355">
      <w:pPr>
        <w:ind w:left="568"/>
        <w:rPr>
          <w:lang w:val="en-US"/>
        </w:rPr>
      </w:pPr>
      <w:r w:rsidRPr="007B7A41">
        <w:rPr>
          <w:lang w:val="en-US"/>
        </w:rPr>
        <w:t xml:space="preserve">Module Federation là một tính năng được giới thiệu trong Webpack 5, cho phép các ứng dụng JavaScript chia sẻ và sử dụng các module từ nhau một cách linh hoạt, ngay cả khi các module này được deploy trên các hệ thống khác nhau. </w:t>
      </w:r>
    </w:p>
    <w:p w14:paraId="1F2624A2" w14:textId="77777777" w:rsidR="007B7A41" w:rsidRDefault="007B7A41" w:rsidP="00821355">
      <w:pPr>
        <w:ind w:left="568"/>
        <w:rPr>
          <w:lang w:val="en-US"/>
        </w:rPr>
      </w:pPr>
      <w:r w:rsidRPr="007B7A41">
        <w:rPr>
          <w:lang w:val="en-US"/>
        </w:rPr>
        <w:t xml:space="preserve">Vai trò chính trong Micro-Frontend: </w:t>
      </w:r>
    </w:p>
    <w:p w14:paraId="70CB1FEC" w14:textId="77777777" w:rsidR="007B7A41" w:rsidRPr="00821355" w:rsidRDefault="007B7A41" w:rsidP="00435946">
      <w:pPr>
        <w:pStyle w:val="ListParagraph"/>
        <w:numPr>
          <w:ilvl w:val="0"/>
          <w:numId w:val="23"/>
        </w:numPr>
        <w:ind w:left="1288"/>
      </w:pPr>
      <w:r w:rsidRPr="00821355">
        <w:t xml:space="preserve">Kết nối độc lập nhưng liên kết chặt chẽ: Mỗi ứng dụng con (micro-frontend) có thể độc lập phát triển và deploy nhưng vẫn chia sẻ các thành phần hoặc logic với nhau. </w:t>
      </w:r>
    </w:p>
    <w:p w14:paraId="4F1472C3" w14:textId="77777777" w:rsidR="007B7A41" w:rsidRPr="00821355" w:rsidRDefault="007B7A41" w:rsidP="00435946">
      <w:pPr>
        <w:pStyle w:val="ListParagraph"/>
        <w:numPr>
          <w:ilvl w:val="0"/>
          <w:numId w:val="23"/>
        </w:numPr>
        <w:ind w:left="1288"/>
      </w:pPr>
      <w:r w:rsidRPr="00821355">
        <w:t xml:space="preserve">Tái sử dụng module: Các ứng dụng có thể sử dụng chung các module mà không cần tải lại hoặc tạo bản sao, tiết kiệm tài nguyên. </w:t>
      </w:r>
    </w:p>
    <w:p w14:paraId="20F0D8F5" w14:textId="3B949B3E" w:rsidR="007B7A41" w:rsidRPr="00821355" w:rsidRDefault="007B7A41" w:rsidP="00435946">
      <w:pPr>
        <w:pStyle w:val="ListParagraph"/>
        <w:numPr>
          <w:ilvl w:val="0"/>
          <w:numId w:val="23"/>
        </w:numPr>
        <w:ind w:left="1288"/>
      </w:pPr>
      <w:r w:rsidRPr="00821355">
        <w:t>Giảm độ phức tạp: Hỗ trợ quản lý và chia sẻ tài nguyên hiệu quả, không cần tích hợp toàn bộ ứng dụng vào một package.</w:t>
      </w:r>
    </w:p>
    <w:p w14:paraId="7EB84721" w14:textId="53B847FB" w:rsidR="00545B46" w:rsidRDefault="00102813" w:rsidP="00545B46">
      <w:pPr>
        <w:pStyle w:val="Heading3"/>
        <w:rPr>
          <w:lang w:val="en-US"/>
        </w:rPr>
      </w:pPr>
      <w:bookmarkStart w:id="32" w:name="_Toc186658244"/>
      <w:r>
        <w:rPr>
          <w:lang w:val="en-US"/>
        </w:rPr>
        <w:t>Nguyên lý hoạt động</w:t>
      </w:r>
      <w:bookmarkEnd w:id="32"/>
    </w:p>
    <w:p w14:paraId="3716D8E3" w14:textId="77777777" w:rsidR="00271C0B" w:rsidRDefault="00271C0B" w:rsidP="00271C0B">
      <w:pPr>
        <w:ind w:left="568"/>
      </w:pPr>
      <w:r w:rsidRPr="00271C0B">
        <w:rPr>
          <w:lang w:val="en-US"/>
        </w:rPr>
        <w:t xml:space="preserve">Module Federation hoạt động dựa trên việc phân phối và tải module từ các ứng dụng khác thông qua cơ chế </w:t>
      </w:r>
      <w:r w:rsidRPr="00C54833">
        <w:rPr>
          <w:b/>
          <w:bCs/>
          <w:lang w:val="en-US"/>
        </w:rPr>
        <w:t>runtime dynamic loading</w:t>
      </w:r>
      <w:r w:rsidRPr="00271C0B">
        <w:rPr>
          <w:lang w:val="en-US"/>
        </w:rPr>
        <w:t xml:space="preserve">. </w:t>
      </w:r>
    </w:p>
    <w:p w14:paraId="32212F6F" w14:textId="20398772" w:rsidR="002F4D1A" w:rsidRDefault="00451888" w:rsidP="007876F7">
      <w:pPr>
        <w:pStyle w:val="ListParagraph"/>
        <w:numPr>
          <w:ilvl w:val="0"/>
          <w:numId w:val="18"/>
        </w:numPr>
        <w:rPr>
          <w:lang w:val="vi-VN"/>
        </w:rPr>
      </w:pPr>
      <w:r w:rsidRPr="00451888">
        <w:t>Khi cấu hình Module Federation trong Webpack, các module được chỉ định trong exposes sẽ được đóng gói thành các phần nhỏ (chunks).</w:t>
      </w:r>
    </w:p>
    <w:p w14:paraId="4ECDF857" w14:textId="0A8683CD" w:rsidR="007876F7" w:rsidRPr="002F4D1A" w:rsidRDefault="00BB5C29" w:rsidP="007876F7">
      <w:pPr>
        <w:pStyle w:val="ListParagraph"/>
        <w:numPr>
          <w:ilvl w:val="0"/>
          <w:numId w:val="18"/>
        </w:numPr>
        <w:rPr>
          <w:lang w:val="vi-VN"/>
        </w:rPr>
      </w:pPr>
      <w:r w:rsidRPr="00BB5C29">
        <w:rPr>
          <w:lang w:val="vi-VN"/>
        </w:rPr>
        <w:t xml:space="preserve">Webpack tạo file remoteEntry.js, một file đặc biệt chứa: Metadata mô tả các module được expose (tên module, phiên bản, dependencies). Định nghĩa các hàm để load module theo yêu </w:t>
      </w:r>
      <w:r>
        <w:rPr>
          <w:lang w:val="vi-VN"/>
        </w:rPr>
        <w:t>cầu.</w:t>
      </w:r>
    </w:p>
    <w:p w14:paraId="3E4C11FF" w14:textId="08A0B8A9" w:rsidR="00BB5C29" w:rsidRPr="002F4D1A" w:rsidRDefault="00C10073" w:rsidP="007876F7">
      <w:pPr>
        <w:pStyle w:val="ListParagraph"/>
        <w:numPr>
          <w:ilvl w:val="0"/>
          <w:numId w:val="18"/>
        </w:numPr>
        <w:rPr>
          <w:lang w:val="vi-VN"/>
        </w:rPr>
      </w:pPr>
      <w:r w:rsidRPr="00C10073">
        <w:rPr>
          <w:lang w:val="vi-VN"/>
        </w:rPr>
        <w:t xml:space="preserve">Webpack phân tách các module cần chia sẻ thành các file độc lập, để chúng có thể được tải riêng biệt mà không ảnh hưởng đến ứng dụng </w:t>
      </w:r>
      <w:r>
        <w:rPr>
          <w:lang w:val="vi-VN"/>
        </w:rPr>
        <w:t>host.</w:t>
      </w:r>
    </w:p>
    <w:p w14:paraId="06B77F91" w14:textId="77777777" w:rsidR="00C54833" w:rsidRDefault="00271C0B" w:rsidP="00271C0B">
      <w:pPr>
        <w:ind w:left="568"/>
        <w:rPr>
          <w:lang w:val="en-US"/>
        </w:rPr>
      </w:pPr>
      <w:r w:rsidRPr="00271C0B">
        <w:rPr>
          <w:lang w:val="en-US"/>
        </w:rPr>
        <w:t xml:space="preserve">Dưới đây là cách nó hoạt động: </w:t>
      </w:r>
    </w:p>
    <w:p w14:paraId="2D458379" w14:textId="77777777" w:rsidR="00C54833" w:rsidRPr="00C54833" w:rsidRDefault="00271C0B" w:rsidP="00435946">
      <w:pPr>
        <w:pStyle w:val="ListParagraph"/>
        <w:numPr>
          <w:ilvl w:val="0"/>
          <w:numId w:val="24"/>
        </w:numPr>
      </w:pPr>
      <w:r w:rsidRPr="00C54833">
        <w:rPr>
          <w:b/>
        </w:rPr>
        <w:t>Expose module:</w:t>
      </w:r>
      <w:r w:rsidRPr="00C54833">
        <w:t xml:space="preserve"> Ứng dụng chủ (host) và ứng dụng con (remote) định nghĩa rõ những module nào sẽ được "phơi bày" (expose) để sử dụng bởi ứng dụng khác. </w:t>
      </w:r>
    </w:p>
    <w:p w14:paraId="262DADFC" w14:textId="77777777" w:rsidR="00C54833" w:rsidRPr="00C54833" w:rsidRDefault="00271C0B" w:rsidP="00435946">
      <w:pPr>
        <w:pStyle w:val="ListParagraph"/>
        <w:numPr>
          <w:ilvl w:val="0"/>
          <w:numId w:val="24"/>
        </w:numPr>
      </w:pPr>
      <w:r w:rsidRPr="00C54833">
        <w:rPr>
          <w:b/>
        </w:rPr>
        <w:t>Remote module:</w:t>
      </w:r>
      <w:r w:rsidRPr="00C54833">
        <w:t xml:space="preserve"> Ứng dụng chủ khai báo các ứng dụng từ xa (remote) mà nó có thể tương tác. </w:t>
      </w:r>
    </w:p>
    <w:p w14:paraId="1CE3F125" w14:textId="5ED18023" w:rsidR="00271C0B" w:rsidRDefault="00271C0B" w:rsidP="00435946">
      <w:pPr>
        <w:pStyle w:val="ListParagraph"/>
        <w:numPr>
          <w:ilvl w:val="0"/>
          <w:numId w:val="24"/>
        </w:numPr>
      </w:pPr>
      <w:r w:rsidRPr="00C54833">
        <w:rPr>
          <w:b/>
        </w:rPr>
        <w:lastRenderedPageBreak/>
        <w:t>Runtime loading:</w:t>
      </w:r>
      <w:r w:rsidRPr="00C54833">
        <w:t xml:space="preserve"> Khi cần sử dụng, ứng dụng chủ sẽ tải module từ remote ở runtime thay vì build-time. Điều này đảm bảo các module luôn cập nhật mà không cần build lại ứng dụng chủ.</w:t>
      </w:r>
    </w:p>
    <w:p w14:paraId="394462FC" w14:textId="0EE1C944" w:rsidR="00D74F3E" w:rsidRDefault="00D74F3E" w:rsidP="00D74F3E">
      <w:pPr>
        <w:ind w:left="568"/>
        <w:rPr>
          <w:lang w:val="en-US"/>
        </w:rPr>
      </w:pPr>
      <w:r w:rsidRPr="00D74F3E">
        <w:rPr>
          <w:lang w:val="en-US"/>
        </w:rPr>
        <w:t xml:space="preserve">Ví dụ: </w:t>
      </w:r>
    </w:p>
    <w:p w14:paraId="2EE886E5" w14:textId="77777777" w:rsidR="00D74F3E" w:rsidRPr="00D74F3E" w:rsidRDefault="00D74F3E" w:rsidP="00435946">
      <w:pPr>
        <w:pStyle w:val="ListParagraph"/>
        <w:numPr>
          <w:ilvl w:val="0"/>
          <w:numId w:val="25"/>
        </w:numPr>
      </w:pPr>
      <w:r w:rsidRPr="00D74F3E">
        <w:t xml:space="preserve">Ứng dụng A (Host) cần sử dụng một component Cart từ ứng dụng B (Remote). </w:t>
      </w:r>
    </w:p>
    <w:p w14:paraId="7279D773" w14:textId="77777777" w:rsidR="00D74F3E" w:rsidRPr="00D74F3E" w:rsidRDefault="00D74F3E" w:rsidP="00435946">
      <w:pPr>
        <w:pStyle w:val="ListParagraph"/>
        <w:numPr>
          <w:ilvl w:val="0"/>
          <w:numId w:val="25"/>
        </w:numPr>
      </w:pPr>
      <w:r w:rsidRPr="00D74F3E">
        <w:t xml:space="preserve">Ứng dụng B khai báo module Cart thông qua expose. </w:t>
      </w:r>
    </w:p>
    <w:p w14:paraId="219816CF" w14:textId="298BC7B9" w:rsidR="00D74F3E" w:rsidRPr="00D74F3E" w:rsidRDefault="00D74F3E" w:rsidP="00435946">
      <w:pPr>
        <w:pStyle w:val="ListParagraph"/>
        <w:numPr>
          <w:ilvl w:val="0"/>
          <w:numId w:val="25"/>
        </w:numPr>
      </w:pPr>
      <w:r w:rsidRPr="00D74F3E">
        <w:t>Ứng dụng A khai báo module Cart trong remote configuration, sau đó tải nó tại runtime khi cần.</w:t>
      </w:r>
    </w:p>
    <w:p w14:paraId="143ECDD0" w14:textId="51E6DE68" w:rsidR="00545B46" w:rsidRDefault="00545B46" w:rsidP="00545B46">
      <w:pPr>
        <w:pStyle w:val="Heading3"/>
        <w:rPr>
          <w:szCs w:val="26"/>
          <w:lang w:val="en-US"/>
        </w:rPr>
      </w:pPr>
      <w:bookmarkStart w:id="33" w:name="_Toc186658245"/>
      <w:r w:rsidRPr="00545B46">
        <w:rPr>
          <w:szCs w:val="26"/>
          <w:lang w:val="en-US"/>
        </w:rPr>
        <w:t>So sánh Module Federation với</w:t>
      </w:r>
      <w:r w:rsidR="00102813">
        <w:rPr>
          <w:szCs w:val="26"/>
          <w:lang w:val="en-US"/>
        </w:rPr>
        <w:t xml:space="preserve"> các phương pháp trước đây</w:t>
      </w:r>
      <w:bookmarkEnd w:id="33"/>
    </w:p>
    <w:p w14:paraId="019E06CC" w14:textId="77777777" w:rsidR="005D459B" w:rsidRDefault="005D459B" w:rsidP="005D459B">
      <w:pPr>
        <w:pStyle w:val="Heading4"/>
        <w:rPr>
          <w:lang w:val="en-US"/>
        </w:rPr>
      </w:pPr>
      <w:r w:rsidRPr="005D459B">
        <w:t>So sánh với phương pháp chia nhỏ file JS để deploy</w:t>
      </w:r>
    </w:p>
    <w:tbl>
      <w:tblPr>
        <w:tblStyle w:val="TableGrid"/>
        <w:tblW w:w="0" w:type="auto"/>
        <w:tblLook w:val="04A0" w:firstRow="1" w:lastRow="0" w:firstColumn="1" w:lastColumn="0" w:noHBand="0" w:noVBand="1"/>
      </w:tblPr>
      <w:tblGrid>
        <w:gridCol w:w="2263"/>
        <w:gridCol w:w="3747"/>
        <w:gridCol w:w="3006"/>
      </w:tblGrid>
      <w:tr w:rsidR="001C00F7" w14:paraId="147412AA" w14:textId="77777777" w:rsidTr="00B35656">
        <w:tc>
          <w:tcPr>
            <w:tcW w:w="2263" w:type="dxa"/>
          </w:tcPr>
          <w:p w14:paraId="2BEF17A7" w14:textId="3C594D99" w:rsidR="001C00F7" w:rsidRPr="00B35656" w:rsidRDefault="001C00F7" w:rsidP="00B35656">
            <w:pPr>
              <w:spacing w:line="360" w:lineRule="auto"/>
              <w:jc w:val="center"/>
              <w:rPr>
                <w:b/>
                <w:bCs/>
                <w:lang w:val="en-US"/>
              </w:rPr>
            </w:pPr>
            <w:r w:rsidRPr="00B35656">
              <w:rPr>
                <w:b/>
                <w:bCs/>
                <w:lang w:val="en-US"/>
              </w:rPr>
              <w:t>Tiêu chí</w:t>
            </w:r>
          </w:p>
        </w:tc>
        <w:tc>
          <w:tcPr>
            <w:tcW w:w="3747" w:type="dxa"/>
          </w:tcPr>
          <w:p w14:paraId="0E6B1CDD" w14:textId="1E5A9290" w:rsidR="001C00F7" w:rsidRPr="00B35656" w:rsidRDefault="00B35656" w:rsidP="00B35656">
            <w:pPr>
              <w:spacing w:line="360" w:lineRule="auto"/>
              <w:jc w:val="center"/>
              <w:rPr>
                <w:b/>
                <w:bCs/>
                <w:lang w:val="en-US"/>
              </w:rPr>
            </w:pPr>
            <w:r w:rsidRPr="00B35656">
              <w:rPr>
                <w:b/>
                <w:bCs/>
              </w:rPr>
              <w:t>Chia nhỏ file JS để deploy</w:t>
            </w:r>
          </w:p>
        </w:tc>
        <w:tc>
          <w:tcPr>
            <w:tcW w:w="3006" w:type="dxa"/>
          </w:tcPr>
          <w:p w14:paraId="3E3F10CB" w14:textId="12C0B2F3" w:rsidR="001C00F7" w:rsidRPr="00B35656" w:rsidRDefault="00B35656" w:rsidP="00B35656">
            <w:pPr>
              <w:spacing w:line="360" w:lineRule="auto"/>
              <w:jc w:val="center"/>
              <w:rPr>
                <w:b/>
                <w:bCs/>
                <w:lang w:val="en-US"/>
              </w:rPr>
            </w:pPr>
            <w:r w:rsidRPr="00B35656">
              <w:rPr>
                <w:b/>
                <w:bCs/>
              </w:rPr>
              <w:t>Module Federation</w:t>
            </w:r>
          </w:p>
        </w:tc>
      </w:tr>
      <w:tr w:rsidR="001C00F7" w14:paraId="130878C5" w14:textId="77777777" w:rsidTr="00B35656">
        <w:tc>
          <w:tcPr>
            <w:tcW w:w="2263" w:type="dxa"/>
          </w:tcPr>
          <w:p w14:paraId="43FCD235" w14:textId="01A66BB5" w:rsidR="001C00F7" w:rsidRPr="00080639" w:rsidRDefault="00B35656" w:rsidP="00080639">
            <w:pPr>
              <w:spacing w:line="360" w:lineRule="auto"/>
              <w:jc w:val="center"/>
              <w:rPr>
                <w:b/>
                <w:bCs/>
                <w:lang w:val="en-US"/>
              </w:rPr>
            </w:pPr>
            <w:r w:rsidRPr="00080639">
              <w:rPr>
                <w:b/>
                <w:bCs/>
              </w:rPr>
              <w:t>Tính độc lập</w:t>
            </w:r>
          </w:p>
        </w:tc>
        <w:tc>
          <w:tcPr>
            <w:tcW w:w="3747" w:type="dxa"/>
          </w:tcPr>
          <w:p w14:paraId="55191BE9" w14:textId="77BCCDB7" w:rsidR="001C00F7" w:rsidRDefault="000D361F" w:rsidP="00080639">
            <w:pPr>
              <w:spacing w:line="360" w:lineRule="auto"/>
              <w:jc w:val="left"/>
              <w:rPr>
                <w:lang w:val="en-US"/>
              </w:rPr>
            </w:pPr>
            <w:r w:rsidRPr="000D361F">
              <w:t>Phụ thuộc vào hệ thống build chung.</w:t>
            </w:r>
          </w:p>
        </w:tc>
        <w:tc>
          <w:tcPr>
            <w:tcW w:w="3006" w:type="dxa"/>
          </w:tcPr>
          <w:p w14:paraId="3F509F9F" w14:textId="0EE3B8B0" w:rsidR="001C00F7" w:rsidRDefault="000D361F" w:rsidP="00080639">
            <w:pPr>
              <w:spacing w:line="360" w:lineRule="auto"/>
              <w:jc w:val="left"/>
              <w:rPr>
                <w:lang w:val="en-US"/>
              </w:rPr>
            </w:pPr>
            <w:r w:rsidRPr="000D361F">
              <w:t>Ứng dụng có thể phát triển và deploy độc lập.</w:t>
            </w:r>
          </w:p>
        </w:tc>
      </w:tr>
      <w:tr w:rsidR="001C00F7" w14:paraId="3241E5B9" w14:textId="77777777" w:rsidTr="00B35656">
        <w:tc>
          <w:tcPr>
            <w:tcW w:w="2263" w:type="dxa"/>
          </w:tcPr>
          <w:p w14:paraId="470DE785" w14:textId="06A40B5C" w:rsidR="001C00F7" w:rsidRPr="00080639" w:rsidRDefault="000D361F" w:rsidP="00080639">
            <w:pPr>
              <w:spacing w:line="360" w:lineRule="auto"/>
              <w:jc w:val="center"/>
              <w:rPr>
                <w:b/>
                <w:bCs/>
                <w:lang w:val="en-US"/>
              </w:rPr>
            </w:pPr>
            <w:r w:rsidRPr="00080639">
              <w:rPr>
                <w:b/>
                <w:bCs/>
              </w:rPr>
              <w:t>Tái sử dụng module</w:t>
            </w:r>
          </w:p>
        </w:tc>
        <w:tc>
          <w:tcPr>
            <w:tcW w:w="3747" w:type="dxa"/>
          </w:tcPr>
          <w:p w14:paraId="7B77BDDE" w14:textId="4605A476" w:rsidR="001C00F7" w:rsidRDefault="000D361F" w:rsidP="00080639">
            <w:pPr>
              <w:spacing w:line="360" w:lineRule="auto"/>
              <w:jc w:val="left"/>
              <w:rPr>
                <w:lang w:val="en-US"/>
              </w:rPr>
            </w:pPr>
            <w:r w:rsidRPr="000D361F">
              <w:t>Khó khăn trong việc tái sử dụng</w:t>
            </w:r>
          </w:p>
        </w:tc>
        <w:tc>
          <w:tcPr>
            <w:tcW w:w="3006" w:type="dxa"/>
          </w:tcPr>
          <w:p w14:paraId="3BBBE4B6" w14:textId="53410D10" w:rsidR="001C00F7" w:rsidRDefault="000D361F" w:rsidP="00080639">
            <w:pPr>
              <w:spacing w:line="360" w:lineRule="auto"/>
              <w:jc w:val="left"/>
              <w:rPr>
                <w:lang w:val="en-US"/>
              </w:rPr>
            </w:pPr>
            <w:r w:rsidRPr="000D361F">
              <w:t>Dễ dàng chia sẻ và tái sử dụng module.</w:t>
            </w:r>
          </w:p>
        </w:tc>
      </w:tr>
      <w:tr w:rsidR="001C00F7" w14:paraId="371434C2" w14:textId="77777777" w:rsidTr="00B35656">
        <w:tc>
          <w:tcPr>
            <w:tcW w:w="2263" w:type="dxa"/>
          </w:tcPr>
          <w:p w14:paraId="2516A840" w14:textId="4280DD34" w:rsidR="001C00F7" w:rsidRPr="00080639" w:rsidRDefault="000D361F" w:rsidP="00080639">
            <w:pPr>
              <w:spacing w:line="360" w:lineRule="auto"/>
              <w:jc w:val="center"/>
              <w:rPr>
                <w:b/>
                <w:bCs/>
                <w:lang w:val="en-US"/>
              </w:rPr>
            </w:pPr>
            <w:r w:rsidRPr="00080639">
              <w:rPr>
                <w:b/>
                <w:bCs/>
              </w:rPr>
              <w:t>Cập nhật module</w:t>
            </w:r>
          </w:p>
        </w:tc>
        <w:tc>
          <w:tcPr>
            <w:tcW w:w="3747" w:type="dxa"/>
          </w:tcPr>
          <w:p w14:paraId="71416202" w14:textId="20673D22" w:rsidR="001C00F7" w:rsidRDefault="00080639" w:rsidP="00080639">
            <w:pPr>
              <w:spacing w:line="360" w:lineRule="auto"/>
              <w:jc w:val="left"/>
              <w:rPr>
                <w:lang w:val="en-US"/>
              </w:rPr>
            </w:pPr>
            <w:r w:rsidRPr="00080639">
              <w:t>Phải rebuild lại toàn bộ hệ thống.</w:t>
            </w:r>
          </w:p>
        </w:tc>
        <w:tc>
          <w:tcPr>
            <w:tcW w:w="3006" w:type="dxa"/>
          </w:tcPr>
          <w:p w14:paraId="7459E0DB" w14:textId="455C2597" w:rsidR="001C00F7" w:rsidRDefault="00080639" w:rsidP="00080639">
            <w:pPr>
              <w:spacing w:line="360" w:lineRule="auto"/>
              <w:jc w:val="left"/>
              <w:rPr>
                <w:lang w:val="en-US"/>
              </w:rPr>
            </w:pPr>
            <w:r w:rsidRPr="00080639">
              <w:t>Module được cập nhật ngay tại runtime.</w:t>
            </w:r>
          </w:p>
        </w:tc>
      </w:tr>
      <w:tr w:rsidR="001C00F7" w14:paraId="26245ADD" w14:textId="77777777" w:rsidTr="00B35656">
        <w:tc>
          <w:tcPr>
            <w:tcW w:w="2263" w:type="dxa"/>
          </w:tcPr>
          <w:p w14:paraId="1D38D26B" w14:textId="5A06BC6A" w:rsidR="001C00F7" w:rsidRPr="00080639" w:rsidRDefault="00080639" w:rsidP="00080639">
            <w:pPr>
              <w:spacing w:line="360" w:lineRule="auto"/>
              <w:jc w:val="center"/>
              <w:rPr>
                <w:b/>
                <w:bCs/>
                <w:lang w:val="en-US"/>
              </w:rPr>
            </w:pPr>
            <w:r w:rsidRPr="00080639">
              <w:rPr>
                <w:b/>
                <w:bCs/>
              </w:rPr>
              <w:t>Quản lý dependencies</w:t>
            </w:r>
          </w:p>
        </w:tc>
        <w:tc>
          <w:tcPr>
            <w:tcW w:w="3747" w:type="dxa"/>
          </w:tcPr>
          <w:p w14:paraId="27ED017A" w14:textId="5AEA8BE7" w:rsidR="001C00F7" w:rsidRDefault="00080639" w:rsidP="00080639">
            <w:pPr>
              <w:spacing w:line="360" w:lineRule="auto"/>
              <w:jc w:val="left"/>
              <w:rPr>
                <w:lang w:val="en-US"/>
              </w:rPr>
            </w:pPr>
            <w:r w:rsidRPr="00080639">
              <w:t>Phức tạp và dễ xung đột.</w:t>
            </w:r>
          </w:p>
        </w:tc>
        <w:tc>
          <w:tcPr>
            <w:tcW w:w="3006" w:type="dxa"/>
          </w:tcPr>
          <w:p w14:paraId="4A5E7E69" w14:textId="22094DD0" w:rsidR="001C00F7" w:rsidRDefault="00080639" w:rsidP="00080639">
            <w:pPr>
              <w:spacing w:line="360" w:lineRule="auto"/>
              <w:jc w:val="left"/>
              <w:rPr>
                <w:lang w:val="en-US"/>
              </w:rPr>
            </w:pPr>
            <w:r w:rsidRPr="00080639">
              <w:t>Được quản lý runtime, giảm xung đột.</w:t>
            </w:r>
          </w:p>
        </w:tc>
      </w:tr>
    </w:tbl>
    <w:p w14:paraId="19C1D223" w14:textId="77777777" w:rsidR="005D459B" w:rsidRPr="005D459B" w:rsidRDefault="005D459B" w:rsidP="005D459B">
      <w:pPr>
        <w:rPr>
          <w:lang w:val="en-US"/>
        </w:rPr>
      </w:pPr>
    </w:p>
    <w:p w14:paraId="19D7142F" w14:textId="61140058" w:rsidR="00102813" w:rsidRDefault="00301EA2" w:rsidP="005D459B">
      <w:pPr>
        <w:pStyle w:val="Heading4"/>
        <w:rPr>
          <w:rFonts w:ascii="Times New Roman" w:eastAsia="Times New Roman" w:hAnsi="Times New Roman" w:cs="Times New Roman"/>
          <w:kern w:val="0"/>
          <w:lang w:val="en-US"/>
          <w14:ligatures w14:val="none"/>
        </w:rPr>
      </w:pPr>
      <w:r>
        <w:rPr>
          <w:rFonts w:ascii="Times New Roman" w:eastAsia="Times New Roman" w:hAnsi="Times New Roman" w:cs="Times New Roman"/>
          <w:kern w:val="0"/>
          <w:lang w:val="en-US"/>
          <w14:ligatures w14:val="none"/>
        </w:rPr>
        <w:t>Lợi ích của Module Federation</w:t>
      </w:r>
    </w:p>
    <w:p w14:paraId="01361A22" w14:textId="77777777" w:rsidR="00B70DAD" w:rsidRPr="00B70DAD" w:rsidRDefault="00B70DAD" w:rsidP="00435946">
      <w:pPr>
        <w:pStyle w:val="ListParagraph"/>
        <w:numPr>
          <w:ilvl w:val="0"/>
          <w:numId w:val="26"/>
        </w:numPr>
        <w:spacing w:line="360" w:lineRule="auto"/>
      </w:pPr>
      <w:r w:rsidRPr="00B70DAD">
        <w:t xml:space="preserve">Tính năng runtime sharing: Không cần build lại ứng dụng chủ khi ứng dụng con thay đổi. </w:t>
      </w:r>
    </w:p>
    <w:p w14:paraId="5EB9C7F7" w14:textId="77777777" w:rsidR="00B70DAD" w:rsidRPr="00B70DAD" w:rsidRDefault="00B70DAD" w:rsidP="00435946">
      <w:pPr>
        <w:pStyle w:val="ListParagraph"/>
        <w:numPr>
          <w:ilvl w:val="0"/>
          <w:numId w:val="26"/>
        </w:numPr>
        <w:spacing w:line="360" w:lineRule="auto"/>
      </w:pPr>
      <w:r w:rsidRPr="00B70DAD">
        <w:t xml:space="preserve">Quản lý dependencies tốt hơn: Chỉ tải các dependencies cần thiết thay vì tải toàn bộ. </w:t>
      </w:r>
    </w:p>
    <w:p w14:paraId="64C63FF3" w14:textId="77777777" w:rsidR="00B70DAD" w:rsidRPr="00B70DAD" w:rsidRDefault="00B70DAD" w:rsidP="00435946">
      <w:pPr>
        <w:pStyle w:val="ListParagraph"/>
        <w:numPr>
          <w:ilvl w:val="0"/>
          <w:numId w:val="26"/>
        </w:numPr>
        <w:spacing w:line="360" w:lineRule="auto"/>
      </w:pPr>
      <w:r w:rsidRPr="00B70DAD">
        <w:t xml:space="preserve">Tăng tốc phát triển: Các nhóm có thể làm việc độc lập mà không cần đợi nhau. </w:t>
      </w:r>
    </w:p>
    <w:p w14:paraId="3CE3773A" w14:textId="18392ED4" w:rsidR="00B70DAD" w:rsidRPr="00B70DAD" w:rsidRDefault="00B70DAD" w:rsidP="00435946">
      <w:pPr>
        <w:pStyle w:val="ListParagraph"/>
        <w:numPr>
          <w:ilvl w:val="0"/>
          <w:numId w:val="26"/>
        </w:numPr>
        <w:spacing w:line="360" w:lineRule="auto"/>
      </w:pPr>
      <w:r w:rsidRPr="00B70DAD">
        <w:t>Khả năng mở rộng cao: Dễ dàng tích hợp thêm các ứng dụng con mới.</w:t>
      </w:r>
    </w:p>
    <w:p w14:paraId="008D01BB" w14:textId="7A6FD607" w:rsidR="00B70DAD" w:rsidRDefault="00102813" w:rsidP="002C3037">
      <w:pPr>
        <w:pStyle w:val="Heading3"/>
        <w:rPr>
          <w:lang w:val="en-US"/>
        </w:rPr>
      </w:pPr>
      <w:bookmarkStart w:id="34" w:name="_Toc186658246"/>
      <w:r>
        <w:rPr>
          <w:szCs w:val="26"/>
          <w:lang w:val="en-US"/>
        </w:rPr>
        <w:lastRenderedPageBreak/>
        <w:t xml:space="preserve">Các </w:t>
      </w:r>
      <w:r w:rsidR="00114299">
        <w:rPr>
          <w:szCs w:val="26"/>
          <w:lang w:val="en-US"/>
        </w:rPr>
        <w:t>thuật ngữ</w:t>
      </w:r>
      <w:r>
        <w:rPr>
          <w:szCs w:val="26"/>
          <w:lang w:val="en-US"/>
        </w:rPr>
        <w:t>: expose, export, remote và cách sử dụng chúng</w:t>
      </w:r>
      <w:bookmarkEnd w:id="34"/>
    </w:p>
    <w:p w14:paraId="36531C0B" w14:textId="77777777" w:rsidR="002C3037" w:rsidRDefault="002C3037" w:rsidP="002C3037">
      <w:pPr>
        <w:pStyle w:val="Heading4"/>
        <w:rPr>
          <w:lang w:val="en-US"/>
        </w:rPr>
      </w:pPr>
      <w:r w:rsidRPr="00331F0A">
        <w:t>Expose</w:t>
      </w:r>
    </w:p>
    <w:p w14:paraId="4B8A825F" w14:textId="77777777" w:rsidR="00FB0ABC" w:rsidRPr="00FB0ABC" w:rsidRDefault="00FB0ABC" w:rsidP="00435946">
      <w:pPr>
        <w:pStyle w:val="ListParagraph"/>
        <w:numPr>
          <w:ilvl w:val="0"/>
          <w:numId w:val="27"/>
        </w:numPr>
      </w:pPr>
      <w:r w:rsidRPr="00FB0ABC">
        <w:t xml:space="preserve">Module hoặc thành phần được export (xuất) để sử dụng trong ứng dụng khác. </w:t>
      </w:r>
    </w:p>
    <w:p w14:paraId="73C36D6E" w14:textId="2DFC8517" w:rsidR="00DB280A" w:rsidRPr="00FB0ABC" w:rsidRDefault="00FB0ABC" w:rsidP="00435946">
      <w:pPr>
        <w:pStyle w:val="ListParagraph"/>
        <w:numPr>
          <w:ilvl w:val="0"/>
          <w:numId w:val="27"/>
        </w:numPr>
      </w:pPr>
      <w:r w:rsidRPr="00FB0ABC">
        <w:t>Cách hoạt động: Export từ file module trong remote và expose thông qua Module Federation.</w:t>
      </w:r>
    </w:p>
    <w:p w14:paraId="5A3AAA20" w14:textId="51DC908B" w:rsidR="00FB0ABC" w:rsidRDefault="00331F0A" w:rsidP="00550820">
      <w:pPr>
        <w:pStyle w:val="Heading4"/>
      </w:pPr>
      <w:r>
        <w:rPr>
          <w:lang w:val="en-US"/>
        </w:rPr>
        <w:t>Remote</w:t>
      </w:r>
    </w:p>
    <w:p w14:paraId="018D4798" w14:textId="77D20D76" w:rsidR="00550820" w:rsidRPr="00550820" w:rsidRDefault="00860955" w:rsidP="00860955">
      <w:pPr>
        <w:pStyle w:val="ListParagraph"/>
        <w:numPr>
          <w:ilvl w:val="0"/>
          <w:numId w:val="27"/>
        </w:numPr>
      </w:pPr>
      <w:r>
        <w:t>Ở</w:t>
      </w:r>
      <w:r>
        <w:rPr>
          <w:lang w:val="vi-VN"/>
        </w:rPr>
        <w:t xml:space="preserve"> mục này sẽ khai báo các module mà cần phải đọc từ </w:t>
      </w:r>
      <w:r w:rsidR="003C5591" w:rsidRPr="003C5591">
        <w:rPr>
          <w:lang w:val="vi-VN"/>
        </w:rPr>
        <w:t>remoteEntry</w:t>
      </w:r>
      <w:r w:rsidR="003C5591">
        <w:rPr>
          <w:lang w:val="vi-VN"/>
        </w:rPr>
        <w:t xml:space="preserve"> của ứng dụng khác để </w:t>
      </w:r>
      <w:r w:rsidR="00F234F1">
        <w:rPr>
          <w:lang w:val="vi-VN"/>
        </w:rPr>
        <w:t>sử dụng cho ứng dụng của chúng ta.</w:t>
      </w:r>
    </w:p>
    <w:p w14:paraId="6F59EF6F" w14:textId="7D685293" w:rsidR="00331F0A" w:rsidRDefault="00331F0A" w:rsidP="00331F0A">
      <w:pPr>
        <w:pStyle w:val="Heading4"/>
        <w:rPr>
          <w:lang w:val="en-US"/>
        </w:rPr>
      </w:pPr>
      <w:r>
        <w:rPr>
          <w:lang w:val="en-US"/>
        </w:rPr>
        <w:t>Runtime sharing</w:t>
      </w:r>
    </w:p>
    <w:p w14:paraId="0F27E451" w14:textId="4C3482B7" w:rsidR="00FB0ABC" w:rsidRPr="00FB0ABC" w:rsidRDefault="00FB0ABC" w:rsidP="00435946">
      <w:pPr>
        <w:pStyle w:val="ListParagraph"/>
        <w:numPr>
          <w:ilvl w:val="0"/>
          <w:numId w:val="27"/>
        </w:numPr>
        <w:spacing w:line="360" w:lineRule="auto"/>
      </w:pPr>
      <w:r w:rsidRPr="00FB0ABC">
        <w:t>Khi ứng dụng host tải một module từ remote, nó sẽ kiểm tra xem module đó đã được tải chưa. Nếu rồi, nó sẽ sử dụng module đó, nếu chưa, nó sẽ tải từ remote.</w:t>
      </w:r>
    </w:p>
    <w:p w14:paraId="536D1C8D" w14:textId="77777777" w:rsidR="00102813" w:rsidRPr="00102813" w:rsidRDefault="00102813" w:rsidP="00545B46">
      <w:pPr>
        <w:pStyle w:val="Heading2"/>
        <w:rPr>
          <w:sz w:val="28"/>
          <w:szCs w:val="32"/>
        </w:rPr>
      </w:pPr>
      <w:bookmarkStart w:id="35" w:name="_Toc186658247"/>
      <w:r w:rsidRPr="00102813">
        <w:rPr>
          <w:lang w:val="en-US"/>
        </w:rPr>
        <w:t>Quy tắc chia nhỏ và tổ chức Micro-Frontend</w:t>
      </w:r>
      <w:bookmarkEnd w:id="35"/>
      <w:r w:rsidRPr="00102813">
        <w:rPr>
          <w:lang w:val="en-US"/>
        </w:rPr>
        <w:t xml:space="preserve"> </w:t>
      </w:r>
    </w:p>
    <w:p w14:paraId="6648B15C" w14:textId="127AE4F8" w:rsidR="00102813" w:rsidRPr="00102813" w:rsidRDefault="00102813" w:rsidP="00102813">
      <w:pPr>
        <w:pStyle w:val="Heading3"/>
        <w:rPr>
          <w:sz w:val="28"/>
          <w:szCs w:val="32"/>
        </w:rPr>
      </w:pPr>
      <w:bookmarkStart w:id="36" w:name="_Toc186658248"/>
      <w:r w:rsidRPr="00102813">
        <w:t>Cách phân chia ứng dụng</w:t>
      </w:r>
      <w:bookmarkEnd w:id="36"/>
      <w:r w:rsidRPr="00102813">
        <w:t xml:space="preserve"> </w:t>
      </w:r>
    </w:p>
    <w:p w14:paraId="75BDD212" w14:textId="77777777" w:rsidR="00102813" w:rsidRDefault="00102813" w:rsidP="004C5721">
      <w:pPr>
        <w:pStyle w:val="ListParagraph"/>
        <w:numPr>
          <w:ilvl w:val="2"/>
          <w:numId w:val="28"/>
        </w:numPr>
        <w:rPr>
          <w:b/>
        </w:rPr>
      </w:pPr>
      <w:r w:rsidRPr="00102813">
        <w:t xml:space="preserve">Phân tách theo tính năng (feature-based) hoặc domain-driven. </w:t>
      </w:r>
    </w:p>
    <w:p w14:paraId="3B3A7CB6" w14:textId="77777777" w:rsidR="005D0EE7" w:rsidRDefault="001A6054" w:rsidP="005D0EE7">
      <w:pPr>
        <w:keepNext/>
      </w:pPr>
      <w:r w:rsidRPr="001A6054">
        <w:rPr>
          <w:noProof/>
        </w:rPr>
        <w:lastRenderedPageBreak/>
        <w:drawing>
          <wp:inline distT="0" distB="0" distL="0" distR="0" wp14:anchorId="5AAFE35C" wp14:editId="5270921E">
            <wp:extent cx="5731510" cy="3443605"/>
            <wp:effectExtent l="0" t="0" r="2540" b="4445"/>
            <wp:docPr id="67084935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849353"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731510" cy="3443605"/>
                    </a:xfrm>
                    <a:prstGeom prst="rect">
                      <a:avLst/>
                    </a:prstGeom>
                  </pic:spPr>
                </pic:pic>
              </a:graphicData>
            </a:graphic>
          </wp:inline>
        </w:drawing>
      </w:r>
    </w:p>
    <w:p w14:paraId="62943409" w14:textId="773C35B1" w:rsidR="001A6054" w:rsidRPr="001A6054" w:rsidRDefault="005D0EE7" w:rsidP="005D0EE7">
      <w:pPr>
        <w:pStyle w:val="Caption"/>
      </w:pPr>
      <w:bookmarkStart w:id="37" w:name="_Toc186641558"/>
      <w:r>
        <w:t xml:space="preserve">Hình </w:t>
      </w:r>
      <w:fldSimple w:instr=" STYLEREF 1 \s ">
        <w:r>
          <w:rPr>
            <w:noProof/>
          </w:rPr>
          <w:t>2</w:t>
        </w:r>
      </w:fldSimple>
      <w:r>
        <w:t>.</w:t>
      </w:r>
      <w:fldSimple w:instr=" SEQ Hình \* ARABIC \s 1 ">
        <w:r>
          <w:rPr>
            <w:noProof/>
          </w:rPr>
          <w:t>1</w:t>
        </w:r>
      </w:fldSimple>
      <w:r>
        <w:t xml:space="preserve"> </w:t>
      </w:r>
      <w:r>
        <w:rPr>
          <w:lang w:val="en-US"/>
        </w:rPr>
        <w:t>Phương</w:t>
      </w:r>
      <w:r>
        <w:t xml:space="preserve"> pháp chia ứng dụng</w:t>
      </w:r>
      <w:bookmarkEnd w:id="37"/>
    </w:p>
    <w:p w14:paraId="6E4EF620" w14:textId="39F13848" w:rsidR="00351C1A" w:rsidRPr="00351C1A" w:rsidRDefault="00181D54" w:rsidP="00181D54">
      <w:pPr>
        <w:pStyle w:val="ListParagraph"/>
        <w:numPr>
          <w:ilvl w:val="3"/>
          <w:numId w:val="20"/>
        </w:numPr>
      </w:pPr>
      <w:r>
        <w:t>Phân</w:t>
      </w:r>
      <w:r>
        <w:rPr>
          <w:lang w:val="vi-VN"/>
        </w:rPr>
        <w:t xml:space="preserve"> tách theo domain hay phân tách theo chiều dọc là phân tách ứng dụng thành các </w:t>
      </w:r>
      <w:r w:rsidR="00B31184">
        <w:rPr>
          <w:lang w:val="vi-VN"/>
        </w:rPr>
        <w:t xml:space="preserve">micro front-end dựa </w:t>
      </w:r>
      <w:r w:rsidR="000051E2">
        <w:rPr>
          <w:lang w:val="vi-VN"/>
        </w:rPr>
        <w:t>theo đường dẫn đến trang ứng dụng</w:t>
      </w:r>
      <w:sdt>
        <w:sdtPr>
          <w:rPr>
            <w:lang w:val="vi-VN"/>
          </w:rPr>
          <w:id w:val="-217358151"/>
          <w:citation/>
        </w:sdtPr>
        <w:sdtEndPr/>
        <w:sdtContent>
          <w:r w:rsidR="004066E7">
            <w:rPr>
              <w:lang w:val="vi-VN"/>
            </w:rPr>
            <w:fldChar w:fldCharType="begin"/>
          </w:r>
          <w:r w:rsidR="004066E7">
            <w:rPr>
              <w:lang w:val="vi-VN"/>
            </w:rPr>
            <w:instrText xml:space="preserve"> CITATION Nat \l 1066 </w:instrText>
          </w:r>
          <w:r w:rsidR="004066E7">
            <w:rPr>
              <w:lang w:val="vi-VN"/>
            </w:rPr>
            <w:fldChar w:fldCharType="separate"/>
          </w:r>
          <w:r>
            <w:rPr>
              <w:noProof/>
              <w:lang w:val="vi-VN"/>
            </w:rPr>
            <w:t xml:space="preserve"> [1]</w:t>
          </w:r>
          <w:r w:rsidR="004066E7">
            <w:rPr>
              <w:lang w:val="vi-VN"/>
            </w:rPr>
            <w:fldChar w:fldCharType="end"/>
          </w:r>
        </w:sdtContent>
      </w:sdt>
    </w:p>
    <w:p w14:paraId="0EC7B0EB" w14:textId="08EAE660" w:rsidR="00F61353" w:rsidRPr="00351C1A" w:rsidRDefault="00F61353" w:rsidP="00181D54">
      <w:pPr>
        <w:pStyle w:val="ListParagraph"/>
        <w:numPr>
          <w:ilvl w:val="3"/>
          <w:numId w:val="20"/>
        </w:numPr>
      </w:pPr>
      <w:r>
        <w:rPr>
          <w:lang w:val="vi-VN"/>
        </w:rPr>
        <w:t xml:space="preserve">Phân tách theo tính năng hay phân tách theo chiều ngang là cách phân tách ứng dụng thành các phần có cách tính năng liên quan </w:t>
      </w:r>
      <w:r w:rsidR="00866615">
        <w:rPr>
          <w:lang w:val="vi-VN"/>
        </w:rPr>
        <w:t>với nhau và nó sẽ được 1 team đảm nhiệm.</w:t>
      </w:r>
      <w:sdt>
        <w:sdtPr>
          <w:rPr>
            <w:lang w:val="vi-VN"/>
          </w:rPr>
          <w:id w:val="603079066"/>
          <w:citation/>
        </w:sdtPr>
        <w:sdtEndPr/>
        <w:sdtContent>
          <w:r w:rsidR="004066E7">
            <w:rPr>
              <w:lang w:val="vi-VN"/>
            </w:rPr>
            <w:fldChar w:fldCharType="begin"/>
          </w:r>
          <w:r w:rsidR="004066E7">
            <w:rPr>
              <w:lang w:val="vi-VN"/>
            </w:rPr>
            <w:instrText xml:space="preserve"> CITATION Nat \l 1066 </w:instrText>
          </w:r>
          <w:r w:rsidR="004066E7">
            <w:rPr>
              <w:lang w:val="vi-VN"/>
            </w:rPr>
            <w:fldChar w:fldCharType="separate"/>
          </w:r>
          <w:r>
            <w:rPr>
              <w:noProof/>
              <w:lang w:val="vi-VN"/>
            </w:rPr>
            <w:t xml:space="preserve"> [1]</w:t>
          </w:r>
          <w:r w:rsidR="004066E7">
            <w:rPr>
              <w:lang w:val="vi-VN"/>
            </w:rPr>
            <w:fldChar w:fldCharType="end"/>
          </w:r>
        </w:sdtContent>
      </w:sdt>
    </w:p>
    <w:p w14:paraId="639DC41C" w14:textId="0DC911D5" w:rsidR="00102813" w:rsidRDefault="00102813" w:rsidP="004C5721">
      <w:pPr>
        <w:pStyle w:val="ListParagraph"/>
        <w:numPr>
          <w:ilvl w:val="2"/>
          <w:numId w:val="20"/>
        </w:numPr>
        <w:rPr>
          <w:b/>
        </w:rPr>
      </w:pPr>
      <w:r w:rsidRPr="00102813">
        <w:t xml:space="preserve">Lý do và lợi ích khi chia ứng dụng thành các module nhỏ. </w:t>
      </w:r>
    </w:p>
    <w:p w14:paraId="052A0C44" w14:textId="26E8E059" w:rsidR="00866615" w:rsidRPr="00866615" w:rsidRDefault="00F27CF8" w:rsidP="00F27CF8">
      <w:pPr>
        <w:pStyle w:val="ListParagraph"/>
        <w:numPr>
          <w:ilvl w:val="3"/>
          <w:numId w:val="20"/>
        </w:numPr>
      </w:pPr>
      <w:r>
        <w:rPr>
          <w:lang w:val="vi-VN"/>
        </w:rPr>
        <w:t xml:space="preserve">Khi chi </w:t>
      </w:r>
      <w:r w:rsidR="007F0EB3">
        <w:rPr>
          <w:lang w:val="vi-VN"/>
        </w:rPr>
        <w:t xml:space="preserve">thành các ứng dụng chúng ta có thể tăng tốc </w:t>
      </w:r>
      <w:r w:rsidR="003C59D9">
        <w:rPr>
          <w:lang w:val="vi-VN"/>
        </w:rPr>
        <w:t>độ</w:t>
      </w:r>
      <w:r w:rsidR="007F0EB3">
        <w:rPr>
          <w:lang w:val="vi-VN"/>
        </w:rPr>
        <w:t xml:space="preserve"> phát triển</w:t>
      </w:r>
      <w:r w:rsidR="003C59D9">
        <w:rPr>
          <w:lang w:val="vi-VN"/>
        </w:rPr>
        <w:t>.</w:t>
      </w:r>
      <w:r w:rsidR="007F0EB3">
        <w:rPr>
          <w:lang w:val="vi-VN"/>
        </w:rPr>
        <w:t xml:space="preserve"> </w:t>
      </w:r>
    </w:p>
    <w:p w14:paraId="1AB264FF" w14:textId="13BFBC08" w:rsidR="008E3F93" w:rsidRPr="008E3F93" w:rsidRDefault="008E3F93" w:rsidP="00F27CF8">
      <w:pPr>
        <w:pStyle w:val="ListParagraph"/>
        <w:numPr>
          <w:ilvl w:val="3"/>
          <w:numId w:val="20"/>
        </w:numPr>
      </w:pPr>
      <w:r>
        <w:rPr>
          <w:lang w:val="vi-VN"/>
        </w:rPr>
        <w:t>Mới mỗi module có thể sử dụng các công nghệ khác nhau.</w:t>
      </w:r>
    </w:p>
    <w:p w14:paraId="5169595F" w14:textId="71B1CC0A" w:rsidR="008E3F93" w:rsidRPr="00866615" w:rsidRDefault="008E3F93" w:rsidP="008E3F93">
      <w:pPr>
        <w:pStyle w:val="ListParagraph"/>
        <w:numPr>
          <w:ilvl w:val="2"/>
          <w:numId w:val="20"/>
        </w:numPr>
      </w:pPr>
      <w:r>
        <w:rPr>
          <w:lang w:val="vi-VN"/>
        </w:rPr>
        <w:t xml:space="preserve">Tuy nhiên lại có những nhược điểm như là </w:t>
      </w:r>
      <w:r w:rsidR="002C6194">
        <w:rPr>
          <w:lang w:val="vi-VN"/>
        </w:rPr>
        <w:t xml:space="preserve">làm tăng độ phức tạp trong quản lý code. </w:t>
      </w:r>
      <w:r w:rsidR="008C6953" w:rsidRPr="008C6953">
        <w:rPr>
          <w:lang w:val="vi-VN"/>
        </w:rPr>
        <w:t>Chi phí vận hành cao hơn</w:t>
      </w:r>
      <w:r w:rsidR="008C6953">
        <w:rPr>
          <w:lang w:val="vi-VN"/>
        </w:rPr>
        <w:t xml:space="preserve"> do phải quản lý nhiều repository và </w:t>
      </w:r>
      <w:r w:rsidR="00F72830">
        <w:rPr>
          <w:lang w:val="vi-VN"/>
        </w:rPr>
        <w:t>nhiều môi trường triển khai.</w:t>
      </w:r>
    </w:p>
    <w:p w14:paraId="25C621D4" w14:textId="1560DB45" w:rsidR="00102813" w:rsidRPr="00102813" w:rsidRDefault="00102813" w:rsidP="00102813">
      <w:pPr>
        <w:pStyle w:val="Heading3"/>
        <w:rPr>
          <w:sz w:val="28"/>
          <w:szCs w:val="32"/>
        </w:rPr>
      </w:pPr>
      <w:bookmarkStart w:id="38" w:name="_Toc186658249"/>
      <w:r w:rsidRPr="00102813">
        <w:t>Nguyên tắc và hướng dẫn</w:t>
      </w:r>
      <w:bookmarkEnd w:id="38"/>
      <w:r w:rsidRPr="00102813">
        <w:t xml:space="preserve"> </w:t>
      </w:r>
    </w:p>
    <w:p w14:paraId="571A4D6E" w14:textId="77777777" w:rsidR="00FF1054" w:rsidRPr="00FF1054" w:rsidRDefault="00FF1054">
      <w:pPr>
        <w:pStyle w:val="ListParagraph"/>
        <w:numPr>
          <w:ilvl w:val="2"/>
          <w:numId w:val="20"/>
        </w:numPr>
      </w:pPr>
      <w:r w:rsidRPr="00FF1054">
        <w:t xml:space="preserve">Các tiêu chí để quyết định chia thành Micro-Frontend </w:t>
      </w:r>
    </w:p>
    <w:p w14:paraId="2E678F94" w14:textId="52DF2920" w:rsidR="00FF1054" w:rsidRPr="00FF1054" w:rsidRDefault="00FF1054" w:rsidP="00FF1054">
      <w:pPr>
        <w:pStyle w:val="ListParagraph"/>
        <w:numPr>
          <w:ilvl w:val="3"/>
          <w:numId w:val="20"/>
        </w:numPr>
      </w:pPr>
      <w:r w:rsidRPr="00FF1054">
        <w:t>Độc lập về tính năng (Feature Independence) Nếu một phần của ứng dụng có thể hoạt động độc lập và không phụ thuộc chặt chẽ vào các phần khác</w:t>
      </w:r>
      <w:r w:rsidR="007073E1">
        <w:rPr>
          <w:lang w:val="vi-VN"/>
        </w:rPr>
        <w:t>.</w:t>
      </w:r>
    </w:p>
    <w:p w14:paraId="7501BFE3" w14:textId="6B8658A8" w:rsidR="00FF1054" w:rsidRPr="00FF1054" w:rsidRDefault="00FF1054" w:rsidP="00FF1054">
      <w:pPr>
        <w:pStyle w:val="ListParagraph"/>
        <w:numPr>
          <w:ilvl w:val="4"/>
          <w:numId w:val="20"/>
        </w:numPr>
      </w:pPr>
      <w:r w:rsidRPr="00FF1054">
        <w:t>Ví dụ: Một hệ thống thương mại điện tử có thể chia thành: Quản lý sản phẩm (Product Management)</w:t>
      </w:r>
      <w:r w:rsidR="0078781C">
        <w:rPr>
          <w:lang w:val="vi-VN"/>
        </w:rPr>
        <w:t>, g</w:t>
      </w:r>
      <w:r w:rsidRPr="00FF1054">
        <w:t>iỏ hàng (Cart)</w:t>
      </w:r>
      <w:r w:rsidR="0078781C">
        <w:rPr>
          <w:lang w:val="vi-VN"/>
        </w:rPr>
        <w:t>, t</w:t>
      </w:r>
      <w:r w:rsidRPr="00FF1054">
        <w:t xml:space="preserve">hanh toán (Checkout) </w:t>
      </w:r>
    </w:p>
    <w:p w14:paraId="1D4D5ED0" w14:textId="4B94E3F5" w:rsidR="007073E1" w:rsidRPr="007073E1" w:rsidRDefault="00FF1054" w:rsidP="00FF1054">
      <w:pPr>
        <w:pStyle w:val="ListParagraph"/>
        <w:numPr>
          <w:ilvl w:val="3"/>
          <w:numId w:val="20"/>
        </w:numPr>
      </w:pPr>
      <w:r w:rsidRPr="00FF1054">
        <w:lastRenderedPageBreak/>
        <w:t xml:space="preserve">Ranh giới rõ ràng về domain (Domain-Driven Design) Nếu ứng dụng có thể được chia thành các domain rõ ràng, bạn </w:t>
      </w:r>
      <w:r w:rsidR="007073E1">
        <w:t>có</w:t>
      </w:r>
      <w:r w:rsidR="007073E1">
        <w:rPr>
          <w:lang w:val="vi-VN"/>
        </w:rPr>
        <w:t xml:space="preserve"> thể cân nhắc việc chia chúng thành các micro front-end</w:t>
      </w:r>
      <w:r w:rsidRPr="00FF1054">
        <w:t xml:space="preserve">. </w:t>
      </w:r>
    </w:p>
    <w:p w14:paraId="713ECBC8" w14:textId="60E3AA57" w:rsidR="00FF1054" w:rsidRPr="00FF1054" w:rsidRDefault="00FF1054" w:rsidP="007073E1">
      <w:pPr>
        <w:pStyle w:val="ListParagraph"/>
        <w:numPr>
          <w:ilvl w:val="4"/>
          <w:numId w:val="20"/>
        </w:numPr>
      </w:pPr>
      <w:r w:rsidRPr="00FF1054">
        <w:t>Ví dụ: Một hệ thống quản lý khách hàng có thể chia thành: Quản lý khách hàng (Customer Management)</w:t>
      </w:r>
      <w:r w:rsidR="007073E1">
        <w:rPr>
          <w:lang w:val="vi-VN"/>
        </w:rPr>
        <w:t xml:space="preserve">, </w:t>
      </w:r>
      <w:r w:rsidR="007073E1">
        <w:t>b</w:t>
      </w:r>
      <w:r w:rsidRPr="00FF1054">
        <w:t>áo cáo (Reporting)</w:t>
      </w:r>
      <w:r w:rsidR="007073E1">
        <w:rPr>
          <w:lang w:val="vi-VN"/>
        </w:rPr>
        <w:t>, q</w:t>
      </w:r>
      <w:r w:rsidRPr="00FF1054">
        <w:t>uản lý hợp đồng (Contract Management)</w:t>
      </w:r>
      <w:r w:rsidR="007073E1">
        <w:rPr>
          <w:lang w:val="vi-VN"/>
        </w:rPr>
        <w:t>.</w:t>
      </w:r>
      <w:r w:rsidRPr="00FF1054">
        <w:t xml:space="preserve"> </w:t>
      </w:r>
    </w:p>
    <w:p w14:paraId="1CB81C9D" w14:textId="759B62F9" w:rsidR="00FF1054" w:rsidRPr="00FF1054" w:rsidRDefault="00FF1054" w:rsidP="00FF1054">
      <w:pPr>
        <w:pStyle w:val="ListParagraph"/>
        <w:numPr>
          <w:ilvl w:val="3"/>
          <w:numId w:val="20"/>
        </w:numPr>
      </w:pPr>
      <w:r w:rsidRPr="00FF1054">
        <w:t>Nhu cầu làm việc</w:t>
      </w:r>
      <w:r>
        <w:rPr>
          <w:lang w:val="vi-VN"/>
        </w:rPr>
        <w:t xml:space="preserve"> </w:t>
      </w:r>
      <w:r w:rsidR="007073E1">
        <w:rPr>
          <w:lang w:val="vi-VN"/>
        </w:rPr>
        <w:t>với nhiều team.</w:t>
      </w:r>
      <w:r w:rsidRPr="00FF1054">
        <w:t xml:space="preserve"> Nếu nhiều </w:t>
      </w:r>
      <w:r w:rsidR="007073E1">
        <w:t>team</w:t>
      </w:r>
      <w:r>
        <w:rPr>
          <w:lang w:val="vi-VN"/>
        </w:rPr>
        <w:t xml:space="preserve"> </w:t>
      </w:r>
      <w:r w:rsidRPr="00FF1054">
        <w:t xml:space="preserve">làm việc trên các phần khác nhau của ứng dụng, việc tách Micro-Frontend cho phép mỗi </w:t>
      </w:r>
      <w:r w:rsidR="007073E1">
        <w:t>team</w:t>
      </w:r>
      <w:r>
        <w:rPr>
          <w:lang w:val="vi-VN"/>
        </w:rPr>
        <w:t xml:space="preserve"> </w:t>
      </w:r>
      <w:r w:rsidRPr="00FF1054">
        <w:t>quản lý phần của mình mà không làm ảnh hưởng đến các</w:t>
      </w:r>
      <w:r>
        <w:rPr>
          <w:lang w:val="vi-VN"/>
        </w:rPr>
        <w:t xml:space="preserve"> </w:t>
      </w:r>
      <w:r w:rsidR="007073E1">
        <w:rPr>
          <w:lang w:val="vi-VN"/>
        </w:rPr>
        <w:t>team</w:t>
      </w:r>
      <w:r w:rsidRPr="00FF1054">
        <w:t xml:space="preserve"> khác. </w:t>
      </w:r>
    </w:p>
    <w:p w14:paraId="366314DB" w14:textId="77F8AB06" w:rsidR="00203729" w:rsidRPr="004C2C32" w:rsidRDefault="00FF1054" w:rsidP="00FF1054">
      <w:pPr>
        <w:pStyle w:val="ListParagraph"/>
        <w:numPr>
          <w:ilvl w:val="3"/>
          <w:numId w:val="20"/>
        </w:numPr>
      </w:pPr>
      <w:r w:rsidRPr="00FF1054">
        <w:t>Tính linh hoạt trong công nghệ Nếu bạn cần hoặc muốn sử dụng nhiều công nghệ (framework, thư viện) khác nhau cho các phần của ứng dụng, chia thành Micro-Frontend là hợp lý.</w:t>
      </w:r>
    </w:p>
    <w:p w14:paraId="5433830F" w14:textId="2F14471C" w:rsidR="007073E1" w:rsidRPr="004C2C32" w:rsidRDefault="00460923" w:rsidP="007073E1">
      <w:pPr>
        <w:pStyle w:val="ListParagraph"/>
        <w:numPr>
          <w:ilvl w:val="2"/>
          <w:numId w:val="20"/>
        </w:numPr>
      </w:pPr>
      <w:r>
        <w:t>Vậy</w:t>
      </w:r>
      <w:r>
        <w:rPr>
          <w:lang w:val="vi-VN"/>
        </w:rPr>
        <w:t xml:space="preserve"> khi nào không nên triển khai:</w:t>
      </w:r>
    </w:p>
    <w:p w14:paraId="5789983B" w14:textId="77777777" w:rsidR="007B71C4" w:rsidRPr="007B71C4" w:rsidRDefault="007B71C4" w:rsidP="00460923">
      <w:pPr>
        <w:pStyle w:val="ListParagraph"/>
        <w:numPr>
          <w:ilvl w:val="3"/>
          <w:numId w:val="20"/>
        </w:numPr>
      </w:pPr>
      <w:r w:rsidRPr="007B71C4">
        <w:t xml:space="preserve">Ứng dụng quá nhỏ hoặc đơn giản: Micro-Frontend sẽ tăng chi phí phát triển và phức tạp hóa kiến trúc. </w:t>
      </w:r>
    </w:p>
    <w:p w14:paraId="6093FD4E" w14:textId="7D9F6161" w:rsidR="00460923" w:rsidRPr="004C2C32" w:rsidRDefault="007B71C4" w:rsidP="007B71C4">
      <w:pPr>
        <w:pStyle w:val="ListParagraph"/>
        <w:numPr>
          <w:ilvl w:val="3"/>
          <w:numId w:val="20"/>
        </w:numPr>
      </w:pPr>
      <w:r w:rsidRPr="007B71C4">
        <w:t>Mức độ giao tiếp giữa các module quá cao: Nếu các phần giao tiếp qua lại quá nhiều, việc chia nhỏ có thể làm giảm hiệu suất và tăng độ phức tạp.</w:t>
      </w:r>
    </w:p>
    <w:p w14:paraId="7D046EC2" w14:textId="121ECC4B" w:rsidR="009B662C" w:rsidRPr="009B662C" w:rsidRDefault="00102813" w:rsidP="004C2C32">
      <w:pPr>
        <w:pStyle w:val="ListParagraph"/>
        <w:numPr>
          <w:ilvl w:val="2"/>
          <w:numId w:val="20"/>
        </w:numPr>
        <w:rPr>
          <w:sz w:val="28"/>
          <w:szCs w:val="32"/>
        </w:rPr>
      </w:pPr>
      <w:r w:rsidRPr="00102813">
        <w:t xml:space="preserve">Ví dụ thực tế từ dự án triển khai. </w:t>
      </w:r>
    </w:p>
    <w:p w14:paraId="49933A8A" w14:textId="734A5085" w:rsidR="0063367B" w:rsidRDefault="00D82719" w:rsidP="008E6B7F">
      <w:pPr>
        <w:pStyle w:val="ListParagraph"/>
        <w:numPr>
          <w:ilvl w:val="3"/>
          <w:numId w:val="20"/>
        </w:numPr>
        <w:rPr>
          <w:sz w:val="28"/>
          <w:szCs w:val="32"/>
          <w:lang w:val="vi-VN"/>
        </w:rPr>
      </w:pPr>
      <w:r>
        <w:rPr>
          <w:sz w:val="28"/>
          <w:szCs w:val="32"/>
          <w:lang w:val="vi-VN"/>
        </w:rPr>
        <w:t xml:space="preserve">Dự </w:t>
      </w:r>
      <w:r w:rsidR="000D5442">
        <w:rPr>
          <w:sz w:val="28"/>
          <w:szCs w:val="32"/>
          <w:lang w:val="vi-VN"/>
        </w:rPr>
        <w:t xml:space="preserve">án: </w:t>
      </w:r>
      <w:r w:rsidR="001748E5">
        <w:rPr>
          <w:sz w:val="28"/>
          <w:szCs w:val="32"/>
          <w:lang w:val="vi-VN"/>
        </w:rPr>
        <w:t>Cửa hàng mua sắm trực tuyến</w:t>
      </w:r>
    </w:p>
    <w:p w14:paraId="79F97EB0" w14:textId="38DF6642" w:rsidR="001748E5" w:rsidRPr="00EA184B" w:rsidRDefault="008E6B7F" w:rsidP="008E6B7F">
      <w:pPr>
        <w:pStyle w:val="ListParagraph"/>
        <w:numPr>
          <w:ilvl w:val="3"/>
          <w:numId w:val="20"/>
        </w:numPr>
        <w:rPr>
          <w:sz w:val="28"/>
          <w:szCs w:val="32"/>
        </w:rPr>
      </w:pPr>
      <w:r>
        <w:rPr>
          <w:sz w:val="28"/>
          <w:szCs w:val="32"/>
          <w:lang w:val="vi-VN"/>
        </w:rPr>
        <w:t xml:space="preserve">Vấn để ban đầu: </w:t>
      </w:r>
      <w:r w:rsidR="00EA184B">
        <w:rPr>
          <w:sz w:val="28"/>
          <w:szCs w:val="32"/>
          <w:lang w:val="vi-VN"/>
        </w:rPr>
        <w:t>ứng dụng monolithic quá lớn, khó bảo trì và phát triển.</w:t>
      </w:r>
    </w:p>
    <w:p w14:paraId="7EC24A2B" w14:textId="60B29024" w:rsidR="00EA184B" w:rsidRPr="006C28D9" w:rsidRDefault="00944091" w:rsidP="008E6B7F">
      <w:pPr>
        <w:pStyle w:val="ListParagraph"/>
        <w:numPr>
          <w:ilvl w:val="3"/>
          <w:numId w:val="20"/>
        </w:numPr>
        <w:rPr>
          <w:sz w:val="28"/>
          <w:szCs w:val="32"/>
        </w:rPr>
      </w:pPr>
      <w:r>
        <w:rPr>
          <w:sz w:val="28"/>
          <w:szCs w:val="32"/>
          <w:lang w:val="vi-VN"/>
        </w:rPr>
        <w:t>Giải pháp là sử dụng micro front-end</w:t>
      </w:r>
      <w:r w:rsidR="006C28D9">
        <w:rPr>
          <w:sz w:val="28"/>
          <w:szCs w:val="32"/>
          <w:lang w:val="vi-VN"/>
        </w:rPr>
        <w:t xml:space="preserve"> để chia ứng dụng thành các phần nhỏ hơn:</w:t>
      </w:r>
    </w:p>
    <w:p w14:paraId="226A2413" w14:textId="7038C07A" w:rsidR="007A3F9A" w:rsidRPr="007A3F9A" w:rsidRDefault="007A3F9A" w:rsidP="006C28D9">
      <w:pPr>
        <w:pStyle w:val="ListParagraph"/>
        <w:numPr>
          <w:ilvl w:val="4"/>
          <w:numId w:val="20"/>
        </w:numPr>
        <w:rPr>
          <w:sz w:val="28"/>
          <w:szCs w:val="32"/>
        </w:rPr>
      </w:pPr>
      <w:r w:rsidRPr="0007798D">
        <w:rPr>
          <w:b/>
          <w:bCs/>
          <w:sz w:val="28"/>
          <w:szCs w:val="32"/>
        </w:rPr>
        <w:t>Home</w:t>
      </w:r>
      <w:r>
        <w:rPr>
          <w:sz w:val="28"/>
          <w:szCs w:val="32"/>
          <w:lang w:val="vi-VN"/>
        </w:rPr>
        <w:t xml:space="preserve">: hiển thị trang </w:t>
      </w:r>
      <w:r w:rsidR="00DB5945">
        <w:rPr>
          <w:sz w:val="28"/>
          <w:szCs w:val="32"/>
          <w:lang w:val="vi-VN"/>
        </w:rPr>
        <w:t>chủ, chào mừng.</w:t>
      </w:r>
    </w:p>
    <w:p w14:paraId="5919E16D" w14:textId="264AE619" w:rsidR="006C28D9" w:rsidRPr="006C28D9" w:rsidRDefault="006C28D9" w:rsidP="006C28D9">
      <w:pPr>
        <w:pStyle w:val="ListParagraph"/>
        <w:numPr>
          <w:ilvl w:val="4"/>
          <w:numId w:val="20"/>
        </w:numPr>
        <w:rPr>
          <w:sz w:val="28"/>
          <w:szCs w:val="32"/>
        </w:rPr>
      </w:pPr>
      <w:r w:rsidRPr="0007798D">
        <w:rPr>
          <w:b/>
          <w:bCs/>
          <w:sz w:val="28"/>
          <w:szCs w:val="32"/>
          <w:lang w:val="vi-VN"/>
        </w:rPr>
        <w:t>Product</w:t>
      </w:r>
      <w:r>
        <w:rPr>
          <w:sz w:val="28"/>
          <w:szCs w:val="32"/>
          <w:lang w:val="vi-VN"/>
        </w:rPr>
        <w:t>: hiển thị danh sách sản phẩm, chi tiết sản phẩm, …</w:t>
      </w:r>
    </w:p>
    <w:p w14:paraId="2BFDFD51" w14:textId="1BA93426" w:rsidR="006C28D9" w:rsidRPr="006C28D9" w:rsidRDefault="006C28D9" w:rsidP="006C28D9">
      <w:pPr>
        <w:pStyle w:val="ListParagraph"/>
        <w:numPr>
          <w:ilvl w:val="4"/>
          <w:numId w:val="20"/>
        </w:numPr>
        <w:rPr>
          <w:sz w:val="28"/>
          <w:szCs w:val="32"/>
        </w:rPr>
      </w:pPr>
      <w:r w:rsidRPr="0007798D">
        <w:rPr>
          <w:b/>
          <w:bCs/>
          <w:sz w:val="28"/>
          <w:szCs w:val="32"/>
        </w:rPr>
        <w:t>Checkout</w:t>
      </w:r>
      <w:r>
        <w:rPr>
          <w:sz w:val="28"/>
          <w:szCs w:val="32"/>
          <w:lang w:val="vi-VN"/>
        </w:rPr>
        <w:t>: chức năng quản lý giỏ hàng, thành toán.</w:t>
      </w:r>
    </w:p>
    <w:p w14:paraId="1D8EA379" w14:textId="10B64CE3" w:rsidR="006C28D9" w:rsidRPr="009B662C" w:rsidRDefault="00A00257" w:rsidP="006C28D9">
      <w:pPr>
        <w:pStyle w:val="ListParagraph"/>
        <w:numPr>
          <w:ilvl w:val="4"/>
          <w:numId w:val="20"/>
        </w:numPr>
        <w:rPr>
          <w:sz w:val="28"/>
          <w:szCs w:val="32"/>
        </w:rPr>
      </w:pPr>
      <w:r w:rsidRPr="0007798D">
        <w:rPr>
          <w:b/>
          <w:bCs/>
          <w:sz w:val="28"/>
          <w:szCs w:val="32"/>
        </w:rPr>
        <w:t>Auth</w:t>
      </w:r>
      <w:r>
        <w:rPr>
          <w:sz w:val="28"/>
          <w:szCs w:val="32"/>
          <w:lang w:val="vi-VN"/>
        </w:rPr>
        <w:t>: quản lý chức năng xác thực và quản lý tài khoản người dùng.</w:t>
      </w:r>
    </w:p>
    <w:p w14:paraId="2E350C00" w14:textId="77777777" w:rsidR="009B662C" w:rsidRDefault="009B662C" w:rsidP="001A701C">
      <w:pPr>
        <w:pStyle w:val="ListParagraph"/>
        <w:rPr>
          <w:rFonts w:eastAsiaTheme="majorEastAsia" w:cstheme="majorBidi"/>
          <w:szCs w:val="24"/>
        </w:rPr>
      </w:pPr>
      <w:r>
        <w:br w:type="page"/>
      </w:r>
    </w:p>
    <w:p w14:paraId="5B9063BE" w14:textId="6960E454" w:rsidR="00BF0840" w:rsidRPr="003E2D93" w:rsidRDefault="009B662C" w:rsidP="00BF0840">
      <w:pPr>
        <w:pStyle w:val="Heading1"/>
      </w:pPr>
      <w:bookmarkStart w:id="39" w:name="_Toc186658250"/>
      <w:r>
        <w:rPr>
          <w:lang w:val="en-US"/>
        </w:rPr>
        <w:lastRenderedPageBreak/>
        <w:t>XÂY DỰNG HỆ THỐNG</w:t>
      </w:r>
      <w:bookmarkEnd w:id="39"/>
    </w:p>
    <w:p w14:paraId="7C609D79" w14:textId="77777777" w:rsidR="00F674A5" w:rsidRDefault="00BF0840" w:rsidP="00806B7C">
      <w:pPr>
        <w:pStyle w:val="Heading2"/>
        <w:rPr>
          <w:lang w:val="en-US"/>
        </w:rPr>
      </w:pPr>
      <w:bookmarkStart w:id="40" w:name="_Toc186658251"/>
      <w:r>
        <w:rPr>
          <w:lang w:val="en-US"/>
        </w:rPr>
        <w:t>Sơ đồ UseCase</w:t>
      </w:r>
      <w:bookmarkEnd w:id="40"/>
    </w:p>
    <w:p w14:paraId="10A724F0" w14:textId="77777777" w:rsidR="00F674A5" w:rsidRDefault="00F674A5" w:rsidP="00806B7C">
      <w:pPr>
        <w:pStyle w:val="Heading3"/>
        <w:rPr>
          <w:lang w:val="en-US"/>
        </w:rPr>
      </w:pPr>
      <w:bookmarkStart w:id="41" w:name="_Toc186658252"/>
      <w:r>
        <w:rPr>
          <w:lang w:val="en-US"/>
        </w:rPr>
        <w:t>Sơ đồ tổng quan</w:t>
      </w:r>
      <w:bookmarkEnd w:id="41"/>
    </w:p>
    <w:p w14:paraId="4E5CEB6C" w14:textId="77777777" w:rsidR="007F63CC" w:rsidRDefault="00A8685A" w:rsidP="007F63CC">
      <w:pPr>
        <w:keepNext/>
        <w:jc w:val="center"/>
      </w:pPr>
      <w:r>
        <w:rPr>
          <w:noProof/>
        </w:rPr>
        <w:drawing>
          <wp:inline distT="0" distB="0" distL="0" distR="0" wp14:anchorId="6E2E21CE" wp14:editId="173131E4">
            <wp:extent cx="5731510" cy="5722620"/>
            <wp:effectExtent l="0" t="0" r="2540" b="0"/>
            <wp:docPr id="442159722"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59722"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731510" cy="5722620"/>
                    </a:xfrm>
                    <a:prstGeom prst="rect">
                      <a:avLst/>
                    </a:prstGeom>
                  </pic:spPr>
                </pic:pic>
              </a:graphicData>
            </a:graphic>
          </wp:inline>
        </w:drawing>
      </w:r>
    </w:p>
    <w:p w14:paraId="0110C90C" w14:textId="3D519D15" w:rsidR="00970C6A" w:rsidRDefault="007F63CC" w:rsidP="007F63CC">
      <w:pPr>
        <w:pStyle w:val="Caption"/>
        <w:rPr>
          <w:lang w:val="en-US"/>
        </w:rPr>
      </w:pPr>
      <w:bookmarkStart w:id="42" w:name="_Toc186641559"/>
      <w:r>
        <w:t xml:space="preserve">Hình </w:t>
      </w:r>
      <w:fldSimple w:instr=" STYLEREF 1 \s ">
        <w:r>
          <w:rPr>
            <w:noProof/>
          </w:rPr>
          <w:t>3</w:t>
        </w:r>
      </w:fldSimple>
      <w:r>
        <w:t>.</w:t>
      </w:r>
      <w:fldSimple w:instr=" SEQ Hình \* ARABIC \s 1 ">
        <w:r>
          <w:rPr>
            <w:noProof/>
          </w:rPr>
          <w:t>1</w:t>
        </w:r>
      </w:fldSimple>
      <w:r>
        <w:t xml:space="preserve"> Sơ đồ </w:t>
      </w:r>
      <w:r>
        <w:rPr>
          <w:lang w:val="en-US"/>
        </w:rPr>
        <w:t>Use</w:t>
      </w:r>
      <w:r w:rsidR="005D0EE7">
        <w:t>-case</w:t>
      </w:r>
      <w:bookmarkEnd w:id="42"/>
    </w:p>
    <w:p w14:paraId="339E211D" w14:textId="77777777" w:rsidR="00500279" w:rsidRDefault="00500279" w:rsidP="00500279">
      <w:pPr>
        <w:rPr>
          <w:lang w:val="en-US"/>
        </w:rPr>
      </w:pPr>
    </w:p>
    <w:p w14:paraId="27A6510C" w14:textId="77777777" w:rsidR="00500279" w:rsidRDefault="00500279" w:rsidP="00500279">
      <w:pPr>
        <w:rPr>
          <w:lang w:val="en-US"/>
        </w:rPr>
      </w:pPr>
    </w:p>
    <w:p w14:paraId="75E36367" w14:textId="77777777" w:rsidR="00500279" w:rsidRDefault="00500279" w:rsidP="00500279">
      <w:pPr>
        <w:rPr>
          <w:lang w:val="en-US"/>
        </w:rPr>
      </w:pPr>
    </w:p>
    <w:p w14:paraId="7A6769EF" w14:textId="77777777" w:rsidR="00500279" w:rsidRDefault="00500279" w:rsidP="00500279">
      <w:pPr>
        <w:rPr>
          <w:lang w:val="en-US"/>
        </w:rPr>
      </w:pPr>
    </w:p>
    <w:p w14:paraId="1CAA0358" w14:textId="77777777" w:rsidR="00500279" w:rsidRPr="00722D4B" w:rsidRDefault="00500279" w:rsidP="00435946">
      <w:pPr>
        <w:pStyle w:val="ListParagraph"/>
        <w:numPr>
          <w:ilvl w:val="0"/>
          <w:numId w:val="1"/>
        </w:numPr>
        <w:spacing w:after="120" w:line="360" w:lineRule="auto"/>
        <w:contextualSpacing/>
        <w:jc w:val="left"/>
        <w:rPr>
          <w:rFonts w:cs="Times New Roman"/>
          <w:lang w:val="vi-VN"/>
        </w:rPr>
      </w:pPr>
      <w:r w:rsidRPr="00722D4B">
        <w:rPr>
          <w:rFonts w:cs="Times New Roman"/>
          <w:lang w:val="vi-VN"/>
        </w:rPr>
        <w:lastRenderedPageBreak/>
        <w:t>Danh sách các tác nhân</w:t>
      </w:r>
      <w:r>
        <w:rPr>
          <w:rFonts w:cs="Times New Roman"/>
        </w:rPr>
        <w:t>:</w:t>
      </w:r>
    </w:p>
    <w:tbl>
      <w:tblPr>
        <w:tblStyle w:val="TableGrid"/>
        <w:tblW w:w="5000" w:type="pct"/>
        <w:tblLook w:val="04A0" w:firstRow="1" w:lastRow="0" w:firstColumn="1" w:lastColumn="0" w:noHBand="0" w:noVBand="1"/>
      </w:tblPr>
      <w:tblGrid>
        <w:gridCol w:w="1847"/>
        <w:gridCol w:w="5952"/>
        <w:gridCol w:w="1217"/>
      </w:tblGrid>
      <w:tr w:rsidR="00500279" w:rsidRPr="001F6BB1" w14:paraId="69771D30" w14:textId="77777777" w:rsidTr="0014793F">
        <w:trPr>
          <w:trHeight w:val="566"/>
        </w:trPr>
        <w:tc>
          <w:tcPr>
            <w:tcW w:w="1024" w:type="pct"/>
            <w:shd w:val="clear" w:color="auto" w:fill="0070C0"/>
            <w:vAlign w:val="center"/>
          </w:tcPr>
          <w:p w14:paraId="414EF978" w14:textId="77777777" w:rsidR="00500279" w:rsidRPr="001F6BB1" w:rsidRDefault="00500279" w:rsidP="0014793F">
            <w:pPr>
              <w:jc w:val="center"/>
              <w:rPr>
                <w:rFonts w:cs="Times New Roman"/>
                <w:b/>
                <w:bCs/>
                <w:color w:val="FFFFFF" w:themeColor="background1"/>
              </w:rPr>
            </w:pPr>
            <w:r w:rsidRPr="001F6BB1">
              <w:rPr>
                <w:rFonts w:cs="Times New Roman"/>
                <w:b/>
                <w:bCs/>
                <w:color w:val="FFFFFF" w:themeColor="background1"/>
              </w:rPr>
              <w:t>Tác nhân</w:t>
            </w:r>
          </w:p>
        </w:tc>
        <w:tc>
          <w:tcPr>
            <w:tcW w:w="3301" w:type="pct"/>
            <w:shd w:val="clear" w:color="auto" w:fill="0070C0"/>
            <w:vAlign w:val="center"/>
          </w:tcPr>
          <w:p w14:paraId="0DC55AC5" w14:textId="77777777" w:rsidR="00500279" w:rsidRPr="001F6BB1" w:rsidRDefault="00500279" w:rsidP="0014793F">
            <w:pPr>
              <w:jc w:val="center"/>
              <w:rPr>
                <w:rFonts w:cs="Times New Roman"/>
                <w:b/>
                <w:bCs/>
                <w:color w:val="FFFFFF" w:themeColor="background1"/>
              </w:rPr>
            </w:pPr>
            <w:r w:rsidRPr="001F6BB1">
              <w:rPr>
                <w:rFonts w:cs="Times New Roman"/>
                <w:b/>
                <w:bCs/>
                <w:color w:val="FFFFFF" w:themeColor="background1"/>
              </w:rPr>
              <w:t>Mô tả tác nhân</w:t>
            </w:r>
          </w:p>
        </w:tc>
        <w:tc>
          <w:tcPr>
            <w:tcW w:w="675" w:type="pct"/>
            <w:shd w:val="clear" w:color="auto" w:fill="0070C0"/>
            <w:vAlign w:val="center"/>
          </w:tcPr>
          <w:p w14:paraId="6737F9CD" w14:textId="77777777" w:rsidR="00500279" w:rsidRPr="001F6BB1" w:rsidRDefault="00500279" w:rsidP="0014793F">
            <w:pPr>
              <w:jc w:val="center"/>
              <w:rPr>
                <w:rFonts w:cs="Times New Roman"/>
                <w:b/>
                <w:bCs/>
                <w:color w:val="FFFFFF" w:themeColor="background1"/>
              </w:rPr>
            </w:pPr>
            <w:r w:rsidRPr="001F6BB1">
              <w:rPr>
                <w:rFonts w:cs="Times New Roman"/>
                <w:b/>
                <w:bCs/>
                <w:color w:val="FFFFFF" w:themeColor="background1"/>
              </w:rPr>
              <w:t>Ghi chú</w:t>
            </w:r>
          </w:p>
        </w:tc>
      </w:tr>
      <w:tr w:rsidR="00500279" w14:paraId="3FE81EC2" w14:textId="77777777" w:rsidTr="0014793F">
        <w:trPr>
          <w:trHeight w:val="563"/>
        </w:trPr>
        <w:tc>
          <w:tcPr>
            <w:tcW w:w="1024" w:type="pct"/>
          </w:tcPr>
          <w:p w14:paraId="19A7B3F9" w14:textId="77777777" w:rsidR="00500279" w:rsidRPr="00217247" w:rsidRDefault="00500279" w:rsidP="0014793F">
            <w:pPr>
              <w:rPr>
                <w:rFonts w:cs="Times New Roman"/>
                <w:lang w:val="en-US"/>
              </w:rPr>
            </w:pPr>
            <w:r>
              <w:rPr>
                <w:rFonts w:cs="Times New Roman"/>
                <w:lang w:val="en-US"/>
              </w:rPr>
              <w:t>Customer</w:t>
            </w:r>
          </w:p>
        </w:tc>
        <w:tc>
          <w:tcPr>
            <w:tcW w:w="3301" w:type="pct"/>
          </w:tcPr>
          <w:p w14:paraId="51B022C2" w14:textId="77777777" w:rsidR="00500279" w:rsidRDefault="00500279" w:rsidP="0014793F">
            <w:pPr>
              <w:rPr>
                <w:rFonts w:cs="Times New Roman"/>
              </w:rPr>
            </w:pPr>
            <w:r>
              <w:rPr>
                <w:rFonts w:cs="Times New Roman"/>
              </w:rPr>
              <w:t>Người dùng đã tạo tài khoản trên hệ thống</w:t>
            </w:r>
          </w:p>
        </w:tc>
        <w:tc>
          <w:tcPr>
            <w:tcW w:w="675" w:type="pct"/>
          </w:tcPr>
          <w:p w14:paraId="6D325B5E" w14:textId="77777777" w:rsidR="00500279" w:rsidRDefault="00500279" w:rsidP="0014793F">
            <w:pPr>
              <w:rPr>
                <w:rFonts w:cs="Times New Roman"/>
              </w:rPr>
            </w:pPr>
          </w:p>
        </w:tc>
      </w:tr>
      <w:tr w:rsidR="00500279" w14:paraId="38244AE8" w14:textId="77777777" w:rsidTr="0014793F">
        <w:trPr>
          <w:trHeight w:val="476"/>
        </w:trPr>
        <w:tc>
          <w:tcPr>
            <w:tcW w:w="1024" w:type="pct"/>
          </w:tcPr>
          <w:p w14:paraId="46F0CAD3" w14:textId="77777777" w:rsidR="00500279" w:rsidRPr="00217247" w:rsidRDefault="00500279" w:rsidP="0014793F">
            <w:pPr>
              <w:rPr>
                <w:rFonts w:cs="Times New Roman"/>
                <w:lang w:val="en-US"/>
              </w:rPr>
            </w:pPr>
            <w:r>
              <w:rPr>
                <w:rFonts w:cs="Times New Roman"/>
                <w:lang w:val="en-US"/>
              </w:rPr>
              <w:t>Admin</w:t>
            </w:r>
          </w:p>
        </w:tc>
        <w:tc>
          <w:tcPr>
            <w:tcW w:w="3301" w:type="pct"/>
          </w:tcPr>
          <w:p w14:paraId="1EA1CC08" w14:textId="77777777" w:rsidR="00500279" w:rsidRDefault="00500279" w:rsidP="0014793F">
            <w:pPr>
              <w:rPr>
                <w:rFonts w:cs="Times New Roman"/>
              </w:rPr>
            </w:pPr>
            <w:r>
              <w:rPr>
                <w:rFonts w:cs="Times New Roman"/>
              </w:rPr>
              <w:t>Quản trị viên có quyền cao nhất trong hệ thống</w:t>
            </w:r>
          </w:p>
        </w:tc>
        <w:tc>
          <w:tcPr>
            <w:tcW w:w="675" w:type="pct"/>
          </w:tcPr>
          <w:p w14:paraId="401D1E68" w14:textId="77777777" w:rsidR="00500279" w:rsidRDefault="00500279" w:rsidP="007F63CC">
            <w:pPr>
              <w:keepNext/>
              <w:rPr>
                <w:rFonts w:cs="Times New Roman"/>
              </w:rPr>
            </w:pPr>
          </w:p>
        </w:tc>
      </w:tr>
    </w:tbl>
    <w:p w14:paraId="1B40ED01" w14:textId="738176A5" w:rsidR="00500279" w:rsidRPr="00D31766" w:rsidRDefault="007F63CC" w:rsidP="005D0EE7">
      <w:pPr>
        <w:pStyle w:val="Caption"/>
        <w:rPr>
          <w:ins w:id="43" w:author="Microsoft Word" w:date="2025-01-01T15:44:00Z" w16du:dateUtc="2025-01-01T08:44:00Z"/>
        </w:rPr>
      </w:pPr>
      <w:bookmarkStart w:id="44" w:name="_Toc186641513"/>
      <w:r>
        <w:t xml:space="preserve">Bảng </w:t>
      </w:r>
      <w:fldSimple w:instr=" STYLEREF 1 \s ">
        <w:r>
          <w:rPr>
            <w:noProof/>
          </w:rPr>
          <w:t>3</w:t>
        </w:r>
      </w:fldSimple>
      <w:r>
        <w:t>.</w:t>
      </w:r>
      <w:fldSimple w:instr=" SEQ Bảng \* ARABIC \s 1 ">
        <w:r>
          <w:rPr>
            <w:noProof/>
          </w:rPr>
          <w:t>1</w:t>
        </w:r>
      </w:fldSimple>
      <w:r>
        <w:rPr>
          <w:lang w:val="en-US"/>
        </w:rPr>
        <w:t xml:space="preserve"> Danh sách các Actor</w:t>
      </w:r>
      <w:bookmarkEnd w:id="44"/>
    </w:p>
    <w:p w14:paraId="1DD97DCA" w14:textId="77777777" w:rsidR="0070105E" w:rsidRPr="00722D4B" w:rsidRDefault="0070105E" w:rsidP="00435946">
      <w:pPr>
        <w:pStyle w:val="ListParagraph"/>
        <w:numPr>
          <w:ilvl w:val="0"/>
          <w:numId w:val="1"/>
        </w:numPr>
        <w:spacing w:after="120"/>
        <w:contextualSpacing/>
        <w:jc w:val="left"/>
        <w:rPr>
          <w:rFonts w:cs="Times New Roman"/>
        </w:rPr>
      </w:pPr>
      <w:r w:rsidRPr="00722D4B">
        <w:rPr>
          <w:rFonts w:cs="Times New Roman"/>
        </w:rPr>
        <w:t>Danh sách các Usecase</w:t>
      </w:r>
    </w:p>
    <w:tbl>
      <w:tblPr>
        <w:tblStyle w:val="TableGrid"/>
        <w:tblW w:w="5000" w:type="pct"/>
        <w:tblLook w:val="04A0" w:firstRow="1" w:lastRow="0" w:firstColumn="1" w:lastColumn="0" w:noHBand="0" w:noVBand="1"/>
      </w:tblPr>
      <w:tblGrid>
        <w:gridCol w:w="993"/>
        <w:gridCol w:w="2350"/>
        <w:gridCol w:w="5673"/>
      </w:tblGrid>
      <w:tr w:rsidR="004B45FC" w:rsidRPr="001F6BB1" w14:paraId="08B8DF7F" w14:textId="77777777" w:rsidTr="0014793F">
        <w:trPr>
          <w:trHeight w:val="669"/>
        </w:trPr>
        <w:tc>
          <w:tcPr>
            <w:tcW w:w="551" w:type="pct"/>
            <w:shd w:val="clear" w:color="auto" w:fill="0070C0"/>
          </w:tcPr>
          <w:p w14:paraId="0AC518EA" w14:textId="77777777" w:rsidR="004B45FC" w:rsidRPr="001F6BB1" w:rsidRDefault="004B45FC" w:rsidP="0014793F">
            <w:pPr>
              <w:ind w:left="2160" w:hanging="2160"/>
              <w:jc w:val="center"/>
              <w:rPr>
                <w:rFonts w:cs="Times New Roman"/>
                <w:b/>
                <w:bCs/>
                <w:color w:val="FFFFFF" w:themeColor="background1"/>
              </w:rPr>
            </w:pPr>
            <w:r w:rsidRPr="001F6BB1">
              <w:rPr>
                <w:rFonts w:cs="Times New Roman"/>
                <w:b/>
                <w:bCs/>
                <w:color w:val="FFFFFF" w:themeColor="background1"/>
              </w:rPr>
              <w:t>ID</w:t>
            </w:r>
          </w:p>
        </w:tc>
        <w:tc>
          <w:tcPr>
            <w:tcW w:w="1303" w:type="pct"/>
            <w:shd w:val="clear" w:color="auto" w:fill="0070C0"/>
          </w:tcPr>
          <w:p w14:paraId="46598C12" w14:textId="77777777" w:rsidR="004B45FC" w:rsidRPr="001F6BB1" w:rsidRDefault="004B45FC" w:rsidP="0014793F">
            <w:pPr>
              <w:jc w:val="center"/>
              <w:rPr>
                <w:rFonts w:cs="Times New Roman"/>
                <w:b/>
                <w:bCs/>
                <w:color w:val="FFFFFF" w:themeColor="background1"/>
              </w:rPr>
            </w:pPr>
            <w:r w:rsidRPr="001F6BB1">
              <w:rPr>
                <w:rFonts w:cs="Times New Roman"/>
                <w:b/>
                <w:bCs/>
                <w:color w:val="FFFFFF" w:themeColor="background1"/>
              </w:rPr>
              <w:t>Tên Usecase</w:t>
            </w:r>
          </w:p>
        </w:tc>
        <w:tc>
          <w:tcPr>
            <w:tcW w:w="3146" w:type="pct"/>
            <w:shd w:val="clear" w:color="auto" w:fill="0070C0"/>
          </w:tcPr>
          <w:p w14:paraId="745F57D1" w14:textId="77777777" w:rsidR="004B45FC" w:rsidRPr="001F6BB1" w:rsidRDefault="004B45FC" w:rsidP="0014793F">
            <w:pPr>
              <w:jc w:val="center"/>
              <w:rPr>
                <w:rFonts w:cs="Times New Roman"/>
                <w:b/>
                <w:bCs/>
                <w:color w:val="FFFFFF" w:themeColor="background1"/>
              </w:rPr>
            </w:pPr>
            <w:r w:rsidRPr="001F6BB1">
              <w:rPr>
                <w:rFonts w:cs="Times New Roman"/>
                <w:b/>
                <w:bCs/>
                <w:color w:val="FFFFFF" w:themeColor="background1"/>
              </w:rPr>
              <w:t>Mô tả ngắn gọn Usecase</w:t>
            </w:r>
          </w:p>
        </w:tc>
      </w:tr>
      <w:tr w:rsidR="004B45FC" w14:paraId="404960AF" w14:textId="77777777" w:rsidTr="0014793F">
        <w:trPr>
          <w:trHeight w:val="551"/>
        </w:trPr>
        <w:tc>
          <w:tcPr>
            <w:tcW w:w="551" w:type="pct"/>
          </w:tcPr>
          <w:p w14:paraId="3762B446" w14:textId="77777777" w:rsidR="004B45FC" w:rsidRDefault="004B45FC" w:rsidP="0014793F">
            <w:pPr>
              <w:spacing w:line="480" w:lineRule="auto"/>
              <w:rPr>
                <w:rFonts w:cs="Times New Roman"/>
              </w:rPr>
            </w:pPr>
            <w:r>
              <w:rPr>
                <w:rFonts w:cs="Times New Roman"/>
              </w:rPr>
              <w:t>UC001</w:t>
            </w:r>
          </w:p>
        </w:tc>
        <w:tc>
          <w:tcPr>
            <w:tcW w:w="1303" w:type="pct"/>
          </w:tcPr>
          <w:p w14:paraId="60AAB08D" w14:textId="77777777" w:rsidR="004B45FC" w:rsidRDefault="004B45FC" w:rsidP="0014793F">
            <w:pPr>
              <w:spacing w:line="480" w:lineRule="auto"/>
              <w:rPr>
                <w:rFonts w:cs="Times New Roman"/>
              </w:rPr>
            </w:pPr>
            <w:r w:rsidRPr="00BA0C30">
              <w:rPr>
                <w:rFonts w:cs="Times New Roman"/>
              </w:rPr>
              <w:t>Registration</w:t>
            </w:r>
          </w:p>
        </w:tc>
        <w:tc>
          <w:tcPr>
            <w:tcW w:w="3146" w:type="pct"/>
          </w:tcPr>
          <w:p w14:paraId="0F440A3C" w14:textId="77777777" w:rsidR="004B45FC" w:rsidRDefault="004B45FC" w:rsidP="0014793F">
            <w:pPr>
              <w:spacing w:line="480" w:lineRule="auto"/>
              <w:rPr>
                <w:rFonts w:cs="Times New Roman"/>
              </w:rPr>
            </w:pPr>
            <w:r>
              <w:rPr>
                <w:rFonts w:cs="Times New Roman"/>
              </w:rPr>
              <w:t>Cho phép người dùng tạo tài khoản mới.</w:t>
            </w:r>
          </w:p>
        </w:tc>
      </w:tr>
      <w:tr w:rsidR="004B45FC" w14:paraId="5AE90BE5" w14:textId="77777777" w:rsidTr="0014793F">
        <w:trPr>
          <w:trHeight w:val="417"/>
        </w:trPr>
        <w:tc>
          <w:tcPr>
            <w:tcW w:w="551" w:type="pct"/>
          </w:tcPr>
          <w:p w14:paraId="5A0EFEF3" w14:textId="77777777" w:rsidR="004B45FC" w:rsidRDefault="004B45FC" w:rsidP="0014793F">
            <w:pPr>
              <w:spacing w:line="480" w:lineRule="auto"/>
              <w:rPr>
                <w:rFonts w:cs="Times New Roman"/>
              </w:rPr>
            </w:pPr>
            <w:r>
              <w:rPr>
                <w:rFonts w:cs="Times New Roman"/>
              </w:rPr>
              <w:t>UC002</w:t>
            </w:r>
          </w:p>
        </w:tc>
        <w:tc>
          <w:tcPr>
            <w:tcW w:w="1303" w:type="pct"/>
          </w:tcPr>
          <w:p w14:paraId="0C57A744" w14:textId="77777777" w:rsidR="004B45FC" w:rsidRDefault="004B45FC" w:rsidP="0014793F">
            <w:pPr>
              <w:spacing w:line="480" w:lineRule="auto"/>
              <w:rPr>
                <w:rFonts w:cs="Times New Roman"/>
              </w:rPr>
            </w:pPr>
            <w:r w:rsidRPr="005A08D0">
              <w:rPr>
                <w:rFonts w:cs="Times New Roman"/>
              </w:rPr>
              <w:t>Login</w:t>
            </w:r>
          </w:p>
        </w:tc>
        <w:tc>
          <w:tcPr>
            <w:tcW w:w="3146" w:type="pct"/>
          </w:tcPr>
          <w:p w14:paraId="19B8A044" w14:textId="77777777" w:rsidR="004B45FC" w:rsidRDefault="004B45FC" w:rsidP="0014793F">
            <w:pPr>
              <w:spacing w:line="480" w:lineRule="auto"/>
              <w:rPr>
                <w:rFonts w:cs="Times New Roman"/>
              </w:rPr>
            </w:pPr>
            <w:r>
              <w:rPr>
                <w:rFonts w:cs="Times New Roman"/>
              </w:rPr>
              <w:t>Cho phép người dùng đăng nhập vào hệ thống.</w:t>
            </w:r>
          </w:p>
        </w:tc>
      </w:tr>
      <w:tr w:rsidR="004B45FC" w14:paraId="30B5E143" w14:textId="77777777" w:rsidTr="0014793F">
        <w:tc>
          <w:tcPr>
            <w:tcW w:w="551" w:type="pct"/>
          </w:tcPr>
          <w:p w14:paraId="397A3D10" w14:textId="77777777" w:rsidR="004B45FC" w:rsidRDefault="004B45FC" w:rsidP="0014793F">
            <w:pPr>
              <w:spacing w:line="480" w:lineRule="auto"/>
              <w:rPr>
                <w:rFonts w:cs="Times New Roman"/>
              </w:rPr>
            </w:pPr>
            <w:r>
              <w:rPr>
                <w:rFonts w:cs="Times New Roman"/>
              </w:rPr>
              <w:t>UC003</w:t>
            </w:r>
          </w:p>
        </w:tc>
        <w:tc>
          <w:tcPr>
            <w:tcW w:w="1303" w:type="pct"/>
          </w:tcPr>
          <w:p w14:paraId="218565BB" w14:textId="77777777" w:rsidR="004B45FC" w:rsidRPr="008B65B5" w:rsidRDefault="004B45FC" w:rsidP="0014793F">
            <w:pPr>
              <w:spacing w:line="480" w:lineRule="auto"/>
              <w:rPr>
                <w:rFonts w:cs="Times New Roman"/>
              </w:rPr>
            </w:pPr>
            <w:r w:rsidRPr="005A08D0">
              <w:rPr>
                <w:rFonts w:cs="Times New Roman"/>
              </w:rPr>
              <w:t>Browse Products</w:t>
            </w:r>
          </w:p>
        </w:tc>
        <w:tc>
          <w:tcPr>
            <w:tcW w:w="3146" w:type="pct"/>
          </w:tcPr>
          <w:p w14:paraId="159C8563" w14:textId="77777777" w:rsidR="004B45FC" w:rsidRDefault="004B45FC" w:rsidP="0014793F">
            <w:pPr>
              <w:spacing w:line="480" w:lineRule="auto"/>
              <w:rPr>
                <w:rFonts w:cs="Times New Roman"/>
              </w:rPr>
            </w:pPr>
            <w:r>
              <w:rPr>
                <w:rFonts w:cs="Times New Roman"/>
              </w:rPr>
              <w:t xml:space="preserve">Cho phép người dùng xem </w:t>
            </w:r>
            <w:r>
              <w:rPr>
                <w:rFonts w:cs="Times New Roman"/>
                <w:lang w:val="en-US"/>
              </w:rPr>
              <w:t>danh sách các</w:t>
            </w:r>
            <w:r>
              <w:rPr>
                <w:rFonts w:cs="Times New Roman"/>
              </w:rPr>
              <w:t xml:space="preserve"> sản phẩm.</w:t>
            </w:r>
          </w:p>
        </w:tc>
      </w:tr>
      <w:tr w:rsidR="004B45FC" w14:paraId="097BAA89" w14:textId="77777777" w:rsidTr="0014793F">
        <w:tc>
          <w:tcPr>
            <w:tcW w:w="551" w:type="pct"/>
          </w:tcPr>
          <w:p w14:paraId="4C8F86F4" w14:textId="77777777" w:rsidR="004B45FC" w:rsidRDefault="004B45FC" w:rsidP="0014793F">
            <w:pPr>
              <w:spacing w:line="480" w:lineRule="auto"/>
              <w:rPr>
                <w:rFonts w:cs="Times New Roman"/>
              </w:rPr>
            </w:pPr>
            <w:r>
              <w:rPr>
                <w:rFonts w:cs="Times New Roman"/>
              </w:rPr>
              <w:t>UC004</w:t>
            </w:r>
          </w:p>
        </w:tc>
        <w:tc>
          <w:tcPr>
            <w:tcW w:w="1303" w:type="pct"/>
          </w:tcPr>
          <w:p w14:paraId="393920A6" w14:textId="77777777" w:rsidR="004B45FC" w:rsidRPr="005A08D0" w:rsidRDefault="004B45FC" w:rsidP="0014793F">
            <w:pPr>
              <w:spacing w:line="480" w:lineRule="auto"/>
              <w:rPr>
                <w:rFonts w:cs="Times New Roman"/>
                <w:lang w:val="en-US"/>
              </w:rPr>
            </w:pPr>
            <w:r>
              <w:rPr>
                <w:rFonts w:cs="Times New Roman"/>
                <w:lang w:val="en-US"/>
              </w:rPr>
              <w:t>Product Details</w:t>
            </w:r>
          </w:p>
        </w:tc>
        <w:tc>
          <w:tcPr>
            <w:tcW w:w="3146" w:type="pct"/>
          </w:tcPr>
          <w:p w14:paraId="5FA64A42" w14:textId="77777777" w:rsidR="004B45FC" w:rsidRDefault="004B45FC" w:rsidP="0014793F">
            <w:pPr>
              <w:spacing w:line="480" w:lineRule="auto"/>
              <w:rPr>
                <w:rFonts w:cs="Times New Roman"/>
              </w:rPr>
            </w:pPr>
            <w:r>
              <w:rPr>
                <w:rFonts w:cs="Times New Roman"/>
              </w:rPr>
              <w:t>Cho phép người dùng xem chi tiết sản phẩm.</w:t>
            </w:r>
          </w:p>
        </w:tc>
      </w:tr>
      <w:tr w:rsidR="004B45FC" w14:paraId="4A072D2B" w14:textId="77777777" w:rsidTr="0014793F">
        <w:tc>
          <w:tcPr>
            <w:tcW w:w="551" w:type="pct"/>
          </w:tcPr>
          <w:p w14:paraId="6849F41A" w14:textId="77777777" w:rsidR="004B45FC" w:rsidRDefault="004B45FC" w:rsidP="0014793F">
            <w:pPr>
              <w:spacing w:line="480" w:lineRule="auto"/>
              <w:rPr>
                <w:rFonts w:cs="Times New Roman"/>
              </w:rPr>
            </w:pPr>
            <w:r>
              <w:rPr>
                <w:rFonts w:cs="Times New Roman"/>
              </w:rPr>
              <w:t>UC005</w:t>
            </w:r>
          </w:p>
        </w:tc>
        <w:tc>
          <w:tcPr>
            <w:tcW w:w="1303" w:type="pct"/>
          </w:tcPr>
          <w:p w14:paraId="78267B55" w14:textId="77777777" w:rsidR="004B45FC" w:rsidRDefault="004B45FC" w:rsidP="0014793F">
            <w:pPr>
              <w:spacing w:line="480" w:lineRule="auto"/>
              <w:rPr>
                <w:rFonts w:cs="Times New Roman"/>
              </w:rPr>
            </w:pPr>
            <w:r w:rsidRPr="00AC5FC5">
              <w:rPr>
                <w:rFonts w:cs="Times New Roman"/>
              </w:rPr>
              <w:t>Add to Cart</w:t>
            </w:r>
          </w:p>
        </w:tc>
        <w:tc>
          <w:tcPr>
            <w:tcW w:w="3146" w:type="pct"/>
          </w:tcPr>
          <w:p w14:paraId="77566FAD" w14:textId="77777777" w:rsidR="004B45FC" w:rsidRDefault="004B45FC" w:rsidP="0014793F">
            <w:pPr>
              <w:spacing w:line="480" w:lineRule="auto"/>
              <w:rPr>
                <w:rFonts w:cs="Times New Roman"/>
              </w:rPr>
            </w:pPr>
            <w:r>
              <w:rPr>
                <w:rFonts w:cs="Times New Roman"/>
              </w:rPr>
              <w:t>Cho phép người dùng thêm sản phẩm vào giỏ hàng.</w:t>
            </w:r>
          </w:p>
        </w:tc>
      </w:tr>
      <w:tr w:rsidR="004B45FC" w14:paraId="381D2387" w14:textId="77777777" w:rsidTr="0014793F">
        <w:tc>
          <w:tcPr>
            <w:tcW w:w="551" w:type="pct"/>
          </w:tcPr>
          <w:p w14:paraId="105CA510" w14:textId="77777777" w:rsidR="004B45FC" w:rsidRDefault="004B45FC" w:rsidP="0014793F">
            <w:pPr>
              <w:spacing w:line="480" w:lineRule="auto"/>
              <w:rPr>
                <w:rFonts w:cs="Times New Roman"/>
              </w:rPr>
            </w:pPr>
            <w:r>
              <w:rPr>
                <w:rFonts w:cs="Times New Roman"/>
              </w:rPr>
              <w:t>UC006</w:t>
            </w:r>
          </w:p>
        </w:tc>
        <w:tc>
          <w:tcPr>
            <w:tcW w:w="1303" w:type="pct"/>
          </w:tcPr>
          <w:p w14:paraId="4D351381" w14:textId="77777777" w:rsidR="004B45FC" w:rsidRDefault="004B45FC" w:rsidP="0014793F">
            <w:pPr>
              <w:spacing w:line="480" w:lineRule="auto"/>
              <w:rPr>
                <w:rFonts w:cs="Times New Roman"/>
              </w:rPr>
            </w:pPr>
            <w:r w:rsidRPr="00707840">
              <w:rPr>
                <w:rFonts w:cs="Times New Roman"/>
              </w:rPr>
              <w:t>Cart Management</w:t>
            </w:r>
          </w:p>
        </w:tc>
        <w:tc>
          <w:tcPr>
            <w:tcW w:w="3146" w:type="pct"/>
          </w:tcPr>
          <w:p w14:paraId="083A1AA7" w14:textId="77777777" w:rsidR="004B45FC" w:rsidRDefault="004B45FC" w:rsidP="0014793F">
            <w:pPr>
              <w:spacing w:line="480" w:lineRule="auto"/>
              <w:rPr>
                <w:rFonts w:cs="Times New Roman"/>
              </w:rPr>
            </w:pPr>
            <w:r>
              <w:rPr>
                <w:rFonts w:cs="Times New Roman"/>
              </w:rPr>
              <w:t xml:space="preserve">Cho phép người dùng </w:t>
            </w:r>
            <w:r>
              <w:rPr>
                <w:rFonts w:cs="Times New Roman"/>
                <w:lang w:val="en-US"/>
              </w:rPr>
              <w:t>quản lý giỏ hàng của mình</w:t>
            </w:r>
            <w:r>
              <w:rPr>
                <w:rFonts w:cs="Times New Roman"/>
              </w:rPr>
              <w:t>.</w:t>
            </w:r>
          </w:p>
        </w:tc>
      </w:tr>
      <w:tr w:rsidR="004B45FC" w14:paraId="41C77C78" w14:textId="77777777" w:rsidTr="0014793F">
        <w:tc>
          <w:tcPr>
            <w:tcW w:w="551" w:type="pct"/>
          </w:tcPr>
          <w:p w14:paraId="50E8C7FC" w14:textId="77777777" w:rsidR="004B45FC" w:rsidRDefault="004B45FC" w:rsidP="0014793F">
            <w:pPr>
              <w:spacing w:line="480" w:lineRule="auto"/>
              <w:rPr>
                <w:rFonts w:cs="Times New Roman"/>
              </w:rPr>
            </w:pPr>
            <w:r>
              <w:rPr>
                <w:rFonts w:cs="Times New Roman"/>
              </w:rPr>
              <w:t>UC007</w:t>
            </w:r>
          </w:p>
        </w:tc>
        <w:tc>
          <w:tcPr>
            <w:tcW w:w="1303" w:type="pct"/>
          </w:tcPr>
          <w:p w14:paraId="0D4CF580" w14:textId="77777777" w:rsidR="004B45FC" w:rsidRDefault="004B45FC" w:rsidP="0014793F">
            <w:pPr>
              <w:spacing w:line="480" w:lineRule="auto"/>
              <w:rPr>
                <w:rFonts w:cs="Times New Roman"/>
              </w:rPr>
            </w:pPr>
            <w:r w:rsidRPr="00CB4ACE">
              <w:rPr>
                <w:rFonts w:cs="Times New Roman"/>
              </w:rPr>
              <w:t>Checkout</w:t>
            </w:r>
          </w:p>
        </w:tc>
        <w:tc>
          <w:tcPr>
            <w:tcW w:w="3146" w:type="pct"/>
          </w:tcPr>
          <w:p w14:paraId="5C72F901" w14:textId="77777777" w:rsidR="004B45FC" w:rsidRDefault="004B45FC" w:rsidP="0014793F">
            <w:pPr>
              <w:spacing w:line="480" w:lineRule="auto"/>
              <w:rPr>
                <w:rFonts w:cs="Times New Roman"/>
              </w:rPr>
            </w:pPr>
            <w:r>
              <w:rPr>
                <w:rFonts w:cs="Times New Roman"/>
              </w:rPr>
              <w:t>Cho phép người dùng xác nhận thanh toán sản phẩm</w:t>
            </w:r>
          </w:p>
        </w:tc>
      </w:tr>
      <w:tr w:rsidR="004B45FC" w14:paraId="37C48505" w14:textId="77777777" w:rsidTr="0014793F">
        <w:tc>
          <w:tcPr>
            <w:tcW w:w="551" w:type="pct"/>
          </w:tcPr>
          <w:p w14:paraId="1CFEF105" w14:textId="77777777" w:rsidR="004B45FC" w:rsidRDefault="004B45FC" w:rsidP="0014793F">
            <w:pPr>
              <w:spacing w:line="480" w:lineRule="auto"/>
              <w:rPr>
                <w:rFonts w:cs="Times New Roman"/>
              </w:rPr>
            </w:pPr>
            <w:r>
              <w:rPr>
                <w:rFonts w:cs="Times New Roman"/>
              </w:rPr>
              <w:t>UC008</w:t>
            </w:r>
          </w:p>
        </w:tc>
        <w:tc>
          <w:tcPr>
            <w:tcW w:w="1303" w:type="pct"/>
          </w:tcPr>
          <w:p w14:paraId="7B711618" w14:textId="77777777" w:rsidR="004B45FC" w:rsidRDefault="004B45FC" w:rsidP="0014793F">
            <w:pPr>
              <w:spacing w:line="480" w:lineRule="auto"/>
              <w:rPr>
                <w:rFonts w:cs="Times New Roman"/>
              </w:rPr>
            </w:pPr>
            <w:r w:rsidRPr="00CB4ACE">
              <w:rPr>
                <w:rFonts w:cs="Times New Roman"/>
              </w:rPr>
              <w:t>Manage Profile</w:t>
            </w:r>
          </w:p>
        </w:tc>
        <w:tc>
          <w:tcPr>
            <w:tcW w:w="3146" w:type="pct"/>
          </w:tcPr>
          <w:p w14:paraId="3C698949" w14:textId="77777777" w:rsidR="004B45FC" w:rsidRDefault="004B45FC" w:rsidP="0014793F">
            <w:pPr>
              <w:spacing w:line="480" w:lineRule="auto"/>
              <w:rPr>
                <w:rFonts w:cs="Times New Roman"/>
              </w:rPr>
            </w:pPr>
            <w:r>
              <w:rPr>
                <w:rFonts w:cs="Times New Roman"/>
              </w:rPr>
              <w:t>Cho phép người dùng qu</w:t>
            </w:r>
            <w:r>
              <w:rPr>
                <w:rFonts w:cs="Times New Roman"/>
                <w:lang w:val="en-US"/>
              </w:rPr>
              <w:t>ản lý thông tin cá nhân</w:t>
            </w:r>
            <w:r>
              <w:rPr>
                <w:rFonts w:cs="Times New Roman"/>
              </w:rPr>
              <w:t>.</w:t>
            </w:r>
          </w:p>
        </w:tc>
      </w:tr>
      <w:tr w:rsidR="004B45FC" w:rsidRPr="005865C0" w14:paraId="644743E2" w14:textId="77777777" w:rsidTr="0014793F">
        <w:tc>
          <w:tcPr>
            <w:tcW w:w="551" w:type="pct"/>
          </w:tcPr>
          <w:p w14:paraId="092FDFF2" w14:textId="77777777" w:rsidR="004B45FC" w:rsidRDefault="004B45FC" w:rsidP="0014793F">
            <w:pPr>
              <w:spacing w:line="480" w:lineRule="auto"/>
              <w:rPr>
                <w:rFonts w:cs="Times New Roman"/>
              </w:rPr>
            </w:pPr>
            <w:r>
              <w:rPr>
                <w:rFonts w:cs="Times New Roman"/>
              </w:rPr>
              <w:t>UC009</w:t>
            </w:r>
          </w:p>
        </w:tc>
        <w:tc>
          <w:tcPr>
            <w:tcW w:w="1303" w:type="pct"/>
          </w:tcPr>
          <w:p w14:paraId="0CAEF333" w14:textId="77777777" w:rsidR="004B45FC" w:rsidRDefault="004B45FC" w:rsidP="0014793F">
            <w:pPr>
              <w:spacing w:line="480" w:lineRule="auto"/>
              <w:rPr>
                <w:rFonts w:cs="Times New Roman"/>
              </w:rPr>
            </w:pPr>
            <w:r w:rsidRPr="00CB4ACE">
              <w:rPr>
                <w:rFonts w:cs="Times New Roman"/>
              </w:rPr>
              <w:t>Manage Products</w:t>
            </w:r>
          </w:p>
        </w:tc>
        <w:tc>
          <w:tcPr>
            <w:tcW w:w="3146" w:type="pct"/>
          </w:tcPr>
          <w:p w14:paraId="2EB4AC6B" w14:textId="77777777" w:rsidR="004B45FC" w:rsidRPr="005865C0" w:rsidRDefault="004B45FC" w:rsidP="0014793F">
            <w:pPr>
              <w:spacing w:line="480" w:lineRule="auto"/>
              <w:rPr>
                <w:rFonts w:cs="Times New Roman"/>
                <w:lang w:val="en-US"/>
              </w:rPr>
            </w:pPr>
            <w:r>
              <w:rPr>
                <w:rFonts w:cs="Times New Roman"/>
                <w:lang w:val="en-US"/>
              </w:rPr>
              <w:t>Cho phép quản trị viên quản lý sản phẩm.</w:t>
            </w:r>
          </w:p>
        </w:tc>
      </w:tr>
      <w:tr w:rsidR="004B45FC" w14:paraId="3286AD2F" w14:textId="77777777" w:rsidTr="0014793F">
        <w:tc>
          <w:tcPr>
            <w:tcW w:w="551" w:type="pct"/>
          </w:tcPr>
          <w:p w14:paraId="1D042C17" w14:textId="77777777" w:rsidR="004B45FC" w:rsidRDefault="004B45FC" w:rsidP="0014793F">
            <w:pPr>
              <w:spacing w:line="480" w:lineRule="auto"/>
              <w:rPr>
                <w:rFonts w:cs="Times New Roman"/>
              </w:rPr>
            </w:pPr>
            <w:r>
              <w:rPr>
                <w:rFonts w:cs="Times New Roman"/>
              </w:rPr>
              <w:t>UC010</w:t>
            </w:r>
          </w:p>
        </w:tc>
        <w:tc>
          <w:tcPr>
            <w:tcW w:w="1303" w:type="pct"/>
          </w:tcPr>
          <w:p w14:paraId="441C32EA" w14:textId="77777777" w:rsidR="004B45FC" w:rsidRDefault="004B45FC" w:rsidP="0014793F">
            <w:pPr>
              <w:spacing w:line="480" w:lineRule="auto"/>
              <w:rPr>
                <w:rFonts w:cs="Times New Roman"/>
              </w:rPr>
            </w:pPr>
            <w:r w:rsidRPr="00CB4ACE">
              <w:rPr>
                <w:rFonts w:cs="Times New Roman"/>
              </w:rPr>
              <w:t>Manage Orders</w:t>
            </w:r>
          </w:p>
        </w:tc>
        <w:tc>
          <w:tcPr>
            <w:tcW w:w="3146" w:type="pct"/>
          </w:tcPr>
          <w:p w14:paraId="08DA1C91" w14:textId="77777777" w:rsidR="004B45FC" w:rsidRDefault="004B45FC" w:rsidP="0014793F">
            <w:pPr>
              <w:spacing w:line="480" w:lineRule="auto"/>
              <w:rPr>
                <w:rFonts w:cs="Times New Roman"/>
              </w:rPr>
            </w:pPr>
            <w:r>
              <w:rPr>
                <w:rFonts w:cs="Times New Roman"/>
              </w:rPr>
              <w:t>Cho phép quản trị viên quản lý đơn hàng.</w:t>
            </w:r>
          </w:p>
        </w:tc>
      </w:tr>
      <w:tr w:rsidR="004B45FC" w14:paraId="1C366923" w14:textId="77777777" w:rsidTr="0014793F">
        <w:tc>
          <w:tcPr>
            <w:tcW w:w="551" w:type="pct"/>
          </w:tcPr>
          <w:p w14:paraId="73AEBAFD" w14:textId="77777777" w:rsidR="004B45FC" w:rsidRDefault="004B45FC" w:rsidP="0014793F">
            <w:pPr>
              <w:spacing w:line="480" w:lineRule="auto"/>
              <w:rPr>
                <w:rFonts w:cs="Times New Roman"/>
              </w:rPr>
            </w:pPr>
            <w:r>
              <w:rPr>
                <w:rFonts w:cs="Times New Roman"/>
              </w:rPr>
              <w:t>UC011</w:t>
            </w:r>
          </w:p>
        </w:tc>
        <w:tc>
          <w:tcPr>
            <w:tcW w:w="1303" w:type="pct"/>
          </w:tcPr>
          <w:p w14:paraId="114870BA" w14:textId="77777777" w:rsidR="004B45FC" w:rsidRDefault="004B45FC" w:rsidP="0014793F">
            <w:pPr>
              <w:spacing w:line="480" w:lineRule="auto"/>
              <w:rPr>
                <w:rFonts w:cs="Times New Roman"/>
              </w:rPr>
            </w:pPr>
            <w:r w:rsidRPr="00CB4ACE">
              <w:rPr>
                <w:rFonts w:cs="Times New Roman"/>
              </w:rPr>
              <w:t>Manage Customers</w:t>
            </w:r>
          </w:p>
        </w:tc>
        <w:tc>
          <w:tcPr>
            <w:tcW w:w="3146" w:type="pct"/>
          </w:tcPr>
          <w:p w14:paraId="231949F1" w14:textId="77777777" w:rsidR="004B45FC" w:rsidRDefault="004B45FC" w:rsidP="0014793F">
            <w:pPr>
              <w:spacing w:line="480" w:lineRule="auto"/>
              <w:rPr>
                <w:rFonts w:cs="Times New Roman"/>
              </w:rPr>
            </w:pPr>
            <w:r>
              <w:rPr>
                <w:rFonts w:cs="Times New Roman"/>
              </w:rPr>
              <w:t>Cho phép quản trị viên</w:t>
            </w:r>
            <w:r>
              <w:rPr>
                <w:rFonts w:cs="Times New Roman"/>
                <w:lang w:val="en-US"/>
              </w:rPr>
              <w:t xml:space="preserve"> quản lý người dùng</w:t>
            </w:r>
            <w:r>
              <w:rPr>
                <w:rFonts w:cs="Times New Roman"/>
              </w:rPr>
              <w:t>.</w:t>
            </w:r>
          </w:p>
        </w:tc>
      </w:tr>
      <w:tr w:rsidR="004B45FC" w:rsidRPr="00DB7388" w14:paraId="0BE3E283" w14:textId="77777777" w:rsidTr="0014793F">
        <w:tc>
          <w:tcPr>
            <w:tcW w:w="551" w:type="pct"/>
          </w:tcPr>
          <w:p w14:paraId="6E6C1B3C" w14:textId="77777777" w:rsidR="004B45FC" w:rsidRDefault="004B45FC" w:rsidP="0014793F">
            <w:pPr>
              <w:spacing w:line="480" w:lineRule="auto"/>
              <w:rPr>
                <w:rFonts w:cs="Times New Roman"/>
              </w:rPr>
            </w:pPr>
            <w:r>
              <w:rPr>
                <w:rFonts w:cs="Times New Roman"/>
              </w:rPr>
              <w:t>UC012</w:t>
            </w:r>
          </w:p>
        </w:tc>
        <w:tc>
          <w:tcPr>
            <w:tcW w:w="1303" w:type="pct"/>
          </w:tcPr>
          <w:p w14:paraId="445DBD7D" w14:textId="61E0DBC8" w:rsidR="004B45FC" w:rsidRDefault="004B45FC" w:rsidP="0014793F">
            <w:pPr>
              <w:spacing w:line="480" w:lineRule="auto"/>
              <w:rPr>
                <w:rFonts w:cs="Times New Roman"/>
              </w:rPr>
            </w:pPr>
            <w:r w:rsidRPr="00CB4ACE">
              <w:rPr>
                <w:rFonts w:cs="Times New Roman"/>
              </w:rPr>
              <w:t xml:space="preserve">Manage Promotions </w:t>
            </w:r>
          </w:p>
        </w:tc>
        <w:tc>
          <w:tcPr>
            <w:tcW w:w="3146" w:type="pct"/>
          </w:tcPr>
          <w:p w14:paraId="5B3B4571" w14:textId="77777777" w:rsidR="004B45FC" w:rsidRPr="00DB7388" w:rsidRDefault="004B45FC" w:rsidP="0014793F">
            <w:pPr>
              <w:keepNext/>
              <w:spacing w:line="480" w:lineRule="auto"/>
              <w:rPr>
                <w:rFonts w:cs="Times New Roman"/>
                <w:lang w:val="en-US"/>
              </w:rPr>
            </w:pPr>
            <w:r>
              <w:rPr>
                <w:rFonts w:cs="Times New Roman"/>
              </w:rPr>
              <w:t xml:space="preserve">Cho phép quản trị viên </w:t>
            </w:r>
            <w:r>
              <w:rPr>
                <w:rFonts w:cs="Times New Roman"/>
                <w:lang w:val="en-US"/>
              </w:rPr>
              <w:t>quản lý chương trình khuyến mãi.</w:t>
            </w:r>
          </w:p>
        </w:tc>
      </w:tr>
      <w:tr w:rsidR="004B45FC" w:rsidRPr="00DB7388" w14:paraId="1A3969D4" w14:textId="77777777" w:rsidTr="0014793F">
        <w:tc>
          <w:tcPr>
            <w:tcW w:w="551" w:type="pct"/>
          </w:tcPr>
          <w:p w14:paraId="3514F513" w14:textId="1D194997" w:rsidR="004B45FC" w:rsidRPr="004B45FC" w:rsidRDefault="004B45FC" w:rsidP="0014793F">
            <w:pPr>
              <w:spacing w:line="480" w:lineRule="auto"/>
              <w:rPr>
                <w:rFonts w:cs="Times New Roman"/>
                <w:lang w:val="en-US"/>
              </w:rPr>
            </w:pPr>
            <w:r>
              <w:rPr>
                <w:rFonts w:cs="Times New Roman"/>
                <w:lang w:val="en-US"/>
              </w:rPr>
              <w:t>UC13</w:t>
            </w:r>
          </w:p>
        </w:tc>
        <w:tc>
          <w:tcPr>
            <w:tcW w:w="1303" w:type="pct"/>
          </w:tcPr>
          <w:p w14:paraId="000A9BEB" w14:textId="383F6467" w:rsidR="004B45FC" w:rsidRPr="004B45FC" w:rsidRDefault="004B45FC" w:rsidP="0014793F">
            <w:pPr>
              <w:spacing w:line="480" w:lineRule="auto"/>
              <w:rPr>
                <w:rFonts w:cs="Times New Roman"/>
                <w:lang w:val="en-US"/>
              </w:rPr>
            </w:pPr>
            <w:r>
              <w:rPr>
                <w:rFonts w:cs="Times New Roman"/>
                <w:lang w:val="en-US"/>
              </w:rPr>
              <w:t>View Analytic</w:t>
            </w:r>
          </w:p>
        </w:tc>
        <w:tc>
          <w:tcPr>
            <w:tcW w:w="3146" w:type="pct"/>
          </w:tcPr>
          <w:p w14:paraId="320C3AD2" w14:textId="639AD6A9" w:rsidR="004B45FC" w:rsidRDefault="00404033" w:rsidP="007F63CC">
            <w:pPr>
              <w:keepNext/>
              <w:spacing w:line="480" w:lineRule="auto"/>
              <w:rPr>
                <w:rFonts w:cs="Times New Roman"/>
              </w:rPr>
            </w:pPr>
            <w:r>
              <w:rPr>
                <w:rFonts w:cs="Times New Roman"/>
              </w:rPr>
              <w:t>Cho phép quản trị viên</w:t>
            </w:r>
            <w:r>
              <w:rPr>
                <w:rFonts w:cs="Times New Roman"/>
                <w:lang w:val="en-US"/>
              </w:rPr>
              <w:t xml:space="preserve"> thống kê doanh số bán hàng</w:t>
            </w:r>
          </w:p>
        </w:tc>
      </w:tr>
    </w:tbl>
    <w:p w14:paraId="24D0FAB5" w14:textId="4AC034F4" w:rsidR="00E75036" w:rsidRPr="00D31766" w:rsidRDefault="007F63CC" w:rsidP="005D0EE7">
      <w:pPr>
        <w:pStyle w:val="Caption"/>
        <w:rPr>
          <w:ins w:id="45" w:author="Microsoft Word" w:date="2025-01-01T15:44:00Z" w16du:dateUtc="2025-01-01T08:44:00Z"/>
        </w:rPr>
      </w:pPr>
      <w:bookmarkStart w:id="46" w:name="_Toc186641514"/>
      <w:r>
        <w:t xml:space="preserve">Bảng </w:t>
      </w:r>
      <w:fldSimple w:instr=" STYLEREF 1 \s ">
        <w:r>
          <w:rPr>
            <w:noProof/>
          </w:rPr>
          <w:t>3</w:t>
        </w:r>
      </w:fldSimple>
      <w:r>
        <w:t>.</w:t>
      </w:r>
      <w:fldSimple w:instr=" SEQ Bảng \* ARABIC \s 1 ">
        <w:r>
          <w:rPr>
            <w:noProof/>
          </w:rPr>
          <w:t>2</w:t>
        </w:r>
      </w:fldSimple>
      <w:r>
        <w:rPr>
          <w:lang w:val="en-US"/>
        </w:rPr>
        <w:t xml:space="preserve"> Danh sách các Usecase</w:t>
      </w:r>
      <w:bookmarkEnd w:id="46"/>
    </w:p>
    <w:p w14:paraId="01F77CEF" w14:textId="77777777" w:rsidR="00C871F3" w:rsidRDefault="00F674A5" w:rsidP="00806B7C">
      <w:pPr>
        <w:pStyle w:val="Heading3"/>
        <w:rPr>
          <w:lang w:val="en-US"/>
        </w:rPr>
      </w:pPr>
      <w:bookmarkStart w:id="47" w:name="_Toc186658253"/>
      <w:r>
        <w:rPr>
          <w:lang w:val="en-US"/>
        </w:rPr>
        <w:lastRenderedPageBreak/>
        <w:t>Đặc tả usecase</w:t>
      </w:r>
      <w:bookmarkEnd w:id="47"/>
    </w:p>
    <w:p w14:paraId="5EBD9BC1" w14:textId="77777777" w:rsidR="00BB371F" w:rsidRDefault="00BB371F" w:rsidP="00BB371F">
      <w:pPr>
        <w:pStyle w:val="Heading5"/>
        <w:rPr>
          <w:lang w:val="en-US"/>
        </w:rPr>
      </w:pPr>
      <w:r>
        <w:rPr>
          <w:lang w:val="en-US"/>
        </w:rPr>
        <w:t xml:space="preserve">Usecase </w:t>
      </w:r>
      <w:r w:rsidRPr="00BA0C30">
        <w:rPr>
          <w:rFonts w:cs="Times New Roman"/>
        </w:rPr>
        <w:t>Registration</w:t>
      </w:r>
    </w:p>
    <w:tbl>
      <w:tblPr>
        <w:tblStyle w:val="TableGrid"/>
        <w:tblW w:w="5000" w:type="pct"/>
        <w:tblLook w:val="04A0" w:firstRow="1" w:lastRow="0" w:firstColumn="1" w:lastColumn="0" w:noHBand="0" w:noVBand="1"/>
      </w:tblPr>
      <w:tblGrid>
        <w:gridCol w:w="2324"/>
        <w:gridCol w:w="6692"/>
      </w:tblGrid>
      <w:tr w:rsidR="00BB371F" w14:paraId="62DE018B" w14:textId="77777777" w:rsidTr="00BA6745">
        <w:tc>
          <w:tcPr>
            <w:tcW w:w="1289" w:type="pct"/>
            <w:vAlign w:val="center"/>
          </w:tcPr>
          <w:p w14:paraId="2B0D1434" w14:textId="77777777" w:rsidR="00BB371F" w:rsidRDefault="00BB371F" w:rsidP="0014793F">
            <w:pPr>
              <w:spacing w:line="360" w:lineRule="auto"/>
              <w:jc w:val="center"/>
            </w:pPr>
            <w:r>
              <w:t>Mã Usecase</w:t>
            </w:r>
          </w:p>
        </w:tc>
        <w:tc>
          <w:tcPr>
            <w:tcW w:w="3711" w:type="pct"/>
            <w:vAlign w:val="center"/>
          </w:tcPr>
          <w:p w14:paraId="2FCCE79B" w14:textId="77777777" w:rsidR="00BB371F" w:rsidRDefault="00BB371F" w:rsidP="0014793F">
            <w:pPr>
              <w:spacing w:line="360" w:lineRule="auto"/>
            </w:pPr>
            <w:r>
              <w:t>UC001</w:t>
            </w:r>
          </w:p>
        </w:tc>
      </w:tr>
      <w:tr w:rsidR="00BB371F" w14:paraId="31B4EDE8" w14:textId="77777777" w:rsidTr="00BA6745">
        <w:tc>
          <w:tcPr>
            <w:tcW w:w="1289" w:type="pct"/>
            <w:vAlign w:val="center"/>
          </w:tcPr>
          <w:p w14:paraId="79EE2256" w14:textId="77777777" w:rsidR="00BB371F" w:rsidRDefault="00BB371F" w:rsidP="0014793F">
            <w:pPr>
              <w:spacing w:line="360" w:lineRule="auto"/>
              <w:jc w:val="center"/>
            </w:pPr>
            <w:r>
              <w:t>Tên Usecase</w:t>
            </w:r>
          </w:p>
        </w:tc>
        <w:tc>
          <w:tcPr>
            <w:tcW w:w="3711" w:type="pct"/>
            <w:vAlign w:val="center"/>
          </w:tcPr>
          <w:p w14:paraId="3FA82C36" w14:textId="77777777" w:rsidR="00BB371F" w:rsidRDefault="00BB371F" w:rsidP="0014793F">
            <w:pPr>
              <w:spacing w:line="360" w:lineRule="auto"/>
            </w:pPr>
            <w:r w:rsidRPr="00BA0C30">
              <w:rPr>
                <w:rFonts w:cs="Times New Roman"/>
              </w:rPr>
              <w:t>Registration</w:t>
            </w:r>
          </w:p>
        </w:tc>
      </w:tr>
      <w:tr w:rsidR="00BB371F" w14:paraId="6F722819" w14:textId="77777777" w:rsidTr="00BA6745">
        <w:tc>
          <w:tcPr>
            <w:tcW w:w="1289" w:type="pct"/>
            <w:vAlign w:val="center"/>
          </w:tcPr>
          <w:p w14:paraId="0517B267" w14:textId="77777777" w:rsidR="00BB371F" w:rsidRDefault="00BB371F" w:rsidP="0014793F">
            <w:pPr>
              <w:spacing w:line="360" w:lineRule="auto"/>
              <w:jc w:val="center"/>
            </w:pPr>
            <w:r>
              <w:t>Mô tả</w:t>
            </w:r>
          </w:p>
        </w:tc>
        <w:tc>
          <w:tcPr>
            <w:tcW w:w="3711" w:type="pct"/>
            <w:vAlign w:val="center"/>
          </w:tcPr>
          <w:p w14:paraId="7923DA14" w14:textId="77777777" w:rsidR="00BB371F" w:rsidRDefault="00BB371F" w:rsidP="0014793F">
            <w:pPr>
              <w:spacing w:line="360" w:lineRule="auto"/>
            </w:pPr>
            <w:r>
              <w:t>Cho phép người dùng đăng ký tài khoản để sử dụng ứng dụng với các chức năng chính.</w:t>
            </w:r>
          </w:p>
        </w:tc>
      </w:tr>
      <w:tr w:rsidR="00BB371F" w14:paraId="60427D40" w14:textId="77777777" w:rsidTr="00BA6745">
        <w:tc>
          <w:tcPr>
            <w:tcW w:w="1289" w:type="pct"/>
            <w:vAlign w:val="center"/>
          </w:tcPr>
          <w:p w14:paraId="09794A96" w14:textId="77777777" w:rsidR="00BB371F" w:rsidRDefault="00BB371F" w:rsidP="0014793F">
            <w:pPr>
              <w:spacing w:line="360" w:lineRule="auto"/>
              <w:jc w:val="center"/>
            </w:pPr>
            <w:r>
              <w:t>Actor</w:t>
            </w:r>
          </w:p>
        </w:tc>
        <w:tc>
          <w:tcPr>
            <w:tcW w:w="3711" w:type="pct"/>
            <w:vAlign w:val="center"/>
          </w:tcPr>
          <w:p w14:paraId="0D2F0794" w14:textId="77777777" w:rsidR="00BB371F" w:rsidRDefault="00BB371F" w:rsidP="0014793F">
            <w:pPr>
              <w:spacing w:line="360" w:lineRule="auto"/>
            </w:pPr>
            <w:r>
              <w:t>Khách</w:t>
            </w:r>
          </w:p>
        </w:tc>
      </w:tr>
      <w:tr w:rsidR="00BB371F" w14:paraId="27CEE6D7" w14:textId="77777777" w:rsidTr="00BA6745">
        <w:tc>
          <w:tcPr>
            <w:tcW w:w="1289" w:type="pct"/>
            <w:vAlign w:val="center"/>
          </w:tcPr>
          <w:p w14:paraId="71CBDAD6" w14:textId="77777777" w:rsidR="00BB371F" w:rsidRDefault="00BB371F" w:rsidP="0014793F">
            <w:pPr>
              <w:spacing w:line="360" w:lineRule="auto"/>
              <w:jc w:val="center"/>
            </w:pPr>
            <w:r>
              <w:t>Tiền điều kiện</w:t>
            </w:r>
          </w:p>
        </w:tc>
        <w:tc>
          <w:tcPr>
            <w:tcW w:w="3711" w:type="pct"/>
            <w:vAlign w:val="center"/>
          </w:tcPr>
          <w:p w14:paraId="349734BC" w14:textId="77777777" w:rsidR="00BB371F" w:rsidRDefault="00BB371F" w:rsidP="0014793F">
            <w:pPr>
              <w:spacing w:line="360" w:lineRule="auto"/>
            </w:pPr>
            <w:r>
              <w:t>Không có</w:t>
            </w:r>
          </w:p>
        </w:tc>
      </w:tr>
      <w:tr w:rsidR="00BB371F" w14:paraId="51DE5D5C" w14:textId="77777777" w:rsidTr="00BA6745">
        <w:tc>
          <w:tcPr>
            <w:tcW w:w="1289" w:type="pct"/>
            <w:vAlign w:val="center"/>
          </w:tcPr>
          <w:p w14:paraId="477A9814" w14:textId="77777777" w:rsidR="00BB371F" w:rsidRDefault="00BB371F" w:rsidP="0014793F">
            <w:pPr>
              <w:spacing w:line="360" w:lineRule="auto"/>
              <w:jc w:val="center"/>
            </w:pPr>
            <w:r>
              <w:t>Hậu điều kiện</w:t>
            </w:r>
          </w:p>
        </w:tc>
        <w:tc>
          <w:tcPr>
            <w:tcW w:w="3711" w:type="pct"/>
            <w:vAlign w:val="center"/>
          </w:tcPr>
          <w:p w14:paraId="4529062A" w14:textId="77777777" w:rsidR="00BB371F" w:rsidRDefault="00BB371F" w:rsidP="0014793F">
            <w:pPr>
              <w:spacing w:line="360" w:lineRule="auto"/>
            </w:pPr>
            <w:r>
              <w:t>Người dùng đăng ký thành công, hiển thị thông báo đăng ký thành công</w:t>
            </w:r>
          </w:p>
        </w:tc>
      </w:tr>
      <w:tr w:rsidR="00BB371F" w:rsidRPr="00124049" w14:paraId="44254AD9" w14:textId="77777777" w:rsidTr="00BA6745">
        <w:tc>
          <w:tcPr>
            <w:tcW w:w="1289" w:type="pct"/>
            <w:vAlign w:val="center"/>
          </w:tcPr>
          <w:p w14:paraId="5AB08609" w14:textId="77777777" w:rsidR="00BB371F" w:rsidRDefault="00BB371F" w:rsidP="0014793F">
            <w:pPr>
              <w:spacing w:line="360" w:lineRule="auto"/>
              <w:jc w:val="center"/>
            </w:pPr>
            <w:r>
              <w:t>Dòng sự kiện chính</w:t>
            </w:r>
          </w:p>
        </w:tc>
        <w:tc>
          <w:tcPr>
            <w:tcW w:w="3711" w:type="pct"/>
            <w:vAlign w:val="center"/>
          </w:tcPr>
          <w:p w14:paraId="4112EB86" w14:textId="77777777" w:rsidR="00BB371F" w:rsidRPr="00124049" w:rsidRDefault="00BB371F" w:rsidP="0014793F">
            <w:pPr>
              <w:spacing w:line="360" w:lineRule="auto"/>
            </w:pPr>
            <w:r>
              <w:t>1. C</w:t>
            </w:r>
            <w:r w:rsidRPr="00124049">
              <w:t>họn mục đăng ký.</w:t>
            </w:r>
          </w:p>
          <w:p w14:paraId="0DE24EDF" w14:textId="77777777" w:rsidR="00BB371F" w:rsidRPr="00124049" w:rsidRDefault="00BB371F" w:rsidP="0014793F">
            <w:pPr>
              <w:spacing w:line="360" w:lineRule="auto"/>
            </w:pPr>
            <w:r>
              <w:t>2. Đ</w:t>
            </w:r>
            <w:r w:rsidRPr="00124049">
              <w:t>iền các thông tin cần đăng ký.</w:t>
            </w:r>
          </w:p>
          <w:p w14:paraId="3DF876A9" w14:textId="77777777" w:rsidR="00BB371F" w:rsidRPr="00124049" w:rsidRDefault="00BB371F" w:rsidP="0014793F">
            <w:pPr>
              <w:spacing w:line="360" w:lineRule="auto"/>
            </w:pPr>
            <w:r>
              <w:t>3. N</w:t>
            </w:r>
            <w:r w:rsidRPr="00124049">
              <w:t>hấn nút đăng ký.</w:t>
            </w:r>
          </w:p>
          <w:p w14:paraId="7FED0D54" w14:textId="77777777" w:rsidR="00BB371F" w:rsidRPr="00124049" w:rsidRDefault="00BB371F" w:rsidP="0014793F">
            <w:pPr>
              <w:spacing w:line="360" w:lineRule="auto"/>
            </w:pPr>
            <w:r>
              <w:t xml:space="preserve">4. </w:t>
            </w:r>
            <w:r w:rsidRPr="00124049">
              <w:t>Hệ thống ghi nhận và thông báo đăng ký thành công.</w:t>
            </w:r>
          </w:p>
        </w:tc>
      </w:tr>
      <w:tr w:rsidR="00BB371F" w14:paraId="2C0400CC" w14:textId="77777777" w:rsidTr="00BA6745">
        <w:tc>
          <w:tcPr>
            <w:tcW w:w="1289" w:type="pct"/>
            <w:vAlign w:val="center"/>
          </w:tcPr>
          <w:p w14:paraId="65B54012" w14:textId="77777777" w:rsidR="00BB371F" w:rsidRDefault="00BB371F" w:rsidP="0014793F">
            <w:pPr>
              <w:spacing w:line="360" w:lineRule="auto"/>
              <w:jc w:val="center"/>
            </w:pPr>
            <w:r>
              <w:t>Dòng sự kiện phụ</w:t>
            </w:r>
          </w:p>
        </w:tc>
        <w:tc>
          <w:tcPr>
            <w:tcW w:w="3711" w:type="pct"/>
            <w:vAlign w:val="center"/>
          </w:tcPr>
          <w:p w14:paraId="7567D930" w14:textId="77777777" w:rsidR="00BB371F" w:rsidRDefault="00BB371F" w:rsidP="0014793F">
            <w:pPr>
              <w:spacing w:line="360" w:lineRule="auto"/>
            </w:pPr>
            <w:r>
              <w:t>Không có</w:t>
            </w:r>
          </w:p>
        </w:tc>
      </w:tr>
      <w:tr w:rsidR="00BB371F" w14:paraId="6DA376E0" w14:textId="77777777" w:rsidTr="00BA6745">
        <w:tc>
          <w:tcPr>
            <w:tcW w:w="1289" w:type="pct"/>
            <w:vAlign w:val="center"/>
          </w:tcPr>
          <w:p w14:paraId="309F5D6A" w14:textId="77777777" w:rsidR="00BB371F" w:rsidRDefault="00BB371F" w:rsidP="0014793F">
            <w:pPr>
              <w:spacing w:line="360" w:lineRule="auto"/>
              <w:jc w:val="center"/>
            </w:pPr>
            <w:r>
              <w:t>Dòng sự kiện lỗi</w:t>
            </w:r>
          </w:p>
        </w:tc>
        <w:tc>
          <w:tcPr>
            <w:tcW w:w="3711" w:type="pct"/>
            <w:vAlign w:val="center"/>
          </w:tcPr>
          <w:p w14:paraId="6CCF7409" w14:textId="77777777" w:rsidR="00BB371F" w:rsidRDefault="00BB371F" w:rsidP="007F63CC">
            <w:pPr>
              <w:keepNext/>
              <w:spacing w:line="360" w:lineRule="auto"/>
            </w:pPr>
            <w:r>
              <w:t>4a. Hệ thống thông báo lỗi do thông tin không hợp lệ</w:t>
            </w:r>
          </w:p>
        </w:tc>
      </w:tr>
    </w:tbl>
    <w:p w14:paraId="1211EFC5" w14:textId="3DD5108B" w:rsidR="007F63CC" w:rsidRDefault="007F63CC">
      <w:pPr>
        <w:pStyle w:val="Caption"/>
      </w:pPr>
      <w:bookmarkStart w:id="48" w:name="_Toc186641515"/>
      <w:r>
        <w:t xml:space="preserve">Bảng </w:t>
      </w:r>
      <w:fldSimple w:instr=" STYLEREF 1 \s ">
        <w:r>
          <w:rPr>
            <w:noProof/>
          </w:rPr>
          <w:t>3</w:t>
        </w:r>
      </w:fldSimple>
      <w:r>
        <w:t>.</w:t>
      </w:r>
      <w:fldSimple w:instr=" SEQ Bảng \* ARABIC \s 1 ">
        <w:r>
          <w:rPr>
            <w:noProof/>
          </w:rPr>
          <w:t>3</w:t>
        </w:r>
      </w:fldSimple>
      <w:r>
        <w:t xml:space="preserve"> </w:t>
      </w:r>
      <w:r w:rsidRPr="001F12D4">
        <w:t>Usecase Registration</w:t>
      </w:r>
      <w:bookmarkEnd w:id="48"/>
    </w:p>
    <w:p w14:paraId="30E9DF72" w14:textId="77777777" w:rsidR="00BB371F" w:rsidRDefault="00BB371F" w:rsidP="00BB371F">
      <w:pPr>
        <w:pStyle w:val="Heading5"/>
        <w:rPr>
          <w:lang w:val="en-US"/>
        </w:rPr>
      </w:pPr>
      <w:r>
        <w:rPr>
          <w:lang w:val="en-US"/>
        </w:rPr>
        <w:t xml:space="preserve">Usecase </w:t>
      </w:r>
      <w:r w:rsidRPr="00AE4788">
        <w:rPr>
          <w:lang w:val="en-US"/>
        </w:rPr>
        <w:t>Login</w:t>
      </w:r>
    </w:p>
    <w:tbl>
      <w:tblPr>
        <w:tblStyle w:val="TableGrid"/>
        <w:tblW w:w="5000" w:type="pct"/>
        <w:tblLook w:val="04A0" w:firstRow="1" w:lastRow="0" w:firstColumn="1" w:lastColumn="0" w:noHBand="0" w:noVBand="1"/>
      </w:tblPr>
      <w:tblGrid>
        <w:gridCol w:w="2324"/>
        <w:gridCol w:w="6692"/>
      </w:tblGrid>
      <w:tr w:rsidR="00BB371F" w14:paraId="15E021D5" w14:textId="77777777" w:rsidTr="00BA6745">
        <w:tc>
          <w:tcPr>
            <w:tcW w:w="1289" w:type="pct"/>
            <w:vAlign w:val="center"/>
          </w:tcPr>
          <w:p w14:paraId="172DEEE2" w14:textId="77777777" w:rsidR="00BB371F" w:rsidRDefault="00BB371F" w:rsidP="0014793F">
            <w:pPr>
              <w:spacing w:line="360" w:lineRule="auto"/>
              <w:jc w:val="center"/>
            </w:pPr>
            <w:r>
              <w:t>Mã Usecase</w:t>
            </w:r>
          </w:p>
        </w:tc>
        <w:tc>
          <w:tcPr>
            <w:tcW w:w="3711" w:type="pct"/>
            <w:vAlign w:val="center"/>
          </w:tcPr>
          <w:p w14:paraId="58321F1B" w14:textId="77777777" w:rsidR="00BB371F" w:rsidRDefault="00BB371F" w:rsidP="0014793F">
            <w:pPr>
              <w:spacing w:line="360" w:lineRule="auto"/>
            </w:pPr>
            <w:r>
              <w:t>UC002</w:t>
            </w:r>
          </w:p>
        </w:tc>
      </w:tr>
      <w:tr w:rsidR="00BB371F" w14:paraId="00013465" w14:textId="77777777" w:rsidTr="00BA6745">
        <w:tc>
          <w:tcPr>
            <w:tcW w:w="1289" w:type="pct"/>
            <w:vAlign w:val="center"/>
          </w:tcPr>
          <w:p w14:paraId="527EA5BF" w14:textId="77777777" w:rsidR="00BB371F" w:rsidRDefault="00BB371F" w:rsidP="0014793F">
            <w:pPr>
              <w:spacing w:line="360" w:lineRule="auto"/>
              <w:jc w:val="center"/>
            </w:pPr>
            <w:r>
              <w:t>Tên Usecase</w:t>
            </w:r>
          </w:p>
        </w:tc>
        <w:tc>
          <w:tcPr>
            <w:tcW w:w="3711" w:type="pct"/>
            <w:vAlign w:val="center"/>
          </w:tcPr>
          <w:p w14:paraId="5FA96128" w14:textId="77777777" w:rsidR="00BB371F" w:rsidRDefault="00BB371F" w:rsidP="0014793F">
            <w:pPr>
              <w:spacing w:line="360" w:lineRule="auto"/>
            </w:pPr>
            <w:r w:rsidRPr="00AE4788">
              <w:t>Login</w:t>
            </w:r>
          </w:p>
        </w:tc>
      </w:tr>
      <w:tr w:rsidR="00BB371F" w14:paraId="159BA044" w14:textId="77777777" w:rsidTr="00BA6745">
        <w:tc>
          <w:tcPr>
            <w:tcW w:w="1289" w:type="pct"/>
            <w:vAlign w:val="center"/>
          </w:tcPr>
          <w:p w14:paraId="4943B9A4" w14:textId="77777777" w:rsidR="00BB371F" w:rsidRDefault="00BB371F" w:rsidP="0014793F">
            <w:pPr>
              <w:spacing w:line="360" w:lineRule="auto"/>
              <w:jc w:val="center"/>
            </w:pPr>
            <w:r>
              <w:t>Mô tả</w:t>
            </w:r>
          </w:p>
        </w:tc>
        <w:tc>
          <w:tcPr>
            <w:tcW w:w="3711" w:type="pct"/>
            <w:vAlign w:val="center"/>
          </w:tcPr>
          <w:p w14:paraId="4635B633" w14:textId="77777777" w:rsidR="00BB371F" w:rsidRDefault="00BB371F" w:rsidP="0014793F">
            <w:pPr>
              <w:spacing w:line="360" w:lineRule="auto"/>
            </w:pPr>
            <w:r>
              <w:t>Cho phép người dùng đăng nhập vào hệ thống để sử dụng các chức năng của ứng dụng.</w:t>
            </w:r>
          </w:p>
        </w:tc>
      </w:tr>
      <w:tr w:rsidR="00BB371F" w14:paraId="495B03FB" w14:textId="77777777" w:rsidTr="00BA6745">
        <w:tc>
          <w:tcPr>
            <w:tcW w:w="1289" w:type="pct"/>
            <w:vAlign w:val="center"/>
          </w:tcPr>
          <w:p w14:paraId="0E600D19" w14:textId="77777777" w:rsidR="00BB371F" w:rsidRDefault="00BB371F" w:rsidP="0014793F">
            <w:pPr>
              <w:spacing w:line="360" w:lineRule="auto"/>
              <w:jc w:val="center"/>
            </w:pPr>
            <w:r>
              <w:t>Actor</w:t>
            </w:r>
          </w:p>
        </w:tc>
        <w:tc>
          <w:tcPr>
            <w:tcW w:w="3711" w:type="pct"/>
            <w:vAlign w:val="center"/>
          </w:tcPr>
          <w:p w14:paraId="15E33AFF" w14:textId="77777777" w:rsidR="00BB371F" w:rsidRDefault="00BB371F" w:rsidP="0014793F">
            <w:pPr>
              <w:spacing w:line="360" w:lineRule="auto"/>
            </w:pPr>
            <w:r>
              <w:t>Khách hàng, Quản trị viên.</w:t>
            </w:r>
          </w:p>
        </w:tc>
      </w:tr>
      <w:tr w:rsidR="00BB371F" w14:paraId="5C1EB575" w14:textId="77777777" w:rsidTr="00BA6745">
        <w:tc>
          <w:tcPr>
            <w:tcW w:w="1289" w:type="pct"/>
            <w:vAlign w:val="center"/>
          </w:tcPr>
          <w:p w14:paraId="43B488A1" w14:textId="77777777" w:rsidR="00BB371F" w:rsidRDefault="00BB371F" w:rsidP="0014793F">
            <w:pPr>
              <w:spacing w:line="360" w:lineRule="auto"/>
              <w:jc w:val="center"/>
            </w:pPr>
            <w:r>
              <w:t>Tiền điều kiện</w:t>
            </w:r>
          </w:p>
        </w:tc>
        <w:tc>
          <w:tcPr>
            <w:tcW w:w="3711" w:type="pct"/>
            <w:vAlign w:val="center"/>
          </w:tcPr>
          <w:p w14:paraId="7FEA5729" w14:textId="77777777" w:rsidR="00BB371F" w:rsidRDefault="00BB371F" w:rsidP="0014793F">
            <w:pPr>
              <w:spacing w:line="360" w:lineRule="auto"/>
            </w:pPr>
            <w:r>
              <w:t>Người dùng đã có tài khoản (đã đăng ký).</w:t>
            </w:r>
          </w:p>
        </w:tc>
      </w:tr>
      <w:tr w:rsidR="00BB371F" w14:paraId="43677130" w14:textId="77777777" w:rsidTr="00BA6745">
        <w:tc>
          <w:tcPr>
            <w:tcW w:w="1289" w:type="pct"/>
            <w:vAlign w:val="center"/>
          </w:tcPr>
          <w:p w14:paraId="21242332" w14:textId="77777777" w:rsidR="00BB371F" w:rsidRDefault="00BB371F" w:rsidP="0014793F">
            <w:pPr>
              <w:spacing w:line="360" w:lineRule="auto"/>
              <w:jc w:val="center"/>
            </w:pPr>
            <w:r>
              <w:t>Hậu điều kiện</w:t>
            </w:r>
          </w:p>
        </w:tc>
        <w:tc>
          <w:tcPr>
            <w:tcW w:w="3711" w:type="pct"/>
            <w:vAlign w:val="center"/>
          </w:tcPr>
          <w:p w14:paraId="0266F8E7" w14:textId="77777777" w:rsidR="00BB371F" w:rsidRDefault="00BB371F" w:rsidP="0014793F">
            <w:pPr>
              <w:spacing w:line="360" w:lineRule="auto"/>
            </w:pPr>
            <w:r>
              <w:t>Người dùng đăng nhập thành công, hiển thị tài khoản tại góc phải.</w:t>
            </w:r>
          </w:p>
        </w:tc>
      </w:tr>
      <w:tr w:rsidR="00BB371F" w14:paraId="7ACA31BF" w14:textId="77777777" w:rsidTr="00BA6745">
        <w:tc>
          <w:tcPr>
            <w:tcW w:w="1289" w:type="pct"/>
            <w:vAlign w:val="center"/>
          </w:tcPr>
          <w:p w14:paraId="726E0BEA" w14:textId="77777777" w:rsidR="00BB371F" w:rsidRDefault="00BB371F" w:rsidP="0014793F">
            <w:pPr>
              <w:spacing w:line="360" w:lineRule="auto"/>
              <w:jc w:val="center"/>
            </w:pPr>
            <w:r>
              <w:t>Dòng sự kiện chính</w:t>
            </w:r>
          </w:p>
        </w:tc>
        <w:tc>
          <w:tcPr>
            <w:tcW w:w="3711" w:type="pct"/>
            <w:vAlign w:val="center"/>
          </w:tcPr>
          <w:p w14:paraId="02CBF9D0" w14:textId="77777777" w:rsidR="00BB371F" w:rsidRDefault="00BB371F" w:rsidP="0014793F">
            <w:pPr>
              <w:spacing w:line="360" w:lineRule="auto"/>
            </w:pPr>
            <w:r>
              <w:t>1. Chọn đăng nhập.</w:t>
            </w:r>
          </w:p>
          <w:p w14:paraId="663B3FF5" w14:textId="77777777" w:rsidR="00BB371F" w:rsidRDefault="00BB371F" w:rsidP="0014793F">
            <w:pPr>
              <w:spacing w:line="360" w:lineRule="auto"/>
            </w:pPr>
            <w:r>
              <w:t>2. Điền các thông tin cần thiết.</w:t>
            </w:r>
          </w:p>
          <w:p w14:paraId="0A1177F8" w14:textId="77777777" w:rsidR="00BB371F" w:rsidRDefault="00BB371F" w:rsidP="0014793F">
            <w:pPr>
              <w:spacing w:line="360" w:lineRule="auto"/>
            </w:pPr>
            <w:r>
              <w:t>3. Nhấp nút đăng nhập.</w:t>
            </w:r>
          </w:p>
          <w:p w14:paraId="5B342708" w14:textId="77777777" w:rsidR="00BB371F" w:rsidRDefault="00BB371F" w:rsidP="0014793F">
            <w:pPr>
              <w:spacing w:line="360" w:lineRule="auto"/>
            </w:pPr>
            <w:r>
              <w:t>4. Hệ thống ghi nhận đăng nhập và trả về kết quả.</w:t>
            </w:r>
          </w:p>
        </w:tc>
      </w:tr>
      <w:tr w:rsidR="00BB371F" w14:paraId="164739DA" w14:textId="77777777" w:rsidTr="00BA6745">
        <w:tc>
          <w:tcPr>
            <w:tcW w:w="1289" w:type="pct"/>
            <w:vAlign w:val="center"/>
          </w:tcPr>
          <w:p w14:paraId="39E37668" w14:textId="77777777" w:rsidR="00BB371F" w:rsidRDefault="00BB371F" w:rsidP="0014793F">
            <w:pPr>
              <w:spacing w:line="360" w:lineRule="auto"/>
              <w:jc w:val="center"/>
            </w:pPr>
            <w:r>
              <w:lastRenderedPageBreak/>
              <w:t>Dòng sự kiện phụ</w:t>
            </w:r>
          </w:p>
        </w:tc>
        <w:tc>
          <w:tcPr>
            <w:tcW w:w="3711" w:type="pct"/>
            <w:vAlign w:val="center"/>
          </w:tcPr>
          <w:p w14:paraId="66423DBC" w14:textId="77777777" w:rsidR="00BB371F" w:rsidRDefault="00BB371F" w:rsidP="0014793F">
            <w:pPr>
              <w:spacing w:line="360" w:lineRule="auto"/>
            </w:pPr>
            <w:r>
              <w:t>Không có.</w:t>
            </w:r>
          </w:p>
        </w:tc>
      </w:tr>
      <w:tr w:rsidR="00BB371F" w14:paraId="37DE4C48" w14:textId="77777777" w:rsidTr="00BA6745">
        <w:tc>
          <w:tcPr>
            <w:tcW w:w="1289" w:type="pct"/>
            <w:vAlign w:val="center"/>
          </w:tcPr>
          <w:p w14:paraId="458330E5" w14:textId="77777777" w:rsidR="00BB371F" w:rsidRDefault="00BB371F" w:rsidP="0014793F">
            <w:pPr>
              <w:spacing w:line="360" w:lineRule="auto"/>
              <w:jc w:val="center"/>
            </w:pPr>
            <w:r>
              <w:t>Dòng sự kiện lỗi</w:t>
            </w:r>
          </w:p>
        </w:tc>
        <w:tc>
          <w:tcPr>
            <w:tcW w:w="3711" w:type="pct"/>
            <w:vAlign w:val="center"/>
          </w:tcPr>
          <w:p w14:paraId="54F78CB8" w14:textId="77777777" w:rsidR="00BB371F" w:rsidRDefault="00BB371F" w:rsidP="007F63CC">
            <w:pPr>
              <w:keepNext/>
              <w:spacing w:line="360" w:lineRule="auto"/>
            </w:pPr>
            <w:r>
              <w:t>4a. Hệ thống thông báo đăng nhập thất bại do lỗi thông tin xác thực.</w:t>
            </w:r>
          </w:p>
        </w:tc>
      </w:tr>
    </w:tbl>
    <w:p w14:paraId="3E3DBD45" w14:textId="7343DE3E" w:rsidR="007F63CC" w:rsidRDefault="007F63CC">
      <w:pPr>
        <w:pStyle w:val="Caption"/>
      </w:pPr>
      <w:bookmarkStart w:id="49" w:name="_Toc186641516"/>
      <w:r>
        <w:t xml:space="preserve">Bảng </w:t>
      </w:r>
      <w:fldSimple w:instr=" STYLEREF 1 \s ">
        <w:r>
          <w:rPr>
            <w:noProof/>
          </w:rPr>
          <w:t>3</w:t>
        </w:r>
      </w:fldSimple>
      <w:r>
        <w:t>.</w:t>
      </w:r>
      <w:fldSimple w:instr=" SEQ Bảng \* ARABIC \s 1 ">
        <w:r>
          <w:rPr>
            <w:noProof/>
          </w:rPr>
          <w:t>4</w:t>
        </w:r>
      </w:fldSimple>
      <w:r>
        <w:t xml:space="preserve"> </w:t>
      </w:r>
      <w:r w:rsidRPr="00E872C5">
        <w:t>Usecase Login</w:t>
      </w:r>
      <w:bookmarkEnd w:id="49"/>
    </w:p>
    <w:p w14:paraId="21C9AC08" w14:textId="77777777" w:rsidR="00BB371F" w:rsidRDefault="00BB371F" w:rsidP="00BB371F">
      <w:pPr>
        <w:pStyle w:val="Heading5"/>
        <w:rPr>
          <w:lang w:val="en-US"/>
        </w:rPr>
      </w:pPr>
      <w:r>
        <w:rPr>
          <w:lang w:val="en-US"/>
        </w:rPr>
        <w:t xml:space="preserve">Usecase </w:t>
      </w:r>
      <w:r w:rsidRPr="00870671">
        <w:rPr>
          <w:lang w:val="en-US"/>
        </w:rPr>
        <w:t>Browse Products</w:t>
      </w:r>
    </w:p>
    <w:tbl>
      <w:tblPr>
        <w:tblStyle w:val="TableGrid"/>
        <w:tblW w:w="5000" w:type="pct"/>
        <w:tblLook w:val="04A0" w:firstRow="1" w:lastRow="0" w:firstColumn="1" w:lastColumn="0" w:noHBand="0" w:noVBand="1"/>
      </w:tblPr>
      <w:tblGrid>
        <w:gridCol w:w="2324"/>
        <w:gridCol w:w="6692"/>
      </w:tblGrid>
      <w:tr w:rsidR="00BB371F" w14:paraId="3CA44E87" w14:textId="77777777" w:rsidTr="00BA6745">
        <w:tc>
          <w:tcPr>
            <w:tcW w:w="1289" w:type="pct"/>
            <w:vAlign w:val="center"/>
          </w:tcPr>
          <w:p w14:paraId="50D968C0" w14:textId="77777777" w:rsidR="00BB371F" w:rsidRDefault="00BB371F" w:rsidP="0014793F">
            <w:pPr>
              <w:spacing w:line="360" w:lineRule="auto"/>
              <w:jc w:val="center"/>
            </w:pPr>
            <w:r>
              <w:t>Mã Usecase</w:t>
            </w:r>
          </w:p>
        </w:tc>
        <w:tc>
          <w:tcPr>
            <w:tcW w:w="3711" w:type="pct"/>
            <w:vAlign w:val="center"/>
          </w:tcPr>
          <w:p w14:paraId="3F947048" w14:textId="77777777" w:rsidR="00BB371F" w:rsidRDefault="00BB371F" w:rsidP="0014793F">
            <w:pPr>
              <w:spacing w:line="360" w:lineRule="auto"/>
            </w:pPr>
            <w:r>
              <w:t>UC003</w:t>
            </w:r>
          </w:p>
        </w:tc>
      </w:tr>
      <w:tr w:rsidR="00BB371F" w14:paraId="256C38C8" w14:textId="77777777" w:rsidTr="00BA6745">
        <w:tc>
          <w:tcPr>
            <w:tcW w:w="1289" w:type="pct"/>
            <w:vAlign w:val="center"/>
          </w:tcPr>
          <w:p w14:paraId="066558C1" w14:textId="77777777" w:rsidR="00BB371F" w:rsidRDefault="00BB371F" w:rsidP="0014793F">
            <w:pPr>
              <w:spacing w:line="360" w:lineRule="auto"/>
              <w:jc w:val="center"/>
            </w:pPr>
            <w:r>
              <w:t>Tên Usecase</w:t>
            </w:r>
          </w:p>
        </w:tc>
        <w:tc>
          <w:tcPr>
            <w:tcW w:w="3711" w:type="pct"/>
            <w:vAlign w:val="center"/>
          </w:tcPr>
          <w:p w14:paraId="790A9111" w14:textId="77777777" w:rsidR="00BB371F" w:rsidRDefault="00BB371F" w:rsidP="0014793F">
            <w:pPr>
              <w:spacing w:line="360" w:lineRule="auto"/>
            </w:pPr>
            <w:r w:rsidRPr="00870671">
              <w:t>Browse Products</w:t>
            </w:r>
          </w:p>
        </w:tc>
      </w:tr>
      <w:tr w:rsidR="00BB371F" w14:paraId="48F50AC3" w14:textId="77777777" w:rsidTr="00BA6745">
        <w:tc>
          <w:tcPr>
            <w:tcW w:w="1289" w:type="pct"/>
            <w:vAlign w:val="center"/>
          </w:tcPr>
          <w:p w14:paraId="43CB1105" w14:textId="77777777" w:rsidR="00BB371F" w:rsidRDefault="00BB371F" w:rsidP="0014793F">
            <w:pPr>
              <w:spacing w:line="360" w:lineRule="auto"/>
              <w:jc w:val="center"/>
            </w:pPr>
            <w:r>
              <w:t>Mô tả</w:t>
            </w:r>
          </w:p>
        </w:tc>
        <w:tc>
          <w:tcPr>
            <w:tcW w:w="3711" w:type="pct"/>
            <w:vAlign w:val="center"/>
          </w:tcPr>
          <w:p w14:paraId="6058C7C7" w14:textId="77777777" w:rsidR="00BB371F" w:rsidRDefault="00BB371F" w:rsidP="0014793F">
            <w:pPr>
              <w:spacing w:line="360" w:lineRule="auto"/>
            </w:pPr>
            <w:r w:rsidRPr="00671DAF">
              <w:t>Cho phép người dùng duyệt qua danh mục sản phẩm.</w:t>
            </w:r>
          </w:p>
        </w:tc>
      </w:tr>
      <w:tr w:rsidR="00BB371F" w14:paraId="4D28B477" w14:textId="77777777" w:rsidTr="00BA6745">
        <w:tc>
          <w:tcPr>
            <w:tcW w:w="1289" w:type="pct"/>
            <w:vAlign w:val="center"/>
          </w:tcPr>
          <w:p w14:paraId="7BAAC323" w14:textId="77777777" w:rsidR="00BB371F" w:rsidRDefault="00BB371F" w:rsidP="0014793F">
            <w:pPr>
              <w:spacing w:line="360" w:lineRule="auto"/>
              <w:jc w:val="center"/>
            </w:pPr>
            <w:r>
              <w:t>Actor</w:t>
            </w:r>
          </w:p>
        </w:tc>
        <w:tc>
          <w:tcPr>
            <w:tcW w:w="3711" w:type="pct"/>
            <w:vAlign w:val="center"/>
          </w:tcPr>
          <w:p w14:paraId="610D0FEC" w14:textId="77777777" w:rsidR="00BB371F" w:rsidRDefault="00BB371F" w:rsidP="0014793F">
            <w:pPr>
              <w:spacing w:line="360" w:lineRule="auto"/>
            </w:pPr>
            <w:r>
              <w:t>Khách hàng, Quản trị viên.</w:t>
            </w:r>
          </w:p>
        </w:tc>
      </w:tr>
      <w:tr w:rsidR="00BB371F" w14:paraId="4BBDC33C" w14:textId="77777777" w:rsidTr="00BA6745">
        <w:tc>
          <w:tcPr>
            <w:tcW w:w="1289" w:type="pct"/>
            <w:vAlign w:val="center"/>
          </w:tcPr>
          <w:p w14:paraId="2DA00A01" w14:textId="77777777" w:rsidR="00BB371F" w:rsidRDefault="00BB371F" w:rsidP="0014793F">
            <w:pPr>
              <w:spacing w:line="360" w:lineRule="auto"/>
              <w:jc w:val="center"/>
            </w:pPr>
            <w:r>
              <w:t>Tiền điều kiện</w:t>
            </w:r>
          </w:p>
        </w:tc>
        <w:tc>
          <w:tcPr>
            <w:tcW w:w="3711" w:type="pct"/>
            <w:vAlign w:val="center"/>
          </w:tcPr>
          <w:p w14:paraId="6FAC9ADB" w14:textId="77777777" w:rsidR="00BB371F" w:rsidRDefault="00BB371F" w:rsidP="0014793F">
            <w:pPr>
              <w:spacing w:line="360" w:lineRule="auto"/>
            </w:pPr>
            <w:r w:rsidRPr="00746E00">
              <w:t>Hệ thống có sản phẩm trong cơ sở dữ liệu.</w:t>
            </w:r>
          </w:p>
        </w:tc>
      </w:tr>
      <w:tr w:rsidR="00BB371F" w14:paraId="787534FC" w14:textId="77777777" w:rsidTr="00BA6745">
        <w:tc>
          <w:tcPr>
            <w:tcW w:w="1289" w:type="pct"/>
            <w:vAlign w:val="center"/>
          </w:tcPr>
          <w:p w14:paraId="49F7C26B" w14:textId="77777777" w:rsidR="00BB371F" w:rsidRDefault="00BB371F" w:rsidP="0014793F">
            <w:pPr>
              <w:spacing w:line="360" w:lineRule="auto"/>
              <w:jc w:val="center"/>
            </w:pPr>
            <w:r>
              <w:t>Hậu điều kiện</w:t>
            </w:r>
          </w:p>
        </w:tc>
        <w:tc>
          <w:tcPr>
            <w:tcW w:w="3711" w:type="pct"/>
            <w:vAlign w:val="center"/>
          </w:tcPr>
          <w:p w14:paraId="40EA52BF" w14:textId="77777777" w:rsidR="00BB371F" w:rsidRDefault="00BB371F" w:rsidP="0014793F">
            <w:pPr>
              <w:spacing w:line="360" w:lineRule="auto"/>
            </w:pPr>
            <w:r w:rsidRPr="00746E00">
              <w:t>Người dùng xem được danh sách sản phẩm phù hợp.</w:t>
            </w:r>
          </w:p>
        </w:tc>
      </w:tr>
      <w:tr w:rsidR="00BB371F" w14:paraId="2ED5E14B" w14:textId="77777777" w:rsidTr="00BA6745">
        <w:tc>
          <w:tcPr>
            <w:tcW w:w="1289" w:type="pct"/>
            <w:vAlign w:val="center"/>
          </w:tcPr>
          <w:p w14:paraId="437EB250" w14:textId="77777777" w:rsidR="00BB371F" w:rsidRDefault="00BB371F" w:rsidP="0014793F">
            <w:pPr>
              <w:spacing w:line="360" w:lineRule="auto"/>
              <w:jc w:val="center"/>
            </w:pPr>
            <w:r>
              <w:t>Dòng sự kiện chính</w:t>
            </w:r>
          </w:p>
        </w:tc>
        <w:tc>
          <w:tcPr>
            <w:tcW w:w="3711" w:type="pct"/>
            <w:vAlign w:val="center"/>
          </w:tcPr>
          <w:p w14:paraId="6E8B902F" w14:textId="77777777" w:rsidR="00BB371F" w:rsidRDefault="00BB371F" w:rsidP="0014793F">
            <w:pPr>
              <w:spacing w:line="360" w:lineRule="auto"/>
              <w:rPr>
                <w:lang w:val="en-US"/>
              </w:rPr>
            </w:pPr>
            <w:r>
              <w:t xml:space="preserve">1. </w:t>
            </w:r>
            <w:r w:rsidRPr="00C97461">
              <w:rPr>
                <w:lang w:val="en-US"/>
              </w:rPr>
              <w:t>Người dùng truy cập hệ thống.</w:t>
            </w:r>
          </w:p>
          <w:p w14:paraId="7B275534" w14:textId="77777777" w:rsidR="00BB371F" w:rsidRPr="00C97461" w:rsidRDefault="00BB371F" w:rsidP="0014793F">
            <w:pPr>
              <w:spacing w:line="360" w:lineRule="auto"/>
              <w:rPr>
                <w:lang w:val="en-US"/>
              </w:rPr>
            </w:pPr>
            <w:r>
              <w:rPr>
                <w:lang w:val="en-US"/>
              </w:rPr>
              <w:t xml:space="preserve">2. </w:t>
            </w:r>
            <w:r w:rsidRPr="00C97461">
              <w:rPr>
                <w:lang w:val="en-US"/>
              </w:rPr>
              <w:t>Chọn danh mục sản phẩm hoặc sử dụng tìm kiếm.</w:t>
            </w:r>
          </w:p>
          <w:p w14:paraId="2EFCAF17" w14:textId="77777777" w:rsidR="00BB371F" w:rsidRDefault="00BB371F" w:rsidP="0014793F">
            <w:pPr>
              <w:spacing w:line="360" w:lineRule="auto"/>
            </w:pPr>
            <w:r>
              <w:rPr>
                <w:lang w:val="en-US"/>
              </w:rPr>
              <w:t xml:space="preserve">3. </w:t>
            </w:r>
            <w:r w:rsidRPr="00C97461">
              <w:rPr>
                <w:lang w:val="en-US"/>
              </w:rPr>
              <w:t>Hệ thống hiển thị danh sách sản phẩm.</w:t>
            </w:r>
          </w:p>
        </w:tc>
      </w:tr>
      <w:tr w:rsidR="00BB371F" w14:paraId="01486D42" w14:textId="77777777" w:rsidTr="00BA6745">
        <w:tc>
          <w:tcPr>
            <w:tcW w:w="1289" w:type="pct"/>
            <w:vAlign w:val="center"/>
          </w:tcPr>
          <w:p w14:paraId="5E30CF37" w14:textId="77777777" w:rsidR="00BB371F" w:rsidRDefault="00BB371F" w:rsidP="0014793F">
            <w:pPr>
              <w:spacing w:line="360" w:lineRule="auto"/>
              <w:jc w:val="center"/>
            </w:pPr>
            <w:r>
              <w:t>Dòng sự kiện phụ</w:t>
            </w:r>
          </w:p>
        </w:tc>
        <w:tc>
          <w:tcPr>
            <w:tcW w:w="3711" w:type="pct"/>
            <w:vAlign w:val="center"/>
          </w:tcPr>
          <w:p w14:paraId="118A4A13" w14:textId="77777777" w:rsidR="00BB371F" w:rsidRDefault="00BB371F" w:rsidP="0014793F">
            <w:pPr>
              <w:spacing w:line="360" w:lineRule="auto"/>
            </w:pPr>
            <w:r w:rsidRPr="004078BE">
              <w:t>Không có.</w:t>
            </w:r>
          </w:p>
        </w:tc>
      </w:tr>
      <w:tr w:rsidR="00BB371F" w14:paraId="03CAA092" w14:textId="77777777" w:rsidTr="00BA6745">
        <w:tc>
          <w:tcPr>
            <w:tcW w:w="1289" w:type="pct"/>
            <w:vAlign w:val="center"/>
          </w:tcPr>
          <w:p w14:paraId="529432D9" w14:textId="77777777" w:rsidR="00BB371F" w:rsidRDefault="00BB371F" w:rsidP="0014793F">
            <w:pPr>
              <w:spacing w:line="360" w:lineRule="auto"/>
              <w:jc w:val="center"/>
            </w:pPr>
            <w:r>
              <w:t>Dòng sự kiện lỗi</w:t>
            </w:r>
          </w:p>
        </w:tc>
        <w:tc>
          <w:tcPr>
            <w:tcW w:w="3711" w:type="pct"/>
            <w:vAlign w:val="center"/>
          </w:tcPr>
          <w:p w14:paraId="1A6F9FAE" w14:textId="77777777" w:rsidR="00BB371F" w:rsidRPr="004078BE" w:rsidRDefault="00BB371F" w:rsidP="0014793F">
            <w:pPr>
              <w:keepNext/>
              <w:spacing w:line="360" w:lineRule="auto"/>
              <w:rPr>
                <w:lang w:val="en-US"/>
              </w:rPr>
            </w:pPr>
            <w:r w:rsidRPr="004078BE">
              <w:rPr>
                <w:lang w:val="en-US"/>
              </w:rPr>
              <w:t>3a. Nếu không có sản phẩm phù hợp:</w:t>
            </w:r>
          </w:p>
          <w:p w14:paraId="474D83EB" w14:textId="77777777" w:rsidR="00BB371F" w:rsidRPr="004078BE" w:rsidRDefault="00BB371F" w:rsidP="007F63CC">
            <w:pPr>
              <w:keepNext/>
              <w:numPr>
                <w:ilvl w:val="0"/>
                <w:numId w:val="4"/>
              </w:numPr>
              <w:spacing w:line="360" w:lineRule="auto"/>
              <w:rPr>
                <w:lang w:val="en-US"/>
              </w:rPr>
            </w:pPr>
            <w:r w:rsidRPr="004078BE">
              <w:rPr>
                <w:lang w:val="en-US"/>
              </w:rPr>
              <w:t>Hệ thống hiển thị thông báo "Không có sản phẩm nào".</w:t>
            </w:r>
          </w:p>
        </w:tc>
      </w:tr>
    </w:tbl>
    <w:p w14:paraId="16D10744" w14:textId="4A63E481" w:rsidR="005D0EE7" w:rsidRDefault="007F63CC">
      <w:pPr>
        <w:pStyle w:val="Caption"/>
        <w:rPr>
          <w:ins w:id="50" w:author="Microsoft Word" w:date="2025-01-01T15:44:00Z" w16du:dateUtc="2025-01-01T08:44:00Z"/>
        </w:rPr>
      </w:pPr>
      <w:bookmarkStart w:id="51" w:name="_Toc186641517"/>
      <w:r>
        <w:t xml:space="preserve">Bảng </w:t>
      </w:r>
      <w:fldSimple w:instr=" STYLEREF 1 \s ">
        <w:r>
          <w:rPr>
            <w:noProof/>
          </w:rPr>
          <w:t>3</w:t>
        </w:r>
      </w:fldSimple>
      <w:r>
        <w:t>.</w:t>
      </w:r>
      <w:fldSimple w:instr=" SEQ Bảng \* ARABIC \s 1 ">
        <w:r>
          <w:rPr>
            <w:noProof/>
          </w:rPr>
          <w:t>5</w:t>
        </w:r>
      </w:fldSimple>
      <w:r>
        <w:rPr>
          <w:lang w:val="en-US"/>
        </w:rPr>
        <w:t xml:space="preserve"> </w:t>
      </w:r>
      <w:r w:rsidRPr="005722AE">
        <w:rPr>
          <w:lang w:val="en-US"/>
        </w:rPr>
        <w:t xml:space="preserve">Usecase </w:t>
      </w:r>
      <w:r>
        <w:rPr>
          <w:lang w:val="en-US"/>
        </w:rPr>
        <w:t>Browse Products</w:t>
      </w:r>
      <w:bookmarkEnd w:id="51"/>
    </w:p>
    <w:p w14:paraId="0C5E4C6E" w14:textId="77777777" w:rsidR="00BB371F" w:rsidRDefault="00BB371F" w:rsidP="00BB371F">
      <w:pPr>
        <w:pStyle w:val="Heading5"/>
        <w:rPr>
          <w:lang w:val="en-US"/>
        </w:rPr>
      </w:pPr>
      <w:r>
        <w:rPr>
          <w:lang w:val="en-US"/>
        </w:rPr>
        <w:t xml:space="preserve">Usecase </w:t>
      </w:r>
      <w:r>
        <w:t xml:space="preserve">View </w:t>
      </w:r>
      <w:r w:rsidRPr="007207B9">
        <w:t>Product Details</w:t>
      </w:r>
    </w:p>
    <w:tbl>
      <w:tblPr>
        <w:tblStyle w:val="TableGrid"/>
        <w:tblW w:w="5000" w:type="pct"/>
        <w:tblLook w:val="04A0" w:firstRow="1" w:lastRow="0" w:firstColumn="1" w:lastColumn="0" w:noHBand="0" w:noVBand="1"/>
      </w:tblPr>
      <w:tblGrid>
        <w:gridCol w:w="2324"/>
        <w:gridCol w:w="6692"/>
      </w:tblGrid>
      <w:tr w:rsidR="00BB371F" w14:paraId="6576AE8A" w14:textId="77777777" w:rsidTr="00BA6745">
        <w:tc>
          <w:tcPr>
            <w:tcW w:w="1289" w:type="pct"/>
            <w:vAlign w:val="center"/>
          </w:tcPr>
          <w:p w14:paraId="18A6BFFA" w14:textId="77777777" w:rsidR="00BB371F" w:rsidRDefault="00BB371F" w:rsidP="0014793F">
            <w:pPr>
              <w:spacing w:line="360" w:lineRule="auto"/>
              <w:jc w:val="center"/>
            </w:pPr>
            <w:r>
              <w:t>Mã Usecase</w:t>
            </w:r>
          </w:p>
        </w:tc>
        <w:tc>
          <w:tcPr>
            <w:tcW w:w="3711" w:type="pct"/>
            <w:vAlign w:val="center"/>
          </w:tcPr>
          <w:p w14:paraId="501F8D25" w14:textId="77777777" w:rsidR="00BB371F" w:rsidRDefault="00BB371F" w:rsidP="0014793F">
            <w:pPr>
              <w:spacing w:line="360" w:lineRule="auto"/>
            </w:pPr>
            <w:r>
              <w:t>UC004</w:t>
            </w:r>
          </w:p>
        </w:tc>
      </w:tr>
      <w:tr w:rsidR="00BB371F" w14:paraId="1E2E8F02" w14:textId="77777777" w:rsidTr="00BA6745">
        <w:tc>
          <w:tcPr>
            <w:tcW w:w="1289" w:type="pct"/>
            <w:vAlign w:val="center"/>
          </w:tcPr>
          <w:p w14:paraId="1512C5C4" w14:textId="77777777" w:rsidR="00BB371F" w:rsidRDefault="00BB371F" w:rsidP="0014793F">
            <w:pPr>
              <w:spacing w:line="360" w:lineRule="auto"/>
              <w:jc w:val="center"/>
            </w:pPr>
            <w:r>
              <w:t>Tên Usecase</w:t>
            </w:r>
          </w:p>
        </w:tc>
        <w:tc>
          <w:tcPr>
            <w:tcW w:w="3711" w:type="pct"/>
            <w:vAlign w:val="center"/>
          </w:tcPr>
          <w:p w14:paraId="0C39BDAF" w14:textId="77777777" w:rsidR="00BB371F" w:rsidRDefault="00BB371F" w:rsidP="0014793F">
            <w:pPr>
              <w:spacing w:line="360" w:lineRule="auto"/>
            </w:pPr>
            <w:r>
              <w:t xml:space="preserve">View </w:t>
            </w:r>
            <w:r w:rsidRPr="007207B9">
              <w:t>Product Details</w:t>
            </w:r>
          </w:p>
        </w:tc>
      </w:tr>
      <w:tr w:rsidR="00BB371F" w14:paraId="6501DEDE" w14:textId="77777777" w:rsidTr="00BA6745">
        <w:tc>
          <w:tcPr>
            <w:tcW w:w="1289" w:type="pct"/>
            <w:vAlign w:val="center"/>
          </w:tcPr>
          <w:p w14:paraId="7B310E8C" w14:textId="77777777" w:rsidR="00BB371F" w:rsidRDefault="00BB371F" w:rsidP="0014793F">
            <w:pPr>
              <w:spacing w:line="360" w:lineRule="auto"/>
              <w:jc w:val="center"/>
            </w:pPr>
            <w:r>
              <w:t>Mô tả</w:t>
            </w:r>
          </w:p>
        </w:tc>
        <w:tc>
          <w:tcPr>
            <w:tcW w:w="3711" w:type="pct"/>
            <w:vAlign w:val="center"/>
          </w:tcPr>
          <w:p w14:paraId="2408145C" w14:textId="77777777" w:rsidR="00BB371F" w:rsidRDefault="00BB371F" w:rsidP="0014793F">
            <w:pPr>
              <w:spacing w:line="360" w:lineRule="auto"/>
            </w:pPr>
            <w:r w:rsidRPr="007207B9">
              <w:t>Hiển thị thông tin chi tiết của một sản phẩm cụ thể</w:t>
            </w:r>
            <w:r>
              <w:t>.</w:t>
            </w:r>
          </w:p>
        </w:tc>
      </w:tr>
      <w:tr w:rsidR="00BB371F" w14:paraId="1AB90134" w14:textId="77777777" w:rsidTr="00BA6745">
        <w:tc>
          <w:tcPr>
            <w:tcW w:w="1289" w:type="pct"/>
            <w:vAlign w:val="center"/>
          </w:tcPr>
          <w:p w14:paraId="13CFD580" w14:textId="77777777" w:rsidR="00BB371F" w:rsidRDefault="00BB371F" w:rsidP="0014793F">
            <w:pPr>
              <w:spacing w:line="360" w:lineRule="auto"/>
              <w:jc w:val="center"/>
            </w:pPr>
            <w:r>
              <w:t>Actor</w:t>
            </w:r>
          </w:p>
        </w:tc>
        <w:tc>
          <w:tcPr>
            <w:tcW w:w="3711" w:type="pct"/>
            <w:vAlign w:val="center"/>
          </w:tcPr>
          <w:p w14:paraId="273E43BA" w14:textId="77777777" w:rsidR="00BB371F" w:rsidRDefault="00BB371F" w:rsidP="0014793F">
            <w:pPr>
              <w:spacing w:line="360" w:lineRule="auto"/>
            </w:pPr>
            <w:r>
              <w:t>Khách hàng.</w:t>
            </w:r>
          </w:p>
        </w:tc>
      </w:tr>
      <w:tr w:rsidR="00BB371F" w14:paraId="45A3FC7D" w14:textId="77777777" w:rsidTr="00BA6745">
        <w:tc>
          <w:tcPr>
            <w:tcW w:w="1289" w:type="pct"/>
            <w:vAlign w:val="center"/>
          </w:tcPr>
          <w:p w14:paraId="466FD812" w14:textId="77777777" w:rsidR="00BB371F" w:rsidRDefault="00BB371F" w:rsidP="0014793F">
            <w:pPr>
              <w:spacing w:line="360" w:lineRule="auto"/>
              <w:jc w:val="center"/>
            </w:pPr>
            <w:r>
              <w:t>Tiền điều kiện</w:t>
            </w:r>
          </w:p>
        </w:tc>
        <w:tc>
          <w:tcPr>
            <w:tcW w:w="3711" w:type="pct"/>
            <w:vAlign w:val="center"/>
          </w:tcPr>
          <w:p w14:paraId="4BC0FC83" w14:textId="77777777" w:rsidR="00BB371F" w:rsidRDefault="00BB371F" w:rsidP="0014793F">
            <w:pPr>
              <w:spacing w:line="360" w:lineRule="auto"/>
            </w:pPr>
            <w:r>
              <w:t>Không có.</w:t>
            </w:r>
          </w:p>
        </w:tc>
      </w:tr>
      <w:tr w:rsidR="00BB371F" w14:paraId="3E539325" w14:textId="77777777" w:rsidTr="00BA6745">
        <w:tc>
          <w:tcPr>
            <w:tcW w:w="1289" w:type="pct"/>
            <w:vAlign w:val="center"/>
          </w:tcPr>
          <w:p w14:paraId="3F1A2B84" w14:textId="77777777" w:rsidR="00BB371F" w:rsidRDefault="00BB371F" w:rsidP="0014793F">
            <w:pPr>
              <w:spacing w:line="360" w:lineRule="auto"/>
              <w:jc w:val="center"/>
            </w:pPr>
            <w:r>
              <w:t>Hậu điều kiện</w:t>
            </w:r>
          </w:p>
        </w:tc>
        <w:tc>
          <w:tcPr>
            <w:tcW w:w="3711" w:type="pct"/>
            <w:vAlign w:val="center"/>
          </w:tcPr>
          <w:p w14:paraId="6A043434" w14:textId="77777777" w:rsidR="00BB371F" w:rsidRDefault="00BB371F" w:rsidP="0014793F">
            <w:pPr>
              <w:spacing w:line="360" w:lineRule="auto"/>
            </w:pPr>
            <w:r w:rsidRPr="00EA6AB6">
              <w:t>Người dùng xem thông tin sản phẩm.</w:t>
            </w:r>
          </w:p>
        </w:tc>
      </w:tr>
      <w:tr w:rsidR="00BB371F" w14:paraId="34BF1CBB" w14:textId="77777777" w:rsidTr="00BA6745">
        <w:tc>
          <w:tcPr>
            <w:tcW w:w="1289" w:type="pct"/>
            <w:vAlign w:val="center"/>
          </w:tcPr>
          <w:p w14:paraId="2740CDA2" w14:textId="77777777" w:rsidR="00BB371F" w:rsidRDefault="00BB371F" w:rsidP="0014793F">
            <w:pPr>
              <w:spacing w:line="360" w:lineRule="auto"/>
              <w:jc w:val="center"/>
            </w:pPr>
            <w:r>
              <w:t>Dòng sự kiện chính</w:t>
            </w:r>
          </w:p>
        </w:tc>
        <w:tc>
          <w:tcPr>
            <w:tcW w:w="3711" w:type="pct"/>
            <w:vAlign w:val="center"/>
          </w:tcPr>
          <w:p w14:paraId="7C1D757F" w14:textId="77777777" w:rsidR="00BB371F" w:rsidRPr="00EA6AB6" w:rsidRDefault="00BB371F" w:rsidP="0014793F">
            <w:pPr>
              <w:rPr>
                <w:lang w:val="en-US"/>
              </w:rPr>
            </w:pPr>
            <w:r>
              <w:t xml:space="preserve">1. </w:t>
            </w:r>
            <w:r w:rsidRPr="00EA6AB6">
              <w:rPr>
                <w:lang w:val="en-US"/>
              </w:rPr>
              <w:t>Người dùng chọn một sản phẩm từ danh sách.</w:t>
            </w:r>
          </w:p>
          <w:p w14:paraId="11318B71" w14:textId="77777777" w:rsidR="00BB371F" w:rsidRDefault="00BB371F" w:rsidP="0014793F">
            <w:pPr>
              <w:spacing w:line="360" w:lineRule="auto"/>
            </w:pPr>
            <w:r>
              <w:rPr>
                <w:lang w:val="en-US"/>
              </w:rPr>
              <w:t xml:space="preserve">2. </w:t>
            </w:r>
            <w:r w:rsidRPr="00EA6AB6">
              <w:rPr>
                <w:lang w:val="en-US"/>
              </w:rPr>
              <w:t>Hệ thống hiển thị thông tin chi tiết sản phẩm.</w:t>
            </w:r>
          </w:p>
        </w:tc>
      </w:tr>
      <w:tr w:rsidR="00BB371F" w14:paraId="534B4E42" w14:textId="77777777" w:rsidTr="00BA6745">
        <w:tc>
          <w:tcPr>
            <w:tcW w:w="1289" w:type="pct"/>
            <w:vAlign w:val="center"/>
          </w:tcPr>
          <w:p w14:paraId="22BE11FE" w14:textId="77777777" w:rsidR="00BB371F" w:rsidRDefault="00BB371F" w:rsidP="0014793F">
            <w:pPr>
              <w:spacing w:line="360" w:lineRule="auto"/>
              <w:jc w:val="center"/>
            </w:pPr>
            <w:r>
              <w:t>Dòng sự kiện phụ</w:t>
            </w:r>
          </w:p>
        </w:tc>
        <w:tc>
          <w:tcPr>
            <w:tcW w:w="3711" w:type="pct"/>
            <w:vAlign w:val="center"/>
          </w:tcPr>
          <w:p w14:paraId="70C511DD" w14:textId="77777777" w:rsidR="00BB371F" w:rsidRDefault="00BB371F" w:rsidP="0014793F">
            <w:pPr>
              <w:spacing w:line="360" w:lineRule="auto"/>
            </w:pPr>
            <w:r>
              <w:t>Không có.</w:t>
            </w:r>
          </w:p>
        </w:tc>
      </w:tr>
      <w:tr w:rsidR="00BB371F" w14:paraId="57ADF48B" w14:textId="77777777" w:rsidTr="00BA6745">
        <w:tc>
          <w:tcPr>
            <w:tcW w:w="1289" w:type="pct"/>
            <w:vAlign w:val="center"/>
          </w:tcPr>
          <w:p w14:paraId="0B06274D" w14:textId="77777777" w:rsidR="00BB371F" w:rsidRDefault="00BB371F" w:rsidP="0014793F">
            <w:pPr>
              <w:spacing w:line="360" w:lineRule="auto"/>
              <w:jc w:val="center"/>
            </w:pPr>
            <w:r>
              <w:t>Dòng sự kiện lỗi</w:t>
            </w:r>
          </w:p>
        </w:tc>
        <w:tc>
          <w:tcPr>
            <w:tcW w:w="3711" w:type="pct"/>
            <w:vAlign w:val="center"/>
          </w:tcPr>
          <w:p w14:paraId="061E68FA" w14:textId="77777777" w:rsidR="00BB371F" w:rsidRDefault="00BB371F" w:rsidP="007F63CC">
            <w:pPr>
              <w:keepNext/>
              <w:spacing w:line="360" w:lineRule="auto"/>
            </w:pPr>
            <w:r>
              <w:t>Không có.</w:t>
            </w:r>
          </w:p>
        </w:tc>
      </w:tr>
    </w:tbl>
    <w:p w14:paraId="68AD019A" w14:textId="7A22FF57" w:rsidR="007F63CC" w:rsidRDefault="007F63CC">
      <w:pPr>
        <w:pStyle w:val="Caption"/>
      </w:pPr>
      <w:bookmarkStart w:id="52" w:name="_Toc186641518"/>
      <w:r>
        <w:t xml:space="preserve">Bảng </w:t>
      </w:r>
      <w:fldSimple w:instr=" STYLEREF 1 \s ">
        <w:r>
          <w:rPr>
            <w:noProof/>
          </w:rPr>
          <w:t>3</w:t>
        </w:r>
      </w:fldSimple>
      <w:r>
        <w:t>.</w:t>
      </w:r>
      <w:fldSimple w:instr=" SEQ Bảng \* ARABIC \s 1 ">
        <w:r>
          <w:rPr>
            <w:noProof/>
          </w:rPr>
          <w:t>6</w:t>
        </w:r>
      </w:fldSimple>
      <w:r>
        <w:t xml:space="preserve"> Usecase </w:t>
      </w:r>
      <w:r w:rsidRPr="00353CA7">
        <w:t>View Product Details</w:t>
      </w:r>
      <w:bookmarkEnd w:id="52"/>
    </w:p>
    <w:p w14:paraId="483E4F44" w14:textId="77777777" w:rsidR="00BB371F" w:rsidRDefault="00BB371F" w:rsidP="00BB371F">
      <w:pPr>
        <w:pStyle w:val="Heading5"/>
        <w:rPr>
          <w:lang w:val="en-US"/>
        </w:rPr>
      </w:pPr>
      <w:r>
        <w:rPr>
          <w:lang w:val="en-US"/>
        </w:rPr>
        <w:lastRenderedPageBreak/>
        <w:t xml:space="preserve">Usecase </w:t>
      </w:r>
      <w:r w:rsidRPr="002210A9">
        <w:t>Add to Cart</w:t>
      </w:r>
    </w:p>
    <w:tbl>
      <w:tblPr>
        <w:tblStyle w:val="TableGrid"/>
        <w:tblW w:w="5000" w:type="pct"/>
        <w:tblLook w:val="04A0" w:firstRow="1" w:lastRow="0" w:firstColumn="1" w:lastColumn="0" w:noHBand="0" w:noVBand="1"/>
      </w:tblPr>
      <w:tblGrid>
        <w:gridCol w:w="2324"/>
        <w:gridCol w:w="6692"/>
      </w:tblGrid>
      <w:tr w:rsidR="00BB371F" w14:paraId="3EF8EC8F" w14:textId="77777777" w:rsidTr="00BA6745">
        <w:tc>
          <w:tcPr>
            <w:tcW w:w="1289" w:type="pct"/>
            <w:vAlign w:val="center"/>
          </w:tcPr>
          <w:p w14:paraId="1973BD2C" w14:textId="77777777" w:rsidR="00BB371F" w:rsidRDefault="00BB371F" w:rsidP="0014793F">
            <w:pPr>
              <w:spacing w:line="360" w:lineRule="auto"/>
              <w:jc w:val="center"/>
            </w:pPr>
            <w:r>
              <w:t>Mã Usecase</w:t>
            </w:r>
          </w:p>
        </w:tc>
        <w:tc>
          <w:tcPr>
            <w:tcW w:w="3711" w:type="pct"/>
            <w:vAlign w:val="center"/>
          </w:tcPr>
          <w:p w14:paraId="082CEFD1" w14:textId="77777777" w:rsidR="00BB371F" w:rsidRDefault="00BB371F" w:rsidP="0014793F">
            <w:pPr>
              <w:spacing w:line="360" w:lineRule="auto"/>
            </w:pPr>
            <w:r>
              <w:t>UC005</w:t>
            </w:r>
          </w:p>
        </w:tc>
      </w:tr>
      <w:tr w:rsidR="00BB371F" w14:paraId="222F344F" w14:textId="77777777" w:rsidTr="00BA6745">
        <w:tc>
          <w:tcPr>
            <w:tcW w:w="1289" w:type="pct"/>
            <w:vAlign w:val="center"/>
          </w:tcPr>
          <w:p w14:paraId="6E97F64C" w14:textId="77777777" w:rsidR="00BB371F" w:rsidRDefault="00BB371F" w:rsidP="0014793F">
            <w:pPr>
              <w:spacing w:line="360" w:lineRule="auto"/>
              <w:jc w:val="center"/>
            </w:pPr>
            <w:r>
              <w:t>Tên Usecase</w:t>
            </w:r>
          </w:p>
        </w:tc>
        <w:tc>
          <w:tcPr>
            <w:tcW w:w="3711" w:type="pct"/>
            <w:vAlign w:val="center"/>
          </w:tcPr>
          <w:p w14:paraId="56D0C555" w14:textId="77777777" w:rsidR="00BB371F" w:rsidRDefault="00BB371F" w:rsidP="0014793F">
            <w:pPr>
              <w:spacing w:line="360" w:lineRule="auto"/>
            </w:pPr>
            <w:r w:rsidRPr="002210A9">
              <w:t>Add to Cart</w:t>
            </w:r>
          </w:p>
        </w:tc>
      </w:tr>
      <w:tr w:rsidR="00BB371F" w14:paraId="5EDD6442" w14:textId="77777777" w:rsidTr="00BA6745">
        <w:tc>
          <w:tcPr>
            <w:tcW w:w="1289" w:type="pct"/>
            <w:vAlign w:val="center"/>
          </w:tcPr>
          <w:p w14:paraId="07F679CB" w14:textId="77777777" w:rsidR="00BB371F" w:rsidRDefault="00BB371F" w:rsidP="0014793F">
            <w:pPr>
              <w:spacing w:line="360" w:lineRule="auto"/>
              <w:jc w:val="center"/>
            </w:pPr>
            <w:r>
              <w:t>Mô tả</w:t>
            </w:r>
          </w:p>
        </w:tc>
        <w:tc>
          <w:tcPr>
            <w:tcW w:w="3711" w:type="pct"/>
            <w:vAlign w:val="center"/>
          </w:tcPr>
          <w:p w14:paraId="15AB11FA" w14:textId="77777777" w:rsidR="00BB371F" w:rsidRDefault="00BB371F" w:rsidP="0014793F">
            <w:pPr>
              <w:spacing w:line="360" w:lineRule="auto"/>
            </w:pPr>
            <w:r w:rsidRPr="002210A9">
              <w:t>Cho phép người dùng thêm sản phẩm vào giỏ hàng.</w:t>
            </w:r>
          </w:p>
        </w:tc>
      </w:tr>
      <w:tr w:rsidR="00BB371F" w14:paraId="5AE98350" w14:textId="77777777" w:rsidTr="00BA6745">
        <w:tc>
          <w:tcPr>
            <w:tcW w:w="1289" w:type="pct"/>
            <w:vAlign w:val="center"/>
          </w:tcPr>
          <w:p w14:paraId="6E5C19E8" w14:textId="77777777" w:rsidR="00BB371F" w:rsidRDefault="00BB371F" w:rsidP="0014793F">
            <w:pPr>
              <w:spacing w:line="360" w:lineRule="auto"/>
              <w:jc w:val="center"/>
            </w:pPr>
            <w:r>
              <w:t>Actor</w:t>
            </w:r>
          </w:p>
        </w:tc>
        <w:tc>
          <w:tcPr>
            <w:tcW w:w="3711" w:type="pct"/>
            <w:vAlign w:val="center"/>
          </w:tcPr>
          <w:p w14:paraId="5E5AC2A1" w14:textId="77777777" w:rsidR="00BB371F" w:rsidRDefault="00BB371F" w:rsidP="0014793F">
            <w:pPr>
              <w:spacing w:line="360" w:lineRule="auto"/>
            </w:pPr>
            <w:r w:rsidRPr="00BB3A79">
              <w:t>Khách hàng.</w:t>
            </w:r>
          </w:p>
        </w:tc>
      </w:tr>
      <w:tr w:rsidR="00BB371F" w14:paraId="6478C9CB" w14:textId="77777777" w:rsidTr="00BA6745">
        <w:tc>
          <w:tcPr>
            <w:tcW w:w="1289" w:type="pct"/>
            <w:vAlign w:val="center"/>
          </w:tcPr>
          <w:p w14:paraId="4B5F7252" w14:textId="77777777" w:rsidR="00BB371F" w:rsidRDefault="00BB371F" w:rsidP="0014793F">
            <w:pPr>
              <w:spacing w:line="360" w:lineRule="auto"/>
              <w:jc w:val="center"/>
            </w:pPr>
            <w:r>
              <w:t>Tiền điều kiện</w:t>
            </w:r>
          </w:p>
        </w:tc>
        <w:tc>
          <w:tcPr>
            <w:tcW w:w="3711" w:type="pct"/>
            <w:vAlign w:val="center"/>
          </w:tcPr>
          <w:p w14:paraId="27B1A0F6" w14:textId="77777777" w:rsidR="00BB371F" w:rsidRDefault="00BB371F" w:rsidP="0014793F">
            <w:pPr>
              <w:spacing w:line="360" w:lineRule="auto"/>
            </w:pPr>
            <w:r>
              <w:t>Không có.</w:t>
            </w:r>
          </w:p>
        </w:tc>
      </w:tr>
      <w:tr w:rsidR="00BB371F" w14:paraId="42FDC357" w14:textId="77777777" w:rsidTr="00BA6745">
        <w:tc>
          <w:tcPr>
            <w:tcW w:w="1289" w:type="pct"/>
            <w:vAlign w:val="center"/>
          </w:tcPr>
          <w:p w14:paraId="08E25514" w14:textId="77777777" w:rsidR="00BB371F" w:rsidRDefault="00BB371F" w:rsidP="0014793F">
            <w:pPr>
              <w:spacing w:line="360" w:lineRule="auto"/>
              <w:jc w:val="center"/>
            </w:pPr>
            <w:r>
              <w:t>Hậu điều kiện</w:t>
            </w:r>
          </w:p>
        </w:tc>
        <w:tc>
          <w:tcPr>
            <w:tcW w:w="3711" w:type="pct"/>
            <w:vAlign w:val="center"/>
          </w:tcPr>
          <w:p w14:paraId="6DE69C0E" w14:textId="77777777" w:rsidR="00BB371F" w:rsidRDefault="00BB371F" w:rsidP="0014793F">
            <w:pPr>
              <w:spacing w:line="360" w:lineRule="auto"/>
            </w:pPr>
            <w:r w:rsidRPr="00BE45DF">
              <w:t>Sản phẩm được thêm vào giỏ hàng.</w:t>
            </w:r>
          </w:p>
        </w:tc>
      </w:tr>
      <w:tr w:rsidR="00BB371F" w14:paraId="011996BA" w14:textId="77777777" w:rsidTr="00BA6745">
        <w:tc>
          <w:tcPr>
            <w:tcW w:w="1289" w:type="pct"/>
            <w:vAlign w:val="center"/>
          </w:tcPr>
          <w:p w14:paraId="1C3BBCFF" w14:textId="77777777" w:rsidR="00BB371F" w:rsidRDefault="00BB371F" w:rsidP="0014793F">
            <w:pPr>
              <w:spacing w:line="360" w:lineRule="auto"/>
              <w:jc w:val="center"/>
            </w:pPr>
            <w:r>
              <w:t>Dòng sự kiện chính</w:t>
            </w:r>
          </w:p>
        </w:tc>
        <w:tc>
          <w:tcPr>
            <w:tcW w:w="3711" w:type="pct"/>
            <w:vAlign w:val="center"/>
          </w:tcPr>
          <w:p w14:paraId="3ACE34B1" w14:textId="77777777" w:rsidR="00BB371F" w:rsidRPr="00BE45DF" w:rsidRDefault="00BB371F" w:rsidP="0014793F">
            <w:pPr>
              <w:rPr>
                <w:lang w:val="en-US"/>
              </w:rPr>
            </w:pPr>
            <w:r>
              <w:t xml:space="preserve">1. </w:t>
            </w:r>
            <w:r w:rsidRPr="00BE45DF">
              <w:rPr>
                <w:lang w:val="en-US"/>
              </w:rPr>
              <w:t xml:space="preserve">Người dùng chọn sản phẩm và nhấn nút </w:t>
            </w:r>
            <w:r w:rsidRPr="00BE45DF">
              <w:rPr>
                <w:b/>
                <w:bCs/>
                <w:lang w:val="en-US"/>
              </w:rPr>
              <w:t>Thêm vào giỏ hàng</w:t>
            </w:r>
            <w:r w:rsidRPr="00BE45DF">
              <w:rPr>
                <w:lang w:val="en-US"/>
              </w:rPr>
              <w:t>.</w:t>
            </w:r>
          </w:p>
          <w:p w14:paraId="13C82AAB" w14:textId="77777777" w:rsidR="00BB371F" w:rsidRDefault="00BB371F" w:rsidP="0014793F">
            <w:pPr>
              <w:spacing w:line="360" w:lineRule="auto"/>
            </w:pPr>
            <w:r>
              <w:rPr>
                <w:lang w:val="en-US"/>
              </w:rPr>
              <w:t xml:space="preserve">2. </w:t>
            </w:r>
            <w:r w:rsidRPr="00BE45DF">
              <w:rPr>
                <w:lang w:val="en-US"/>
              </w:rPr>
              <w:t>Hệ thống thêm sản phẩm vào giỏ và cập nhật số lượng.</w:t>
            </w:r>
          </w:p>
        </w:tc>
      </w:tr>
      <w:tr w:rsidR="00BB371F" w14:paraId="03206E19" w14:textId="77777777" w:rsidTr="00BA6745">
        <w:tc>
          <w:tcPr>
            <w:tcW w:w="1289" w:type="pct"/>
            <w:vAlign w:val="center"/>
          </w:tcPr>
          <w:p w14:paraId="4DB7FE50" w14:textId="77777777" w:rsidR="00BB371F" w:rsidRDefault="00BB371F" w:rsidP="0014793F">
            <w:pPr>
              <w:spacing w:line="360" w:lineRule="auto"/>
              <w:jc w:val="center"/>
            </w:pPr>
            <w:r>
              <w:t>Dòng sự kiện phụ</w:t>
            </w:r>
          </w:p>
        </w:tc>
        <w:tc>
          <w:tcPr>
            <w:tcW w:w="3711" w:type="pct"/>
            <w:vAlign w:val="center"/>
          </w:tcPr>
          <w:p w14:paraId="26A42B5E" w14:textId="77777777" w:rsidR="00BB371F" w:rsidRDefault="00BB371F" w:rsidP="0014793F">
            <w:pPr>
              <w:spacing w:line="360" w:lineRule="auto"/>
            </w:pPr>
            <w:r>
              <w:t>Không có.</w:t>
            </w:r>
          </w:p>
        </w:tc>
      </w:tr>
      <w:tr w:rsidR="00BB371F" w14:paraId="0331FB8F" w14:textId="77777777" w:rsidTr="00BA6745">
        <w:tc>
          <w:tcPr>
            <w:tcW w:w="1289" w:type="pct"/>
            <w:vAlign w:val="center"/>
          </w:tcPr>
          <w:p w14:paraId="0E2C6A5C" w14:textId="77777777" w:rsidR="00BB371F" w:rsidRDefault="00BB371F" w:rsidP="0014793F">
            <w:pPr>
              <w:spacing w:line="360" w:lineRule="auto"/>
              <w:jc w:val="center"/>
            </w:pPr>
            <w:r>
              <w:t>Dòng sự kiện lỗi</w:t>
            </w:r>
          </w:p>
        </w:tc>
        <w:tc>
          <w:tcPr>
            <w:tcW w:w="3711" w:type="pct"/>
            <w:vAlign w:val="center"/>
          </w:tcPr>
          <w:p w14:paraId="58F90485" w14:textId="77777777" w:rsidR="00BB371F" w:rsidRPr="00BE45DF" w:rsidRDefault="00BB371F" w:rsidP="0014793F">
            <w:pPr>
              <w:keepNext/>
              <w:spacing w:line="360" w:lineRule="auto"/>
              <w:rPr>
                <w:lang w:val="en-US"/>
              </w:rPr>
            </w:pPr>
            <w:r w:rsidRPr="00BE45DF">
              <w:rPr>
                <w:lang w:val="en-US"/>
              </w:rPr>
              <w:t>1a. Sản phẩm hết hàng:</w:t>
            </w:r>
          </w:p>
          <w:p w14:paraId="642F3C87" w14:textId="77777777" w:rsidR="00BB371F" w:rsidRPr="00BE45DF" w:rsidRDefault="00BB371F" w:rsidP="007F63CC">
            <w:pPr>
              <w:keepNext/>
              <w:numPr>
                <w:ilvl w:val="0"/>
                <w:numId w:val="5"/>
              </w:numPr>
              <w:spacing w:line="360" w:lineRule="auto"/>
              <w:rPr>
                <w:lang w:val="en-US"/>
              </w:rPr>
            </w:pPr>
            <w:r w:rsidRPr="00BE45DF">
              <w:rPr>
                <w:lang w:val="en-US"/>
              </w:rPr>
              <w:t>Hệ thống thông báo "Sản phẩm đã hết hàng".</w:t>
            </w:r>
          </w:p>
        </w:tc>
      </w:tr>
    </w:tbl>
    <w:p w14:paraId="378E3966" w14:textId="1215D095" w:rsidR="00BB371F" w:rsidRPr="009C0AD5" w:rsidRDefault="007F63CC" w:rsidP="007F63CC">
      <w:pPr>
        <w:pStyle w:val="Caption"/>
        <w:rPr>
          <w:lang w:val="en-US"/>
        </w:rPr>
      </w:pPr>
      <w:bookmarkStart w:id="53" w:name="_Toc186641519"/>
      <w:r>
        <w:t xml:space="preserve">Bảng </w:t>
      </w:r>
      <w:fldSimple w:instr=" STYLEREF 1 \s ">
        <w:r>
          <w:rPr>
            <w:noProof/>
          </w:rPr>
          <w:t>3</w:t>
        </w:r>
      </w:fldSimple>
      <w:r>
        <w:t>.</w:t>
      </w:r>
      <w:fldSimple w:instr=" SEQ Bảng \* ARABIC \s 1 ">
        <w:r>
          <w:rPr>
            <w:noProof/>
          </w:rPr>
          <w:t>7</w:t>
        </w:r>
      </w:fldSimple>
      <w:r>
        <w:t xml:space="preserve"> Usecase </w:t>
      </w:r>
      <w:r w:rsidRPr="00D64B79">
        <w:t>Add to Cart</w:t>
      </w:r>
      <w:bookmarkEnd w:id="53"/>
    </w:p>
    <w:p w14:paraId="663CCF33" w14:textId="77777777" w:rsidR="00BB371F" w:rsidRDefault="00BB371F" w:rsidP="00BB371F">
      <w:pPr>
        <w:pStyle w:val="Heading5"/>
        <w:rPr>
          <w:lang w:val="en-US"/>
        </w:rPr>
      </w:pPr>
      <w:r>
        <w:rPr>
          <w:lang w:val="en-US"/>
        </w:rPr>
        <w:t xml:space="preserve">Usecase </w:t>
      </w:r>
      <w:r w:rsidRPr="00167061">
        <w:t>Cart Management</w:t>
      </w:r>
    </w:p>
    <w:tbl>
      <w:tblPr>
        <w:tblStyle w:val="TableGrid"/>
        <w:tblW w:w="5000" w:type="pct"/>
        <w:tblLook w:val="04A0" w:firstRow="1" w:lastRow="0" w:firstColumn="1" w:lastColumn="0" w:noHBand="0" w:noVBand="1"/>
      </w:tblPr>
      <w:tblGrid>
        <w:gridCol w:w="2324"/>
        <w:gridCol w:w="6692"/>
      </w:tblGrid>
      <w:tr w:rsidR="00BB371F" w14:paraId="0D33038E" w14:textId="77777777" w:rsidTr="00BA6745">
        <w:tc>
          <w:tcPr>
            <w:tcW w:w="1289" w:type="pct"/>
            <w:vAlign w:val="center"/>
          </w:tcPr>
          <w:p w14:paraId="45E5CCDD" w14:textId="77777777" w:rsidR="00BB371F" w:rsidRDefault="00BB371F" w:rsidP="0014793F">
            <w:pPr>
              <w:spacing w:line="360" w:lineRule="auto"/>
              <w:jc w:val="center"/>
            </w:pPr>
            <w:r>
              <w:t>Mã Usecase</w:t>
            </w:r>
          </w:p>
        </w:tc>
        <w:tc>
          <w:tcPr>
            <w:tcW w:w="3711" w:type="pct"/>
            <w:vAlign w:val="center"/>
          </w:tcPr>
          <w:p w14:paraId="1BF1255C" w14:textId="77777777" w:rsidR="00BB371F" w:rsidRDefault="00BB371F" w:rsidP="0014793F">
            <w:pPr>
              <w:spacing w:line="360" w:lineRule="auto"/>
            </w:pPr>
            <w:r>
              <w:t>UC006</w:t>
            </w:r>
          </w:p>
        </w:tc>
      </w:tr>
      <w:tr w:rsidR="00BB371F" w14:paraId="77C01BD7" w14:textId="77777777" w:rsidTr="00BA6745">
        <w:tc>
          <w:tcPr>
            <w:tcW w:w="1289" w:type="pct"/>
            <w:vAlign w:val="center"/>
          </w:tcPr>
          <w:p w14:paraId="791C1CD9" w14:textId="77777777" w:rsidR="00BB371F" w:rsidRDefault="00BB371F" w:rsidP="0014793F">
            <w:pPr>
              <w:spacing w:line="360" w:lineRule="auto"/>
              <w:jc w:val="center"/>
            </w:pPr>
            <w:r>
              <w:t>Tên Usecase</w:t>
            </w:r>
          </w:p>
        </w:tc>
        <w:tc>
          <w:tcPr>
            <w:tcW w:w="3711" w:type="pct"/>
            <w:vAlign w:val="center"/>
          </w:tcPr>
          <w:p w14:paraId="468BAEDD" w14:textId="77777777" w:rsidR="00BB371F" w:rsidRDefault="00BB371F" w:rsidP="0014793F">
            <w:pPr>
              <w:spacing w:line="360" w:lineRule="auto"/>
            </w:pPr>
            <w:r w:rsidRPr="00167061">
              <w:t>Cart Management</w:t>
            </w:r>
          </w:p>
        </w:tc>
      </w:tr>
      <w:tr w:rsidR="00BB371F" w14:paraId="30A0707E" w14:textId="77777777" w:rsidTr="00BA6745">
        <w:tc>
          <w:tcPr>
            <w:tcW w:w="1289" w:type="pct"/>
            <w:vAlign w:val="center"/>
          </w:tcPr>
          <w:p w14:paraId="1FF8F2DB" w14:textId="77777777" w:rsidR="00BB371F" w:rsidRDefault="00BB371F" w:rsidP="0014793F">
            <w:pPr>
              <w:spacing w:line="360" w:lineRule="auto"/>
              <w:jc w:val="center"/>
            </w:pPr>
            <w:r>
              <w:t>Mô tả</w:t>
            </w:r>
          </w:p>
        </w:tc>
        <w:tc>
          <w:tcPr>
            <w:tcW w:w="3711" w:type="pct"/>
            <w:vAlign w:val="center"/>
          </w:tcPr>
          <w:p w14:paraId="2C8976D4" w14:textId="77777777" w:rsidR="00BB371F" w:rsidRDefault="00BB371F" w:rsidP="0014793F">
            <w:pPr>
              <w:spacing w:line="360" w:lineRule="auto"/>
            </w:pPr>
            <w:r w:rsidRPr="002E3A06">
              <w:t>Cho phép người dùng xem, chỉnh sửa hoặc xóa sản phẩm trong giỏ hàng.</w:t>
            </w:r>
          </w:p>
        </w:tc>
      </w:tr>
      <w:tr w:rsidR="00BB371F" w14:paraId="372C126C" w14:textId="77777777" w:rsidTr="00BA6745">
        <w:tc>
          <w:tcPr>
            <w:tcW w:w="1289" w:type="pct"/>
            <w:vAlign w:val="center"/>
          </w:tcPr>
          <w:p w14:paraId="16086492" w14:textId="77777777" w:rsidR="00BB371F" w:rsidRDefault="00BB371F" w:rsidP="0014793F">
            <w:pPr>
              <w:spacing w:line="360" w:lineRule="auto"/>
              <w:jc w:val="center"/>
            </w:pPr>
            <w:r>
              <w:t>Actor</w:t>
            </w:r>
          </w:p>
        </w:tc>
        <w:tc>
          <w:tcPr>
            <w:tcW w:w="3711" w:type="pct"/>
            <w:vAlign w:val="center"/>
          </w:tcPr>
          <w:p w14:paraId="5B0703DD" w14:textId="77777777" w:rsidR="00BB371F" w:rsidRDefault="00BB371F" w:rsidP="0014793F">
            <w:pPr>
              <w:spacing w:line="360" w:lineRule="auto"/>
            </w:pPr>
            <w:r>
              <w:t>Khách hàng.</w:t>
            </w:r>
          </w:p>
        </w:tc>
      </w:tr>
      <w:tr w:rsidR="00BB371F" w14:paraId="5E585025" w14:textId="77777777" w:rsidTr="00BA6745">
        <w:tc>
          <w:tcPr>
            <w:tcW w:w="1289" w:type="pct"/>
            <w:vAlign w:val="center"/>
          </w:tcPr>
          <w:p w14:paraId="30CB8A9C" w14:textId="77777777" w:rsidR="00BB371F" w:rsidRDefault="00BB371F" w:rsidP="0014793F">
            <w:pPr>
              <w:spacing w:line="360" w:lineRule="auto"/>
              <w:jc w:val="center"/>
            </w:pPr>
            <w:r>
              <w:t>Tiền điều kiện</w:t>
            </w:r>
          </w:p>
        </w:tc>
        <w:tc>
          <w:tcPr>
            <w:tcW w:w="3711" w:type="pct"/>
            <w:vAlign w:val="center"/>
          </w:tcPr>
          <w:p w14:paraId="0B914031" w14:textId="77777777" w:rsidR="00BB371F" w:rsidRDefault="00BB371F" w:rsidP="0014793F">
            <w:pPr>
              <w:spacing w:line="360" w:lineRule="auto"/>
            </w:pPr>
            <w:r w:rsidRPr="00BD4625">
              <w:t>Giỏ hàng có sản phẩm.</w:t>
            </w:r>
          </w:p>
        </w:tc>
      </w:tr>
      <w:tr w:rsidR="00BB371F" w14:paraId="5E9B8951" w14:textId="77777777" w:rsidTr="00BA6745">
        <w:tc>
          <w:tcPr>
            <w:tcW w:w="1289" w:type="pct"/>
            <w:vAlign w:val="center"/>
          </w:tcPr>
          <w:p w14:paraId="7D078C0E" w14:textId="77777777" w:rsidR="00BB371F" w:rsidRDefault="00BB371F" w:rsidP="0014793F">
            <w:pPr>
              <w:spacing w:line="360" w:lineRule="auto"/>
              <w:jc w:val="center"/>
            </w:pPr>
            <w:r>
              <w:t>Hậu điều kiện</w:t>
            </w:r>
          </w:p>
        </w:tc>
        <w:tc>
          <w:tcPr>
            <w:tcW w:w="3711" w:type="pct"/>
            <w:vAlign w:val="center"/>
          </w:tcPr>
          <w:p w14:paraId="2594F584" w14:textId="77777777" w:rsidR="00BB371F" w:rsidRDefault="00BB371F" w:rsidP="0014793F">
            <w:pPr>
              <w:spacing w:line="360" w:lineRule="auto"/>
            </w:pPr>
            <w:r w:rsidRPr="00BD4625">
              <w:t>Giỏ hàng được cập nhật theo yêu cầu của người dùng.</w:t>
            </w:r>
          </w:p>
        </w:tc>
      </w:tr>
      <w:tr w:rsidR="00BB371F" w14:paraId="5BA542F1" w14:textId="77777777" w:rsidTr="00BA6745">
        <w:tc>
          <w:tcPr>
            <w:tcW w:w="1289" w:type="pct"/>
            <w:vAlign w:val="center"/>
          </w:tcPr>
          <w:p w14:paraId="0FEFC364" w14:textId="77777777" w:rsidR="00BB371F" w:rsidRDefault="00BB371F" w:rsidP="0014793F">
            <w:pPr>
              <w:spacing w:line="360" w:lineRule="auto"/>
              <w:jc w:val="center"/>
            </w:pPr>
            <w:r>
              <w:t>Dòng sự kiện chính</w:t>
            </w:r>
          </w:p>
        </w:tc>
        <w:tc>
          <w:tcPr>
            <w:tcW w:w="3711" w:type="pct"/>
            <w:vAlign w:val="center"/>
          </w:tcPr>
          <w:p w14:paraId="7C279A6F" w14:textId="77777777" w:rsidR="00BB371F" w:rsidRDefault="00BB371F" w:rsidP="0014793F">
            <w:pPr>
              <w:spacing w:line="360" w:lineRule="auto"/>
            </w:pPr>
            <w:r>
              <w:t xml:space="preserve">1. </w:t>
            </w:r>
            <w:r w:rsidRPr="00BD4625">
              <w:t xml:space="preserve">Người dùng truy cập </w:t>
            </w:r>
            <w:r w:rsidRPr="00BD4625">
              <w:rPr>
                <w:b/>
                <w:bCs/>
              </w:rPr>
              <w:t>Giỏ hàng</w:t>
            </w:r>
            <w:r w:rsidRPr="00BD4625">
              <w:t>.</w:t>
            </w:r>
          </w:p>
          <w:p w14:paraId="165C7CA1" w14:textId="77777777" w:rsidR="00BB371F" w:rsidRPr="00BD4625" w:rsidRDefault="00BB371F" w:rsidP="0014793F">
            <w:pPr>
              <w:rPr>
                <w:lang w:val="en-US"/>
              </w:rPr>
            </w:pPr>
            <w:r>
              <w:t xml:space="preserve">2. </w:t>
            </w:r>
            <w:r w:rsidRPr="00BD4625">
              <w:rPr>
                <w:lang w:val="en-US"/>
              </w:rPr>
              <w:t>Người dùng có thể:</w:t>
            </w:r>
          </w:p>
          <w:p w14:paraId="7525D9F8" w14:textId="77777777" w:rsidR="00BB371F" w:rsidRPr="00BD4625" w:rsidRDefault="00BB371F" w:rsidP="00435946">
            <w:pPr>
              <w:numPr>
                <w:ilvl w:val="0"/>
                <w:numId w:val="6"/>
              </w:numPr>
              <w:spacing w:line="360" w:lineRule="auto"/>
              <w:rPr>
                <w:lang w:val="en-US"/>
              </w:rPr>
            </w:pPr>
            <w:r w:rsidRPr="00BD4625">
              <w:rPr>
                <w:lang w:val="en-US"/>
              </w:rPr>
              <w:t>Cập nhật số lượng sản phẩm.</w:t>
            </w:r>
          </w:p>
          <w:p w14:paraId="4827E2C0" w14:textId="77777777" w:rsidR="00BB371F" w:rsidRPr="00BD4625" w:rsidRDefault="00BB371F" w:rsidP="00435946">
            <w:pPr>
              <w:numPr>
                <w:ilvl w:val="0"/>
                <w:numId w:val="6"/>
              </w:numPr>
              <w:spacing w:line="360" w:lineRule="auto"/>
              <w:rPr>
                <w:lang w:val="en-US"/>
              </w:rPr>
            </w:pPr>
            <w:r w:rsidRPr="00BD4625">
              <w:rPr>
                <w:lang w:val="en-US"/>
              </w:rPr>
              <w:t>Xóa sản phẩm khỏi giỏ hàng.</w:t>
            </w:r>
          </w:p>
          <w:p w14:paraId="3D32A9B4" w14:textId="77777777" w:rsidR="00BB371F" w:rsidRDefault="00BB371F" w:rsidP="0014793F">
            <w:pPr>
              <w:spacing w:line="360" w:lineRule="auto"/>
            </w:pPr>
            <w:r>
              <w:t xml:space="preserve">3. </w:t>
            </w:r>
            <w:r w:rsidRPr="00513132">
              <w:t>Hệ thống cập nhật giỏ hàng và hiển thị thay đổi</w:t>
            </w:r>
            <w:r>
              <w:t>.</w:t>
            </w:r>
          </w:p>
        </w:tc>
      </w:tr>
      <w:tr w:rsidR="00BB371F" w:rsidRPr="00C65900" w14:paraId="289739C0" w14:textId="77777777" w:rsidTr="00BA6745">
        <w:tc>
          <w:tcPr>
            <w:tcW w:w="1289" w:type="pct"/>
            <w:vAlign w:val="center"/>
          </w:tcPr>
          <w:p w14:paraId="6E060E9C" w14:textId="77777777" w:rsidR="00BB371F" w:rsidRDefault="00BB371F" w:rsidP="0014793F">
            <w:pPr>
              <w:spacing w:line="360" w:lineRule="auto"/>
              <w:jc w:val="center"/>
            </w:pPr>
            <w:r>
              <w:t>Dòng sự kiện phụ</w:t>
            </w:r>
          </w:p>
        </w:tc>
        <w:tc>
          <w:tcPr>
            <w:tcW w:w="3711" w:type="pct"/>
            <w:vAlign w:val="center"/>
          </w:tcPr>
          <w:p w14:paraId="796B688F" w14:textId="77777777" w:rsidR="00BB371F" w:rsidRPr="00C65900" w:rsidRDefault="00BB371F" w:rsidP="0014793F">
            <w:pPr>
              <w:spacing w:line="360" w:lineRule="auto"/>
            </w:pPr>
            <w:r>
              <w:t>Không có.</w:t>
            </w:r>
          </w:p>
        </w:tc>
      </w:tr>
      <w:tr w:rsidR="00BB371F" w14:paraId="5C65E773" w14:textId="77777777" w:rsidTr="00BA6745">
        <w:tc>
          <w:tcPr>
            <w:tcW w:w="1289" w:type="pct"/>
            <w:vAlign w:val="center"/>
          </w:tcPr>
          <w:p w14:paraId="4C8F41B5" w14:textId="77777777" w:rsidR="00BB371F" w:rsidRDefault="00BB371F" w:rsidP="0014793F">
            <w:pPr>
              <w:spacing w:line="360" w:lineRule="auto"/>
              <w:jc w:val="center"/>
            </w:pPr>
            <w:r>
              <w:t>Dòng sự kiện lỗi</w:t>
            </w:r>
          </w:p>
        </w:tc>
        <w:tc>
          <w:tcPr>
            <w:tcW w:w="3711" w:type="pct"/>
            <w:vAlign w:val="center"/>
          </w:tcPr>
          <w:p w14:paraId="2ED8971E" w14:textId="77777777" w:rsidR="00BB371F" w:rsidRPr="00513132" w:rsidRDefault="00BB371F" w:rsidP="0014793F">
            <w:pPr>
              <w:keepNext/>
              <w:spacing w:line="360" w:lineRule="auto"/>
              <w:rPr>
                <w:lang w:val="en-US"/>
              </w:rPr>
            </w:pPr>
            <w:r w:rsidRPr="00513132">
              <w:rPr>
                <w:lang w:val="en-US"/>
              </w:rPr>
              <w:t>2a. Người dùng nhập số lượng không hợp lệ (ví dụ: nhỏ hơn 0):</w:t>
            </w:r>
          </w:p>
          <w:p w14:paraId="462A35FC" w14:textId="77777777" w:rsidR="00BB371F" w:rsidRPr="00513132" w:rsidRDefault="00BB371F" w:rsidP="007F63CC">
            <w:pPr>
              <w:keepNext/>
              <w:numPr>
                <w:ilvl w:val="0"/>
                <w:numId w:val="7"/>
              </w:numPr>
              <w:spacing w:line="360" w:lineRule="auto"/>
              <w:rPr>
                <w:lang w:val="en-US"/>
              </w:rPr>
            </w:pPr>
            <w:r w:rsidRPr="00513132">
              <w:rPr>
                <w:lang w:val="en-US"/>
              </w:rPr>
              <w:t>Hệ thống hiển thị thông báo "Số lượng không hợp lệ".</w:t>
            </w:r>
          </w:p>
        </w:tc>
      </w:tr>
    </w:tbl>
    <w:p w14:paraId="72CBEF48" w14:textId="0976E82F" w:rsidR="007F63CC" w:rsidRDefault="007F63CC">
      <w:pPr>
        <w:pStyle w:val="Caption"/>
      </w:pPr>
      <w:bookmarkStart w:id="54" w:name="_Toc186641520"/>
      <w:r>
        <w:t xml:space="preserve">Bảng </w:t>
      </w:r>
      <w:fldSimple w:instr=" STYLEREF 1 \s ">
        <w:r>
          <w:rPr>
            <w:noProof/>
          </w:rPr>
          <w:t>3</w:t>
        </w:r>
      </w:fldSimple>
      <w:r>
        <w:t>.</w:t>
      </w:r>
      <w:fldSimple w:instr=" SEQ Bảng \* ARABIC \s 1 ">
        <w:r>
          <w:rPr>
            <w:noProof/>
          </w:rPr>
          <w:t>8</w:t>
        </w:r>
      </w:fldSimple>
      <w:r>
        <w:t xml:space="preserve"> Usecase </w:t>
      </w:r>
      <w:r w:rsidRPr="00C030EB">
        <w:t>Cart Management</w:t>
      </w:r>
      <w:bookmarkEnd w:id="54"/>
    </w:p>
    <w:p w14:paraId="11244C61" w14:textId="77777777" w:rsidR="00BB371F" w:rsidRDefault="00BB371F" w:rsidP="00BB371F">
      <w:pPr>
        <w:pStyle w:val="Heading5"/>
        <w:rPr>
          <w:lang w:val="en-US"/>
        </w:rPr>
      </w:pPr>
      <w:r>
        <w:rPr>
          <w:lang w:val="en-US"/>
        </w:rPr>
        <w:lastRenderedPageBreak/>
        <w:t xml:space="preserve">Usecase </w:t>
      </w:r>
      <w:r w:rsidRPr="00692831">
        <w:t>Checkout</w:t>
      </w:r>
    </w:p>
    <w:tbl>
      <w:tblPr>
        <w:tblStyle w:val="TableGrid"/>
        <w:tblW w:w="5000" w:type="pct"/>
        <w:tblLook w:val="04A0" w:firstRow="1" w:lastRow="0" w:firstColumn="1" w:lastColumn="0" w:noHBand="0" w:noVBand="1"/>
      </w:tblPr>
      <w:tblGrid>
        <w:gridCol w:w="2324"/>
        <w:gridCol w:w="6692"/>
      </w:tblGrid>
      <w:tr w:rsidR="00BB371F" w14:paraId="399B2A56" w14:textId="77777777" w:rsidTr="00BA6745">
        <w:tc>
          <w:tcPr>
            <w:tcW w:w="1289" w:type="pct"/>
            <w:vAlign w:val="center"/>
          </w:tcPr>
          <w:p w14:paraId="3892D412" w14:textId="77777777" w:rsidR="00BB371F" w:rsidRDefault="00BB371F" w:rsidP="0014793F">
            <w:pPr>
              <w:spacing w:line="360" w:lineRule="auto"/>
              <w:jc w:val="center"/>
            </w:pPr>
            <w:r>
              <w:t>Mã Usecase</w:t>
            </w:r>
          </w:p>
        </w:tc>
        <w:tc>
          <w:tcPr>
            <w:tcW w:w="3711" w:type="pct"/>
            <w:vAlign w:val="center"/>
          </w:tcPr>
          <w:p w14:paraId="73DE7E2B" w14:textId="77777777" w:rsidR="00BB371F" w:rsidRDefault="00BB371F" w:rsidP="0014793F">
            <w:pPr>
              <w:spacing w:line="360" w:lineRule="auto"/>
            </w:pPr>
            <w:r>
              <w:t>UC007</w:t>
            </w:r>
          </w:p>
        </w:tc>
      </w:tr>
      <w:tr w:rsidR="00BB371F" w14:paraId="3D59301D" w14:textId="77777777" w:rsidTr="00BA6745">
        <w:tc>
          <w:tcPr>
            <w:tcW w:w="1289" w:type="pct"/>
            <w:vAlign w:val="center"/>
          </w:tcPr>
          <w:p w14:paraId="10B402AE" w14:textId="77777777" w:rsidR="00BB371F" w:rsidRDefault="00BB371F" w:rsidP="0014793F">
            <w:pPr>
              <w:spacing w:line="360" w:lineRule="auto"/>
              <w:jc w:val="center"/>
            </w:pPr>
            <w:r>
              <w:t>Tên Usecase</w:t>
            </w:r>
          </w:p>
        </w:tc>
        <w:tc>
          <w:tcPr>
            <w:tcW w:w="3711" w:type="pct"/>
            <w:vAlign w:val="center"/>
          </w:tcPr>
          <w:p w14:paraId="64D79417" w14:textId="77777777" w:rsidR="00BB371F" w:rsidRDefault="00BB371F" w:rsidP="0014793F">
            <w:pPr>
              <w:spacing w:line="360" w:lineRule="auto"/>
            </w:pPr>
            <w:r w:rsidRPr="00692831">
              <w:t>Checkout</w:t>
            </w:r>
          </w:p>
        </w:tc>
      </w:tr>
      <w:tr w:rsidR="00BB371F" w14:paraId="4BC512F4" w14:textId="77777777" w:rsidTr="00BA6745">
        <w:tc>
          <w:tcPr>
            <w:tcW w:w="1289" w:type="pct"/>
            <w:vAlign w:val="center"/>
          </w:tcPr>
          <w:p w14:paraId="2197A8BF" w14:textId="77777777" w:rsidR="00BB371F" w:rsidRDefault="00BB371F" w:rsidP="0014793F">
            <w:pPr>
              <w:spacing w:line="360" w:lineRule="auto"/>
              <w:jc w:val="center"/>
            </w:pPr>
            <w:r>
              <w:t>Mô tả</w:t>
            </w:r>
          </w:p>
        </w:tc>
        <w:tc>
          <w:tcPr>
            <w:tcW w:w="3711" w:type="pct"/>
            <w:vAlign w:val="center"/>
          </w:tcPr>
          <w:p w14:paraId="5231638E" w14:textId="77777777" w:rsidR="00BB371F" w:rsidRDefault="00BB371F" w:rsidP="0014793F">
            <w:pPr>
              <w:spacing w:line="360" w:lineRule="auto"/>
            </w:pPr>
            <w:r>
              <w:t>Cho phép người dùng thanh toán các sản phẩm trong giỏ hàng.</w:t>
            </w:r>
          </w:p>
        </w:tc>
      </w:tr>
      <w:tr w:rsidR="00BB371F" w14:paraId="192FFEEE" w14:textId="77777777" w:rsidTr="00BA6745">
        <w:tc>
          <w:tcPr>
            <w:tcW w:w="1289" w:type="pct"/>
            <w:vAlign w:val="center"/>
          </w:tcPr>
          <w:p w14:paraId="627508B5" w14:textId="77777777" w:rsidR="00BB371F" w:rsidRDefault="00BB371F" w:rsidP="0014793F">
            <w:pPr>
              <w:spacing w:line="360" w:lineRule="auto"/>
              <w:jc w:val="center"/>
            </w:pPr>
            <w:r>
              <w:t>Actor</w:t>
            </w:r>
          </w:p>
        </w:tc>
        <w:tc>
          <w:tcPr>
            <w:tcW w:w="3711" w:type="pct"/>
            <w:vAlign w:val="center"/>
          </w:tcPr>
          <w:p w14:paraId="3EDC0170" w14:textId="77777777" w:rsidR="00BB371F" w:rsidRDefault="00BB371F" w:rsidP="0014793F">
            <w:pPr>
              <w:spacing w:line="360" w:lineRule="auto"/>
            </w:pPr>
            <w:r>
              <w:t>Khách hàng.</w:t>
            </w:r>
          </w:p>
        </w:tc>
      </w:tr>
      <w:tr w:rsidR="00BB371F" w14:paraId="29A12F9E" w14:textId="77777777" w:rsidTr="00BA6745">
        <w:tc>
          <w:tcPr>
            <w:tcW w:w="1289" w:type="pct"/>
            <w:vAlign w:val="center"/>
          </w:tcPr>
          <w:p w14:paraId="6153B0BF" w14:textId="77777777" w:rsidR="00BB371F" w:rsidRDefault="00BB371F" w:rsidP="0014793F">
            <w:pPr>
              <w:spacing w:line="360" w:lineRule="auto"/>
              <w:jc w:val="center"/>
            </w:pPr>
            <w:r>
              <w:t>Tiền điều kiện</w:t>
            </w:r>
          </w:p>
        </w:tc>
        <w:tc>
          <w:tcPr>
            <w:tcW w:w="3711" w:type="pct"/>
            <w:vAlign w:val="center"/>
          </w:tcPr>
          <w:p w14:paraId="62B089BE" w14:textId="77777777" w:rsidR="00BB371F" w:rsidRDefault="00BB371F" w:rsidP="0014793F">
            <w:pPr>
              <w:spacing w:line="360" w:lineRule="auto"/>
            </w:pPr>
            <w:r>
              <w:t>Có sản phẩm trong giỏ hàng.</w:t>
            </w:r>
          </w:p>
        </w:tc>
      </w:tr>
      <w:tr w:rsidR="00BB371F" w14:paraId="1D9DAB32" w14:textId="77777777" w:rsidTr="00BA6745">
        <w:tc>
          <w:tcPr>
            <w:tcW w:w="1289" w:type="pct"/>
            <w:vAlign w:val="center"/>
          </w:tcPr>
          <w:p w14:paraId="27AC81F6" w14:textId="77777777" w:rsidR="00BB371F" w:rsidRDefault="00BB371F" w:rsidP="0014793F">
            <w:pPr>
              <w:spacing w:line="360" w:lineRule="auto"/>
              <w:jc w:val="center"/>
            </w:pPr>
            <w:r>
              <w:t>Hậu điều kiện</w:t>
            </w:r>
          </w:p>
        </w:tc>
        <w:tc>
          <w:tcPr>
            <w:tcW w:w="3711" w:type="pct"/>
            <w:vAlign w:val="center"/>
          </w:tcPr>
          <w:p w14:paraId="200291BC" w14:textId="77777777" w:rsidR="00BB371F" w:rsidRDefault="00BB371F" w:rsidP="0014793F">
            <w:pPr>
              <w:spacing w:line="360" w:lineRule="auto"/>
            </w:pPr>
            <w:r>
              <w:t>Hệ thống xác nhận thanh toán, thông báo thành công, xóa sản phẩm khỏi giỏ hàng.</w:t>
            </w:r>
          </w:p>
        </w:tc>
      </w:tr>
      <w:tr w:rsidR="00BB371F" w14:paraId="305D664B" w14:textId="77777777" w:rsidTr="00BA6745">
        <w:tc>
          <w:tcPr>
            <w:tcW w:w="1289" w:type="pct"/>
            <w:vAlign w:val="center"/>
          </w:tcPr>
          <w:p w14:paraId="44BD6518" w14:textId="77777777" w:rsidR="00BB371F" w:rsidRDefault="00BB371F" w:rsidP="0014793F">
            <w:pPr>
              <w:spacing w:line="360" w:lineRule="auto"/>
              <w:jc w:val="center"/>
            </w:pPr>
            <w:r>
              <w:t>Dòng sự kiện chính</w:t>
            </w:r>
          </w:p>
        </w:tc>
        <w:tc>
          <w:tcPr>
            <w:tcW w:w="3711" w:type="pct"/>
            <w:vAlign w:val="center"/>
          </w:tcPr>
          <w:p w14:paraId="30DC31F2" w14:textId="77777777" w:rsidR="00BB371F" w:rsidRDefault="00BB371F" w:rsidP="0014793F">
            <w:pPr>
              <w:spacing w:line="360" w:lineRule="auto"/>
            </w:pPr>
            <w:r>
              <w:t>1. Chọn sản phẩm trong giỏ hàng muốn thanh toán.</w:t>
            </w:r>
          </w:p>
          <w:p w14:paraId="0A74DDCB" w14:textId="77777777" w:rsidR="00BB371F" w:rsidRDefault="00BB371F" w:rsidP="0014793F">
            <w:pPr>
              <w:spacing w:line="360" w:lineRule="auto"/>
            </w:pPr>
            <w:r>
              <w:t>2. Chọn thanh toán.</w:t>
            </w:r>
          </w:p>
          <w:p w14:paraId="406D7629" w14:textId="77777777" w:rsidR="00BB371F" w:rsidRDefault="00BB371F" w:rsidP="0014793F">
            <w:pPr>
              <w:spacing w:line="360" w:lineRule="auto"/>
            </w:pPr>
            <w:r>
              <w:t>3. Xác nhận thanh toán, chọn xác nhận.</w:t>
            </w:r>
          </w:p>
          <w:p w14:paraId="425ACC53" w14:textId="77777777" w:rsidR="00BB371F" w:rsidRDefault="00BB371F" w:rsidP="0014793F">
            <w:pPr>
              <w:spacing w:line="360" w:lineRule="auto"/>
            </w:pPr>
            <w:r>
              <w:t>4. Hệ thống xác nhận, thông báo thành công.</w:t>
            </w:r>
          </w:p>
        </w:tc>
      </w:tr>
      <w:tr w:rsidR="00BB371F" w:rsidRPr="006E4FEC" w14:paraId="4539EA5F" w14:textId="77777777" w:rsidTr="00BA6745">
        <w:tc>
          <w:tcPr>
            <w:tcW w:w="1289" w:type="pct"/>
            <w:vAlign w:val="center"/>
          </w:tcPr>
          <w:p w14:paraId="0A2A126E" w14:textId="77777777" w:rsidR="00BB371F" w:rsidRDefault="00BB371F" w:rsidP="0014793F">
            <w:pPr>
              <w:spacing w:line="360" w:lineRule="auto"/>
              <w:jc w:val="center"/>
            </w:pPr>
            <w:r>
              <w:t>Dòng sự kiện phụ</w:t>
            </w:r>
          </w:p>
        </w:tc>
        <w:tc>
          <w:tcPr>
            <w:tcW w:w="3711" w:type="pct"/>
            <w:vAlign w:val="center"/>
          </w:tcPr>
          <w:p w14:paraId="0B11CEDF" w14:textId="77777777" w:rsidR="00BB371F" w:rsidRPr="006E4FEC" w:rsidRDefault="00BB371F" w:rsidP="0014793F">
            <w:pPr>
              <w:spacing w:line="360" w:lineRule="auto"/>
            </w:pPr>
            <w:r>
              <w:t>3a. Chọn từ chối, hệ thống tắt dialog.</w:t>
            </w:r>
          </w:p>
        </w:tc>
      </w:tr>
      <w:tr w:rsidR="00BB371F" w14:paraId="19195EAC" w14:textId="77777777" w:rsidTr="00BA6745">
        <w:tc>
          <w:tcPr>
            <w:tcW w:w="1289" w:type="pct"/>
            <w:vAlign w:val="center"/>
          </w:tcPr>
          <w:p w14:paraId="59E1228A" w14:textId="77777777" w:rsidR="00BB371F" w:rsidRDefault="00BB371F" w:rsidP="0014793F">
            <w:pPr>
              <w:spacing w:line="360" w:lineRule="auto"/>
              <w:jc w:val="center"/>
            </w:pPr>
            <w:r>
              <w:t>Dòng sự kiện lỗi</w:t>
            </w:r>
          </w:p>
        </w:tc>
        <w:tc>
          <w:tcPr>
            <w:tcW w:w="3711" w:type="pct"/>
            <w:vAlign w:val="center"/>
          </w:tcPr>
          <w:p w14:paraId="2CF6F4C8" w14:textId="77777777" w:rsidR="00BB371F" w:rsidRDefault="00BB371F" w:rsidP="007F63CC">
            <w:pPr>
              <w:keepNext/>
              <w:spacing w:line="360" w:lineRule="auto"/>
            </w:pPr>
            <w:r>
              <w:t>4a. Hệ thống thông báo lỗi.</w:t>
            </w:r>
          </w:p>
        </w:tc>
      </w:tr>
    </w:tbl>
    <w:p w14:paraId="325559AB" w14:textId="1A6E53B3" w:rsidR="007F63CC" w:rsidRDefault="007F63CC">
      <w:pPr>
        <w:pStyle w:val="Caption"/>
      </w:pPr>
      <w:bookmarkStart w:id="55" w:name="_Toc186641521"/>
      <w:r>
        <w:t xml:space="preserve">Bảng </w:t>
      </w:r>
      <w:fldSimple w:instr=" STYLEREF 1 \s ">
        <w:r>
          <w:rPr>
            <w:noProof/>
          </w:rPr>
          <w:t>3</w:t>
        </w:r>
      </w:fldSimple>
      <w:r>
        <w:t>.</w:t>
      </w:r>
      <w:fldSimple w:instr=" SEQ Bảng \* ARABIC \s 1 ">
        <w:r>
          <w:rPr>
            <w:noProof/>
          </w:rPr>
          <w:t>9</w:t>
        </w:r>
      </w:fldSimple>
      <w:r>
        <w:t xml:space="preserve"> Usecase </w:t>
      </w:r>
      <w:r w:rsidRPr="0051243D">
        <w:t>Checkout</w:t>
      </w:r>
      <w:bookmarkEnd w:id="55"/>
    </w:p>
    <w:p w14:paraId="3F97D05C" w14:textId="77777777" w:rsidR="00BB371F" w:rsidRDefault="00BB371F" w:rsidP="00BB371F">
      <w:pPr>
        <w:pStyle w:val="Heading5"/>
        <w:rPr>
          <w:lang w:val="en-US"/>
        </w:rPr>
      </w:pPr>
      <w:r>
        <w:rPr>
          <w:lang w:val="en-US"/>
        </w:rPr>
        <w:t xml:space="preserve">Usecase </w:t>
      </w:r>
      <w:r w:rsidRPr="00692831">
        <w:t>Manage Profile</w:t>
      </w:r>
    </w:p>
    <w:tbl>
      <w:tblPr>
        <w:tblStyle w:val="TableGrid"/>
        <w:tblW w:w="5000" w:type="pct"/>
        <w:tblLook w:val="04A0" w:firstRow="1" w:lastRow="0" w:firstColumn="1" w:lastColumn="0" w:noHBand="0" w:noVBand="1"/>
      </w:tblPr>
      <w:tblGrid>
        <w:gridCol w:w="2324"/>
        <w:gridCol w:w="6692"/>
      </w:tblGrid>
      <w:tr w:rsidR="00BB371F" w14:paraId="15853A39" w14:textId="77777777" w:rsidTr="00BA6745">
        <w:tc>
          <w:tcPr>
            <w:tcW w:w="1289" w:type="pct"/>
            <w:vAlign w:val="center"/>
          </w:tcPr>
          <w:p w14:paraId="3E2123AD" w14:textId="77777777" w:rsidR="00BB371F" w:rsidRDefault="00BB371F" w:rsidP="0014793F">
            <w:pPr>
              <w:spacing w:line="360" w:lineRule="auto"/>
              <w:jc w:val="center"/>
            </w:pPr>
            <w:r>
              <w:t>Mã Usecase</w:t>
            </w:r>
          </w:p>
        </w:tc>
        <w:tc>
          <w:tcPr>
            <w:tcW w:w="3711" w:type="pct"/>
            <w:vAlign w:val="center"/>
          </w:tcPr>
          <w:p w14:paraId="18627DEA" w14:textId="77777777" w:rsidR="00BB371F" w:rsidRDefault="00BB371F" w:rsidP="0014793F">
            <w:pPr>
              <w:spacing w:line="360" w:lineRule="auto"/>
            </w:pPr>
            <w:r>
              <w:t>UC008</w:t>
            </w:r>
          </w:p>
        </w:tc>
      </w:tr>
      <w:tr w:rsidR="00BB371F" w14:paraId="4B31417E" w14:textId="77777777" w:rsidTr="00BA6745">
        <w:tc>
          <w:tcPr>
            <w:tcW w:w="1289" w:type="pct"/>
            <w:vAlign w:val="center"/>
          </w:tcPr>
          <w:p w14:paraId="331769BC" w14:textId="77777777" w:rsidR="00BB371F" w:rsidRDefault="00BB371F" w:rsidP="0014793F">
            <w:pPr>
              <w:spacing w:line="360" w:lineRule="auto"/>
              <w:jc w:val="center"/>
            </w:pPr>
            <w:r>
              <w:t>Tên Usecase</w:t>
            </w:r>
          </w:p>
        </w:tc>
        <w:tc>
          <w:tcPr>
            <w:tcW w:w="3711" w:type="pct"/>
            <w:vAlign w:val="center"/>
          </w:tcPr>
          <w:p w14:paraId="244020A6" w14:textId="77777777" w:rsidR="00BB371F" w:rsidRDefault="00BB371F" w:rsidP="0014793F">
            <w:pPr>
              <w:spacing w:line="360" w:lineRule="auto"/>
            </w:pPr>
            <w:r w:rsidRPr="00692831">
              <w:t>Manage Profile</w:t>
            </w:r>
          </w:p>
        </w:tc>
      </w:tr>
      <w:tr w:rsidR="00BB371F" w14:paraId="27FCD39D" w14:textId="77777777" w:rsidTr="00BA6745">
        <w:tc>
          <w:tcPr>
            <w:tcW w:w="1289" w:type="pct"/>
            <w:vAlign w:val="center"/>
          </w:tcPr>
          <w:p w14:paraId="3BAA59A9" w14:textId="77777777" w:rsidR="00BB371F" w:rsidRDefault="00BB371F" w:rsidP="0014793F">
            <w:pPr>
              <w:spacing w:line="360" w:lineRule="auto"/>
              <w:jc w:val="center"/>
            </w:pPr>
            <w:r>
              <w:t>Mô tả</w:t>
            </w:r>
          </w:p>
        </w:tc>
        <w:tc>
          <w:tcPr>
            <w:tcW w:w="3711" w:type="pct"/>
            <w:vAlign w:val="center"/>
          </w:tcPr>
          <w:p w14:paraId="113E8EE6" w14:textId="77777777" w:rsidR="00BB371F" w:rsidRDefault="00BB371F" w:rsidP="0014793F">
            <w:pPr>
              <w:spacing w:line="360" w:lineRule="auto"/>
            </w:pPr>
            <w:r w:rsidRPr="00BF3C2F">
              <w:t>Cho phép người dùng cập nhật thông tin cá nhân.</w:t>
            </w:r>
          </w:p>
        </w:tc>
      </w:tr>
      <w:tr w:rsidR="00BB371F" w14:paraId="4070F30B" w14:textId="77777777" w:rsidTr="00BA6745">
        <w:tc>
          <w:tcPr>
            <w:tcW w:w="1289" w:type="pct"/>
            <w:vAlign w:val="center"/>
          </w:tcPr>
          <w:p w14:paraId="294F0182" w14:textId="77777777" w:rsidR="00BB371F" w:rsidRDefault="00BB371F" w:rsidP="0014793F">
            <w:pPr>
              <w:spacing w:line="360" w:lineRule="auto"/>
              <w:jc w:val="center"/>
            </w:pPr>
            <w:r>
              <w:t>Actor</w:t>
            </w:r>
          </w:p>
        </w:tc>
        <w:tc>
          <w:tcPr>
            <w:tcW w:w="3711" w:type="pct"/>
            <w:vAlign w:val="center"/>
          </w:tcPr>
          <w:p w14:paraId="56F9990A" w14:textId="77777777" w:rsidR="00BB371F" w:rsidRDefault="00BB371F" w:rsidP="0014793F">
            <w:pPr>
              <w:spacing w:line="360" w:lineRule="auto"/>
            </w:pPr>
            <w:r>
              <w:t>Khách hàng.</w:t>
            </w:r>
          </w:p>
        </w:tc>
      </w:tr>
      <w:tr w:rsidR="00BB371F" w14:paraId="559A8855" w14:textId="77777777" w:rsidTr="00BA6745">
        <w:tc>
          <w:tcPr>
            <w:tcW w:w="1289" w:type="pct"/>
            <w:vAlign w:val="center"/>
          </w:tcPr>
          <w:p w14:paraId="4828C1BD" w14:textId="77777777" w:rsidR="00BB371F" w:rsidRDefault="00BB371F" w:rsidP="0014793F">
            <w:pPr>
              <w:spacing w:line="360" w:lineRule="auto"/>
              <w:jc w:val="center"/>
            </w:pPr>
            <w:r>
              <w:t>Tiền điều kiện</w:t>
            </w:r>
          </w:p>
        </w:tc>
        <w:tc>
          <w:tcPr>
            <w:tcW w:w="3711" w:type="pct"/>
            <w:vAlign w:val="center"/>
          </w:tcPr>
          <w:p w14:paraId="5E9D5A35" w14:textId="77777777" w:rsidR="00BB371F" w:rsidRDefault="00BB371F" w:rsidP="0014793F">
            <w:pPr>
              <w:spacing w:line="360" w:lineRule="auto"/>
            </w:pPr>
            <w:r w:rsidRPr="00BF3C2F">
              <w:t>Người dùng đã đăng nhập.</w:t>
            </w:r>
          </w:p>
        </w:tc>
      </w:tr>
      <w:tr w:rsidR="00BB371F" w14:paraId="5D6B6B7B" w14:textId="77777777" w:rsidTr="00BA6745">
        <w:tc>
          <w:tcPr>
            <w:tcW w:w="1289" w:type="pct"/>
            <w:vAlign w:val="center"/>
          </w:tcPr>
          <w:p w14:paraId="246CFFFE" w14:textId="77777777" w:rsidR="00BB371F" w:rsidRDefault="00BB371F" w:rsidP="0014793F">
            <w:pPr>
              <w:spacing w:line="360" w:lineRule="auto"/>
              <w:jc w:val="center"/>
            </w:pPr>
            <w:r>
              <w:t>Hậu điều kiện</w:t>
            </w:r>
          </w:p>
        </w:tc>
        <w:tc>
          <w:tcPr>
            <w:tcW w:w="3711" w:type="pct"/>
            <w:vAlign w:val="center"/>
          </w:tcPr>
          <w:p w14:paraId="04A58852" w14:textId="77777777" w:rsidR="00BB371F" w:rsidRDefault="00BB371F" w:rsidP="0014793F">
            <w:pPr>
              <w:spacing w:line="360" w:lineRule="auto"/>
            </w:pPr>
            <w:r w:rsidRPr="00BF3C2F">
              <w:t>Thông tin cá nhân được cập nhật thành công.</w:t>
            </w:r>
          </w:p>
        </w:tc>
      </w:tr>
      <w:tr w:rsidR="00BB371F" w14:paraId="41A578C8" w14:textId="77777777" w:rsidTr="00BA6745">
        <w:tc>
          <w:tcPr>
            <w:tcW w:w="1289" w:type="pct"/>
            <w:vAlign w:val="center"/>
          </w:tcPr>
          <w:p w14:paraId="7D0748A3" w14:textId="77777777" w:rsidR="00BB371F" w:rsidRDefault="00BB371F" w:rsidP="0014793F">
            <w:pPr>
              <w:spacing w:line="360" w:lineRule="auto"/>
              <w:jc w:val="center"/>
            </w:pPr>
            <w:r>
              <w:t>Dòng sự kiện chính</w:t>
            </w:r>
          </w:p>
        </w:tc>
        <w:tc>
          <w:tcPr>
            <w:tcW w:w="3711" w:type="pct"/>
            <w:vAlign w:val="center"/>
          </w:tcPr>
          <w:p w14:paraId="1B7A9831" w14:textId="77777777" w:rsidR="00BB371F" w:rsidRDefault="00BB371F" w:rsidP="0014793F">
            <w:pPr>
              <w:spacing w:line="360" w:lineRule="auto"/>
              <w:rPr>
                <w:lang w:val="en-US"/>
              </w:rPr>
            </w:pPr>
            <w:r>
              <w:t xml:space="preserve">1. </w:t>
            </w:r>
            <w:r w:rsidRPr="00BF3C2F">
              <w:t xml:space="preserve">Người dùng truy cập </w:t>
            </w:r>
            <w:r w:rsidRPr="00BF3C2F">
              <w:rPr>
                <w:b/>
                <w:bCs/>
              </w:rPr>
              <w:t>Hồ sơ cá nhân</w:t>
            </w:r>
            <w:r w:rsidRPr="00BF3C2F">
              <w:t>.</w:t>
            </w:r>
          </w:p>
          <w:p w14:paraId="492D56C2" w14:textId="77777777" w:rsidR="00BB371F" w:rsidRDefault="00BB371F" w:rsidP="0014793F">
            <w:pPr>
              <w:spacing w:line="360" w:lineRule="auto"/>
              <w:rPr>
                <w:lang w:val="en-US"/>
              </w:rPr>
            </w:pPr>
            <w:r>
              <w:rPr>
                <w:lang w:val="en-US"/>
              </w:rPr>
              <w:t xml:space="preserve">2. </w:t>
            </w:r>
            <w:r w:rsidRPr="00EB1F85">
              <w:t>Người dùng chỉnh sửa thông tin mong muốn.</w:t>
            </w:r>
          </w:p>
          <w:p w14:paraId="6B662AD6" w14:textId="77777777" w:rsidR="00BB371F" w:rsidRPr="00EB1F85" w:rsidRDefault="00BB371F" w:rsidP="0014793F">
            <w:pPr>
              <w:rPr>
                <w:lang w:val="en-US"/>
              </w:rPr>
            </w:pPr>
            <w:r>
              <w:rPr>
                <w:lang w:val="en-US"/>
              </w:rPr>
              <w:t xml:space="preserve">3. </w:t>
            </w:r>
            <w:r w:rsidRPr="00EB1F85">
              <w:rPr>
                <w:lang w:val="en-US"/>
              </w:rPr>
              <w:t xml:space="preserve">Nhấp nút </w:t>
            </w:r>
            <w:r w:rsidRPr="00EB1F85">
              <w:rPr>
                <w:b/>
                <w:bCs/>
                <w:lang w:val="en-US"/>
              </w:rPr>
              <w:t>Lưu thay đổi</w:t>
            </w:r>
            <w:r w:rsidRPr="00EB1F85">
              <w:rPr>
                <w:lang w:val="en-US"/>
              </w:rPr>
              <w:t>.</w:t>
            </w:r>
          </w:p>
          <w:p w14:paraId="49865631" w14:textId="77777777" w:rsidR="00BB371F" w:rsidRPr="00EB1F85" w:rsidRDefault="00BB371F" w:rsidP="0014793F">
            <w:pPr>
              <w:spacing w:line="360" w:lineRule="auto"/>
              <w:rPr>
                <w:lang w:val="en-US"/>
              </w:rPr>
            </w:pPr>
            <w:r>
              <w:rPr>
                <w:lang w:val="en-US"/>
              </w:rPr>
              <w:t xml:space="preserve">4. </w:t>
            </w:r>
            <w:r w:rsidRPr="00EB1F85">
              <w:rPr>
                <w:lang w:val="en-US"/>
              </w:rPr>
              <w:t>Hệ thống ghi nhận thay đổi và hiển thị cập nhật.</w:t>
            </w:r>
          </w:p>
        </w:tc>
      </w:tr>
      <w:tr w:rsidR="00BB371F" w14:paraId="242AC28B" w14:textId="77777777" w:rsidTr="00BA6745">
        <w:tc>
          <w:tcPr>
            <w:tcW w:w="1289" w:type="pct"/>
            <w:vAlign w:val="center"/>
          </w:tcPr>
          <w:p w14:paraId="0417687A" w14:textId="77777777" w:rsidR="00BB371F" w:rsidRDefault="00BB371F" w:rsidP="0014793F">
            <w:pPr>
              <w:spacing w:line="360" w:lineRule="auto"/>
              <w:jc w:val="center"/>
            </w:pPr>
            <w:r>
              <w:t>Dòng sự kiện phụ</w:t>
            </w:r>
          </w:p>
        </w:tc>
        <w:tc>
          <w:tcPr>
            <w:tcW w:w="3711" w:type="pct"/>
            <w:vAlign w:val="center"/>
          </w:tcPr>
          <w:p w14:paraId="110FBF4E" w14:textId="77777777" w:rsidR="00BB371F" w:rsidRDefault="00BB371F" w:rsidP="0014793F">
            <w:pPr>
              <w:spacing w:line="360" w:lineRule="auto"/>
            </w:pPr>
            <w:r>
              <w:t>Không có.</w:t>
            </w:r>
          </w:p>
        </w:tc>
      </w:tr>
      <w:tr w:rsidR="00BB371F" w14:paraId="256E5A7B" w14:textId="77777777" w:rsidTr="009C0AD5">
        <w:trPr>
          <w:trHeight w:val="58"/>
        </w:trPr>
        <w:tc>
          <w:tcPr>
            <w:tcW w:w="1289" w:type="pct"/>
            <w:vAlign w:val="center"/>
          </w:tcPr>
          <w:p w14:paraId="1776129C" w14:textId="77777777" w:rsidR="00BB371F" w:rsidRDefault="00BB371F" w:rsidP="0014793F">
            <w:pPr>
              <w:spacing w:line="360" w:lineRule="auto"/>
              <w:jc w:val="center"/>
            </w:pPr>
            <w:r>
              <w:lastRenderedPageBreak/>
              <w:t>Dòng sự kiện lỗi</w:t>
            </w:r>
          </w:p>
        </w:tc>
        <w:tc>
          <w:tcPr>
            <w:tcW w:w="3711" w:type="pct"/>
            <w:vAlign w:val="center"/>
          </w:tcPr>
          <w:p w14:paraId="27B4A26C" w14:textId="77777777" w:rsidR="00BB371F" w:rsidRPr="00EB1F85" w:rsidRDefault="00BB371F" w:rsidP="0014793F">
            <w:pPr>
              <w:keepNext/>
              <w:spacing w:line="360" w:lineRule="auto"/>
              <w:rPr>
                <w:lang w:val="en-US"/>
              </w:rPr>
            </w:pPr>
            <w:r w:rsidRPr="00EB1F85">
              <w:rPr>
                <w:lang w:val="en-US"/>
              </w:rPr>
              <w:t>3a. Thông tin nhập không hợp lệ (ví dụ: email không đúng định dạng):</w:t>
            </w:r>
          </w:p>
          <w:p w14:paraId="57C7C21B" w14:textId="77777777" w:rsidR="00BB371F" w:rsidRPr="00EB1F85" w:rsidRDefault="00BB371F" w:rsidP="007F63CC">
            <w:pPr>
              <w:keepNext/>
              <w:numPr>
                <w:ilvl w:val="0"/>
                <w:numId w:val="8"/>
              </w:numPr>
              <w:spacing w:line="360" w:lineRule="auto"/>
              <w:rPr>
                <w:lang w:val="en-US"/>
              </w:rPr>
            </w:pPr>
            <w:r w:rsidRPr="00EB1F85">
              <w:rPr>
                <w:lang w:val="en-US"/>
              </w:rPr>
              <w:t>Hệ thống hiển thị thông báo lỗi "Thông tin không hợp lệ".</w:t>
            </w:r>
          </w:p>
        </w:tc>
      </w:tr>
    </w:tbl>
    <w:p w14:paraId="2601145E" w14:textId="6B5F58B5" w:rsidR="007F63CC" w:rsidRDefault="007F63CC">
      <w:pPr>
        <w:pStyle w:val="Caption"/>
      </w:pPr>
      <w:bookmarkStart w:id="56" w:name="_Toc186641522"/>
      <w:r>
        <w:t xml:space="preserve">Bảng </w:t>
      </w:r>
      <w:fldSimple w:instr=" STYLEREF 1 \s ">
        <w:r>
          <w:rPr>
            <w:noProof/>
          </w:rPr>
          <w:t>3</w:t>
        </w:r>
      </w:fldSimple>
      <w:r>
        <w:t>.</w:t>
      </w:r>
      <w:fldSimple w:instr=" SEQ Bảng \* ARABIC \s 1 ">
        <w:r>
          <w:rPr>
            <w:noProof/>
          </w:rPr>
          <w:t>10</w:t>
        </w:r>
      </w:fldSimple>
      <w:r>
        <w:t xml:space="preserve"> Usecase </w:t>
      </w:r>
      <w:r w:rsidRPr="003B21B9">
        <w:t>Manage Profile</w:t>
      </w:r>
      <w:bookmarkEnd w:id="56"/>
    </w:p>
    <w:p w14:paraId="17FAA9C2" w14:textId="77777777" w:rsidR="00BB371F" w:rsidRDefault="00BB371F" w:rsidP="00BB371F">
      <w:pPr>
        <w:pStyle w:val="Heading5"/>
        <w:rPr>
          <w:lang w:val="en-US"/>
        </w:rPr>
      </w:pPr>
      <w:r>
        <w:rPr>
          <w:lang w:val="en-US"/>
        </w:rPr>
        <w:t xml:space="preserve">Usecase </w:t>
      </w:r>
      <w:r w:rsidRPr="00D9351D">
        <w:t>Manage Products</w:t>
      </w:r>
    </w:p>
    <w:tbl>
      <w:tblPr>
        <w:tblStyle w:val="TableGrid"/>
        <w:tblW w:w="5000" w:type="pct"/>
        <w:tblLook w:val="04A0" w:firstRow="1" w:lastRow="0" w:firstColumn="1" w:lastColumn="0" w:noHBand="0" w:noVBand="1"/>
      </w:tblPr>
      <w:tblGrid>
        <w:gridCol w:w="2324"/>
        <w:gridCol w:w="6692"/>
      </w:tblGrid>
      <w:tr w:rsidR="00BB371F" w14:paraId="380C6124" w14:textId="77777777" w:rsidTr="00BA6745">
        <w:tc>
          <w:tcPr>
            <w:tcW w:w="1289" w:type="pct"/>
            <w:vAlign w:val="center"/>
          </w:tcPr>
          <w:p w14:paraId="064F2BDB" w14:textId="77777777" w:rsidR="00BB371F" w:rsidRDefault="00BB371F" w:rsidP="0014793F">
            <w:pPr>
              <w:spacing w:line="360" w:lineRule="auto"/>
              <w:jc w:val="center"/>
            </w:pPr>
            <w:r>
              <w:t>Mã Usecase</w:t>
            </w:r>
          </w:p>
        </w:tc>
        <w:tc>
          <w:tcPr>
            <w:tcW w:w="3711" w:type="pct"/>
            <w:vAlign w:val="center"/>
          </w:tcPr>
          <w:p w14:paraId="265222C3" w14:textId="77777777" w:rsidR="00BB371F" w:rsidRDefault="00BB371F" w:rsidP="0014793F">
            <w:pPr>
              <w:spacing w:line="360" w:lineRule="auto"/>
            </w:pPr>
            <w:r>
              <w:t>UC009</w:t>
            </w:r>
          </w:p>
        </w:tc>
      </w:tr>
      <w:tr w:rsidR="00BB371F" w14:paraId="62D50BC5" w14:textId="77777777" w:rsidTr="00BA6745">
        <w:tc>
          <w:tcPr>
            <w:tcW w:w="1289" w:type="pct"/>
            <w:vAlign w:val="center"/>
          </w:tcPr>
          <w:p w14:paraId="4DF774CC" w14:textId="77777777" w:rsidR="00BB371F" w:rsidRDefault="00BB371F" w:rsidP="0014793F">
            <w:pPr>
              <w:spacing w:line="360" w:lineRule="auto"/>
              <w:jc w:val="center"/>
            </w:pPr>
            <w:r>
              <w:t>Tên Usecase</w:t>
            </w:r>
          </w:p>
        </w:tc>
        <w:tc>
          <w:tcPr>
            <w:tcW w:w="3711" w:type="pct"/>
            <w:vAlign w:val="center"/>
          </w:tcPr>
          <w:p w14:paraId="2948A455" w14:textId="77777777" w:rsidR="00BB371F" w:rsidRDefault="00BB371F" w:rsidP="0014793F">
            <w:pPr>
              <w:spacing w:line="360" w:lineRule="auto"/>
            </w:pPr>
            <w:r w:rsidRPr="00D9351D">
              <w:t>Manage Products</w:t>
            </w:r>
          </w:p>
        </w:tc>
      </w:tr>
      <w:tr w:rsidR="00BB371F" w14:paraId="51416D73" w14:textId="77777777" w:rsidTr="00BA6745">
        <w:tc>
          <w:tcPr>
            <w:tcW w:w="1289" w:type="pct"/>
            <w:vAlign w:val="center"/>
          </w:tcPr>
          <w:p w14:paraId="22317BEE" w14:textId="77777777" w:rsidR="00BB371F" w:rsidRDefault="00BB371F" w:rsidP="0014793F">
            <w:pPr>
              <w:spacing w:line="360" w:lineRule="auto"/>
              <w:jc w:val="center"/>
            </w:pPr>
            <w:r>
              <w:t>Mô tả</w:t>
            </w:r>
          </w:p>
        </w:tc>
        <w:tc>
          <w:tcPr>
            <w:tcW w:w="3711" w:type="pct"/>
            <w:vAlign w:val="center"/>
          </w:tcPr>
          <w:p w14:paraId="5F6C1A7F" w14:textId="77777777" w:rsidR="00BB371F" w:rsidRDefault="00BB371F" w:rsidP="0014793F">
            <w:pPr>
              <w:spacing w:line="360" w:lineRule="auto"/>
            </w:pPr>
            <w:r w:rsidRPr="00D9351D">
              <w:t>Cho phép quản trị viên quản lý danh sách sản phẩm (thêm, sửa, xóa sản phẩm).</w:t>
            </w:r>
          </w:p>
        </w:tc>
      </w:tr>
      <w:tr w:rsidR="00BB371F" w14:paraId="4677B46C" w14:textId="77777777" w:rsidTr="00BA6745">
        <w:tc>
          <w:tcPr>
            <w:tcW w:w="1289" w:type="pct"/>
            <w:vAlign w:val="center"/>
          </w:tcPr>
          <w:p w14:paraId="5610C385" w14:textId="77777777" w:rsidR="00BB371F" w:rsidRDefault="00BB371F" w:rsidP="0014793F">
            <w:pPr>
              <w:spacing w:line="360" w:lineRule="auto"/>
              <w:jc w:val="center"/>
            </w:pPr>
            <w:r>
              <w:t>Actor</w:t>
            </w:r>
          </w:p>
        </w:tc>
        <w:tc>
          <w:tcPr>
            <w:tcW w:w="3711" w:type="pct"/>
            <w:vAlign w:val="center"/>
          </w:tcPr>
          <w:p w14:paraId="5C29B0FD" w14:textId="77777777" w:rsidR="00BB371F" w:rsidRDefault="00BB371F" w:rsidP="0014793F">
            <w:pPr>
              <w:spacing w:line="360" w:lineRule="auto"/>
            </w:pPr>
            <w:r w:rsidRPr="00D9351D">
              <w:t>Quản trị viên.</w:t>
            </w:r>
          </w:p>
        </w:tc>
      </w:tr>
      <w:tr w:rsidR="00BB371F" w14:paraId="7FE09052" w14:textId="77777777" w:rsidTr="00BA6745">
        <w:tc>
          <w:tcPr>
            <w:tcW w:w="1289" w:type="pct"/>
            <w:vAlign w:val="center"/>
          </w:tcPr>
          <w:p w14:paraId="79517D41" w14:textId="77777777" w:rsidR="00BB371F" w:rsidRDefault="00BB371F" w:rsidP="0014793F">
            <w:pPr>
              <w:spacing w:line="360" w:lineRule="auto"/>
              <w:jc w:val="center"/>
            </w:pPr>
            <w:r>
              <w:t>Tiền điều kiện</w:t>
            </w:r>
          </w:p>
        </w:tc>
        <w:tc>
          <w:tcPr>
            <w:tcW w:w="3711" w:type="pct"/>
            <w:vAlign w:val="center"/>
          </w:tcPr>
          <w:p w14:paraId="463F27A4" w14:textId="77777777" w:rsidR="00BB371F" w:rsidRDefault="00BB371F" w:rsidP="0014793F">
            <w:pPr>
              <w:spacing w:line="360" w:lineRule="auto"/>
            </w:pPr>
            <w:r w:rsidRPr="000F281A">
              <w:t>Người dùng có quyền quản trị.</w:t>
            </w:r>
          </w:p>
        </w:tc>
      </w:tr>
      <w:tr w:rsidR="00BB371F" w14:paraId="0CA8B789" w14:textId="77777777" w:rsidTr="00BA6745">
        <w:tc>
          <w:tcPr>
            <w:tcW w:w="1289" w:type="pct"/>
            <w:vAlign w:val="center"/>
          </w:tcPr>
          <w:p w14:paraId="650DA082" w14:textId="77777777" w:rsidR="00BB371F" w:rsidRDefault="00BB371F" w:rsidP="0014793F">
            <w:pPr>
              <w:spacing w:line="360" w:lineRule="auto"/>
              <w:jc w:val="center"/>
            </w:pPr>
            <w:r>
              <w:t>Hậu điều kiện</w:t>
            </w:r>
          </w:p>
        </w:tc>
        <w:tc>
          <w:tcPr>
            <w:tcW w:w="3711" w:type="pct"/>
            <w:vAlign w:val="center"/>
          </w:tcPr>
          <w:p w14:paraId="56D38BD8" w14:textId="77777777" w:rsidR="00BB371F" w:rsidRDefault="00BB371F" w:rsidP="0014793F">
            <w:pPr>
              <w:spacing w:line="360" w:lineRule="auto"/>
            </w:pPr>
            <w:r w:rsidRPr="000F281A">
              <w:t>Danh sách sản phẩm được cập nhật theo yêu cầu.</w:t>
            </w:r>
          </w:p>
        </w:tc>
      </w:tr>
      <w:tr w:rsidR="00BB371F" w14:paraId="5A021DBD" w14:textId="77777777" w:rsidTr="00BA6745">
        <w:tc>
          <w:tcPr>
            <w:tcW w:w="1289" w:type="pct"/>
            <w:vAlign w:val="center"/>
          </w:tcPr>
          <w:p w14:paraId="3F95C2FC" w14:textId="77777777" w:rsidR="00BB371F" w:rsidRDefault="00BB371F" w:rsidP="0014793F">
            <w:pPr>
              <w:spacing w:line="360" w:lineRule="auto"/>
              <w:jc w:val="center"/>
            </w:pPr>
            <w:r>
              <w:t>Dòng sự kiện chính</w:t>
            </w:r>
          </w:p>
        </w:tc>
        <w:tc>
          <w:tcPr>
            <w:tcW w:w="3711" w:type="pct"/>
            <w:vAlign w:val="center"/>
          </w:tcPr>
          <w:p w14:paraId="6F660A92" w14:textId="77777777" w:rsidR="00BB371F" w:rsidRDefault="00BB371F" w:rsidP="0014793F">
            <w:pPr>
              <w:spacing w:line="360" w:lineRule="auto"/>
            </w:pPr>
            <w:r>
              <w:t xml:space="preserve">1. </w:t>
            </w:r>
            <w:r w:rsidRPr="000F281A">
              <w:t xml:space="preserve">Quản trị viên truy cập </w:t>
            </w:r>
            <w:r w:rsidRPr="000F281A">
              <w:rPr>
                <w:b/>
                <w:bCs/>
              </w:rPr>
              <w:t>Quản lý sản phẩm</w:t>
            </w:r>
            <w:r w:rsidRPr="000F281A">
              <w:t>.</w:t>
            </w:r>
          </w:p>
          <w:p w14:paraId="38B078C1" w14:textId="77777777" w:rsidR="00BB371F" w:rsidRPr="000F281A" w:rsidRDefault="00BB371F" w:rsidP="0014793F">
            <w:pPr>
              <w:rPr>
                <w:lang w:val="en-US"/>
              </w:rPr>
            </w:pPr>
            <w:r>
              <w:t xml:space="preserve">2. </w:t>
            </w:r>
            <w:r w:rsidRPr="000F281A">
              <w:rPr>
                <w:lang w:val="en-US"/>
              </w:rPr>
              <w:t>Chọn chức năng:</w:t>
            </w:r>
          </w:p>
          <w:p w14:paraId="65154560" w14:textId="77777777" w:rsidR="00BB371F" w:rsidRPr="000F281A" w:rsidRDefault="00BB371F" w:rsidP="00435946">
            <w:pPr>
              <w:numPr>
                <w:ilvl w:val="0"/>
                <w:numId w:val="9"/>
              </w:numPr>
              <w:spacing w:line="360" w:lineRule="auto"/>
              <w:rPr>
                <w:lang w:val="en-US"/>
              </w:rPr>
            </w:pPr>
            <w:r w:rsidRPr="000F281A">
              <w:rPr>
                <w:lang w:val="en-US"/>
              </w:rPr>
              <w:t>Thêm sản phẩm mới.</w:t>
            </w:r>
          </w:p>
          <w:p w14:paraId="7C1355BA" w14:textId="77777777" w:rsidR="00BB371F" w:rsidRPr="000F281A" w:rsidRDefault="00BB371F" w:rsidP="00435946">
            <w:pPr>
              <w:numPr>
                <w:ilvl w:val="0"/>
                <w:numId w:val="9"/>
              </w:numPr>
              <w:spacing w:line="360" w:lineRule="auto"/>
              <w:rPr>
                <w:lang w:val="en-US"/>
              </w:rPr>
            </w:pPr>
            <w:r w:rsidRPr="000F281A">
              <w:rPr>
                <w:lang w:val="en-US"/>
              </w:rPr>
              <w:t>Chỉnh sửa thông tin sản phẩm.</w:t>
            </w:r>
          </w:p>
          <w:p w14:paraId="0CCCC951" w14:textId="77777777" w:rsidR="00BB371F" w:rsidRPr="000F281A" w:rsidRDefault="00BB371F" w:rsidP="00435946">
            <w:pPr>
              <w:numPr>
                <w:ilvl w:val="0"/>
                <w:numId w:val="9"/>
              </w:numPr>
              <w:spacing w:line="360" w:lineRule="auto"/>
              <w:rPr>
                <w:lang w:val="en-US"/>
              </w:rPr>
            </w:pPr>
            <w:r w:rsidRPr="000F281A">
              <w:rPr>
                <w:lang w:val="en-US"/>
              </w:rPr>
              <w:t>Xóa sản phẩm.</w:t>
            </w:r>
          </w:p>
          <w:p w14:paraId="2753EEEF" w14:textId="77777777" w:rsidR="00BB371F" w:rsidRPr="000F281A" w:rsidRDefault="00BB371F" w:rsidP="0014793F">
            <w:pPr>
              <w:spacing w:line="360" w:lineRule="auto"/>
              <w:rPr>
                <w:lang w:val="en-US"/>
              </w:rPr>
            </w:pPr>
            <w:r>
              <w:t xml:space="preserve">3. </w:t>
            </w:r>
            <w:r w:rsidRPr="005073F2">
              <w:t>Hệ thống xử lý và lưu thay đổi.</w:t>
            </w:r>
          </w:p>
        </w:tc>
      </w:tr>
      <w:tr w:rsidR="00BB371F" w14:paraId="253A7704" w14:textId="77777777" w:rsidTr="00BA6745">
        <w:tc>
          <w:tcPr>
            <w:tcW w:w="1289" w:type="pct"/>
            <w:vAlign w:val="center"/>
          </w:tcPr>
          <w:p w14:paraId="1E3BD07A" w14:textId="77777777" w:rsidR="00BB371F" w:rsidRDefault="00BB371F" w:rsidP="0014793F">
            <w:pPr>
              <w:spacing w:line="360" w:lineRule="auto"/>
              <w:jc w:val="center"/>
            </w:pPr>
            <w:r>
              <w:t>Dòng sự kiện phụ</w:t>
            </w:r>
          </w:p>
        </w:tc>
        <w:tc>
          <w:tcPr>
            <w:tcW w:w="3711" w:type="pct"/>
            <w:vAlign w:val="center"/>
          </w:tcPr>
          <w:p w14:paraId="77B9929D" w14:textId="77777777" w:rsidR="00BB371F" w:rsidRPr="005073F2" w:rsidRDefault="00BB371F" w:rsidP="0014793F">
            <w:pPr>
              <w:spacing w:line="360" w:lineRule="auto"/>
              <w:rPr>
                <w:lang w:val="en-US"/>
              </w:rPr>
            </w:pPr>
            <w:r>
              <w:rPr>
                <w:lang w:val="en-US"/>
              </w:rPr>
              <w:t>Không có.</w:t>
            </w:r>
          </w:p>
        </w:tc>
      </w:tr>
      <w:tr w:rsidR="00BB371F" w14:paraId="071A498F" w14:textId="77777777" w:rsidTr="00BA6745">
        <w:tc>
          <w:tcPr>
            <w:tcW w:w="1289" w:type="pct"/>
            <w:vAlign w:val="center"/>
          </w:tcPr>
          <w:p w14:paraId="4EF4902C" w14:textId="77777777" w:rsidR="00BB371F" w:rsidRDefault="00BB371F" w:rsidP="0014793F">
            <w:pPr>
              <w:spacing w:line="360" w:lineRule="auto"/>
              <w:jc w:val="center"/>
            </w:pPr>
            <w:r>
              <w:t>Dòng sự kiện lỗi</w:t>
            </w:r>
          </w:p>
        </w:tc>
        <w:tc>
          <w:tcPr>
            <w:tcW w:w="3711" w:type="pct"/>
            <w:vAlign w:val="center"/>
          </w:tcPr>
          <w:p w14:paraId="174BB8E9" w14:textId="77777777" w:rsidR="00BB371F" w:rsidRPr="005073F2" w:rsidRDefault="00BB371F" w:rsidP="0014793F">
            <w:pPr>
              <w:keepNext/>
              <w:spacing w:line="360" w:lineRule="auto"/>
              <w:rPr>
                <w:lang w:val="en-US"/>
              </w:rPr>
            </w:pPr>
            <w:r w:rsidRPr="005073F2">
              <w:rPr>
                <w:lang w:val="en-US"/>
              </w:rPr>
              <w:t>3a. Sản phẩm không hợp lệ (ví dụ: giá sản phẩm âm):</w:t>
            </w:r>
          </w:p>
          <w:p w14:paraId="4F017CB7" w14:textId="77777777" w:rsidR="00BB371F" w:rsidRPr="005073F2" w:rsidRDefault="00BB371F" w:rsidP="007F63CC">
            <w:pPr>
              <w:keepNext/>
              <w:numPr>
                <w:ilvl w:val="0"/>
                <w:numId w:val="10"/>
              </w:numPr>
              <w:spacing w:line="360" w:lineRule="auto"/>
              <w:rPr>
                <w:lang w:val="en-US"/>
              </w:rPr>
            </w:pPr>
            <w:r w:rsidRPr="005073F2">
              <w:rPr>
                <w:lang w:val="en-US"/>
              </w:rPr>
              <w:t>Hệ thống hiển thị thông báo lỗi "Thông tin sản phẩm không hợp lệ".</w:t>
            </w:r>
          </w:p>
        </w:tc>
      </w:tr>
    </w:tbl>
    <w:p w14:paraId="50A882F7" w14:textId="434F0F92" w:rsidR="007F63CC" w:rsidRDefault="007F63CC">
      <w:pPr>
        <w:pStyle w:val="Caption"/>
      </w:pPr>
      <w:bookmarkStart w:id="57" w:name="_Toc186641523"/>
      <w:r>
        <w:t xml:space="preserve">Bảng </w:t>
      </w:r>
      <w:fldSimple w:instr=" STYLEREF 1 \s ">
        <w:r>
          <w:rPr>
            <w:noProof/>
          </w:rPr>
          <w:t>3</w:t>
        </w:r>
      </w:fldSimple>
      <w:r>
        <w:t>.</w:t>
      </w:r>
      <w:fldSimple w:instr=" SEQ Bảng \* ARABIC \s 1 ">
        <w:r>
          <w:rPr>
            <w:noProof/>
          </w:rPr>
          <w:t>11</w:t>
        </w:r>
      </w:fldSimple>
      <w:r>
        <w:t xml:space="preserve"> Usecase </w:t>
      </w:r>
      <w:r w:rsidRPr="001472E4">
        <w:t>Manage Products</w:t>
      </w:r>
      <w:bookmarkEnd w:id="57"/>
    </w:p>
    <w:p w14:paraId="7745540C" w14:textId="77777777" w:rsidR="00BB371F" w:rsidRDefault="00BB371F" w:rsidP="00BB371F">
      <w:pPr>
        <w:pStyle w:val="Heading5"/>
        <w:rPr>
          <w:lang w:val="en-US"/>
        </w:rPr>
      </w:pPr>
      <w:r>
        <w:rPr>
          <w:lang w:val="en-US"/>
        </w:rPr>
        <w:t xml:space="preserve">Usecase </w:t>
      </w:r>
      <w:r w:rsidRPr="00C32E38">
        <w:t>Manage Orders</w:t>
      </w:r>
    </w:p>
    <w:tbl>
      <w:tblPr>
        <w:tblStyle w:val="TableGrid"/>
        <w:tblW w:w="5000" w:type="pct"/>
        <w:tblLook w:val="04A0" w:firstRow="1" w:lastRow="0" w:firstColumn="1" w:lastColumn="0" w:noHBand="0" w:noVBand="1"/>
      </w:tblPr>
      <w:tblGrid>
        <w:gridCol w:w="2324"/>
        <w:gridCol w:w="6692"/>
      </w:tblGrid>
      <w:tr w:rsidR="00BB371F" w14:paraId="7430AEBC" w14:textId="77777777" w:rsidTr="00BA6745">
        <w:tc>
          <w:tcPr>
            <w:tcW w:w="1289" w:type="pct"/>
            <w:vAlign w:val="center"/>
          </w:tcPr>
          <w:p w14:paraId="39B63F7B" w14:textId="77777777" w:rsidR="00BB371F" w:rsidRDefault="00BB371F" w:rsidP="0014793F">
            <w:pPr>
              <w:spacing w:line="360" w:lineRule="auto"/>
              <w:jc w:val="center"/>
            </w:pPr>
            <w:r>
              <w:t>Mã Usecase</w:t>
            </w:r>
          </w:p>
        </w:tc>
        <w:tc>
          <w:tcPr>
            <w:tcW w:w="3711" w:type="pct"/>
            <w:vAlign w:val="center"/>
          </w:tcPr>
          <w:p w14:paraId="1FAE138C" w14:textId="77777777" w:rsidR="00BB371F" w:rsidRDefault="00BB371F" w:rsidP="0014793F">
            <w:pPr>
              <w:spacing w:line="360" w:lineRule="auto"/>
            </w:pPr>
            <w:r>
              <w:t>UC0010</w:t>
            </w:r>
          </w:p>
        </w:tc>
      </w:tr>
      <w:tr w:rsidR="00BB371F" w14:paraId="0BBE6AE4" w14:textId="77777777" w:rsidTr="00BA6745">
        <w:tc>
          <w:tcPr>
            <w:tcW w:w="1289" w:type="pct"/>
            <w:vAlign w:val="center"/>
          </w:tcPr>
          <w:p w14:paraId="0AAC4A13" w14:textId="77777777" w:rsidR="00BB371F" w:rsidRDefault="00BB371F" w:rsidP="0014793F">
            <w:pPr>
              <w:spacing w:line="360" w:lineRule="auto"/>
              <w:jc w:val="center"/>
            </w:pPr>
            <w:r>
              <w:t>Tên Usecase</w:t>
            </w:r>
          </w:p>
        </w:tc>
        <w:tc>
          <w:tcPr>
            <w:tcW w:w="3711" w:type="pct"/>
            <w:vAlign w:val="center"/>
          </w:tcPr>
          <w:p w14:paraId="0EA28469" w14:textId="77777777" w:rsidR="00BB371F" w:rsidRDefault="00BB371F" w:rsidP="0014793F">
            <w:pPr>
              <w:spacing w:line="360" w:lineRule="auto"/>
            </w:pPr>
            <w:r w:rsidRPr="00C32E38">
              <w:t>Manage Orders</w:t>
            </w:r>
          </w:p>
        </w:tc>
      </w:tr>
      <w:tr w:rsidR="00BB371F" w14:paraId="1EB0C960" w14:textId="77777777" w:rsidTr="00BA6745">
        <w:tc>
          <w:tcPr>
            <w:tcW w:w="1289" w:type="pct"/>
            <w:vAlign w:val="center"/>
          </w:tcPr>
          <w:p w14:paraId="23176FE4" w14:textId="77777777" w:rsidR="00BB371F" w:rsidRDefault="00BB371F" w:rsidP="0014793F">
            <w:pPr>
              <w:spacing w:line="360" w:lineRule="auto"/>
              <w:jc w:val="center"/>
            </w:pPr>
            <w:r>
              <w:t>Mô tả</w:t>
            </w:r>
          </w:p>
        </w:tc>
        <w:tc>
          <w:tcPr>
            <w:tcW w:w="3711" w:type="pct"/>
            <w:vAlign w:val="center"/>
          </w:tcPr>
          <w:p w14:paraId="552C471B" w14:textId="77777777" w:rsidR="00BB371F" w:rsidRDefault="00BB371F" w:rsidP="0014793F">
            <w:pPr>
              <w:spacing w:line="360" w:lineRule="auto"/>
            </w:pPr>
            <w:r w:rsidRPr="00C32E38">
              <w:t>Quản trị viên xem và xử lý các đơn hàng.</w:t>
            </w:r>
          </w:p>
        </w:tc>
      </w:tr>
      <w:tr w:rsidR="00BB371F" w14:paraId="1AD3C1D5" w14:textId="77777777" w:rsidTr="00BA6745">
        <w:tc>
          <w:tcPr>
            <w:tcW w:w="1289" w:type="pct"/>
            <w:vAlign w:val="center"/>
          </w:tcPr>
          <w:p w14:paraId="7F2A374C" w14:textId="77777777" w:rsidR="00BB371F" w:rsidRDefault="00BB371F" w:rsidP="0014793F">
            <w:pPr>
              <w:spacing w:line="360" w:lineRule="auto"/>
              <w:jc w:val="center"/>
            </w:pPr>
            <w:r>
              <w:t>Actor</w:t>
            </w:r>
          </w:p>
        </w:tc>
        <w:tc>
          <w:tcPr>
            <w:tcW w:w="3711" w:type="pct"/>
            <w:vAlign w:val="center"/>
          </w:tcPr>
          <w:p w14:paraId="11984D22" w14:textId="77777777" w:rsidR="00BB371F" w:rsidRDefault="00BB371F" w:rsidP="0014793F">
            <w:pPr>
              <w:spacing w:line="360" w:lineRule="auto"/>
            </w:pPr>
            <w:r>
              <w:t>Quản trị viên.</w:t>
            </w:r>
          </w:p>
        </w:tc>
      </w:tr>
      <w:tr w:rsidR="00BB371F" w14:paraId="74E52BA1" w14:textId="77777777" w:rsidTr="00BA6745">
        <w:tc>
          <w:tcPr>
            <w:tcW w:w="1289" w:type="pct"/>
            <w:vAlign w:val="center"/>
          </w:tcPr>
          <w:p w14:paraId="48BFCFDC" w14:textId="77777777" w:rsidR="00BB371F" w:rsidRDefault="00BB371F" w:rsidP="0014793F">
            <w:pPr>
              <w:spacing w:line="360" w:lineRule="auto"/>
              <w:jc w:val="center"/>
            </w:pPr>
            <w:r>
              <w:t>Tiền điều kiện</w:t>
            </w:r>
          </w:p>
        </w:tc>
        <w:tc>
          <w:tcPr>
            <w:tcW w:w="3711" w:type="pct"/>
            <w:vAlign w:val="center"/>
          </w:tcPr>
          <w:p w14:paraId="01960FB4" w14:textId="77777777" w:rsidR="00BB371F" w:rsidRDefault="00BB371F" w:rsidP="0014793F">
            <w:pPr>
              <w:spacing w:line="360" w:lineRule="auto"/>
            </w:pPr>
            <w:r>
              <w:t>Đăng nhập với tài khoản Quản trị viên.</w:t>
            </w:r>
          </w:p>
        </w:tc>
      </w:tr>
      <w:tr w:rsidR="00BB371F" w14:paraId="531106B9" w14:textId="77777777" w:rsidTr="00BA6745">
        <w:tc>
          <w:tcPr>
            <w:tcW w:w="1289" w:type="pct"/>
            <w:vAlign w:val="center"/>
          </w:tcPr>
          <w:p w14:paraId="16C7A505" w14:textId="77777777" w:rsidR="00BB371F" w:rsidRDefault="00BB371F" w:rsidP="0014793F">
            <w:pPr>
              <w:spacing w:line="360" w:lineRule="auto"/>
              <w:jc w:val="center"/>
            </w:pPr>
            <w:r>
              <w:lastRenderedPageBreak/>
              <w:t>Hậu điều kiện</w:t>
            </w:r>
          </w:p>
        </w:tc>
        <w:tc>
          <w:tcPr>
            <w:tcW w:w="3711" w:type="pct"/>
            <w:vAlign w:val="center"/>
          </w:tcPr>
          <w:p w14:paraId="041274A1" w14:textId="77777777" w:rsidR="00BB371F" w:rsidRDefault="00BB371F" w:rsidP="0014793F">
            <w:pPr>
              <w:spacing w:line="360" w:lineRule="auto"/>
            </w:pPr>
            <w:r>
              <w:t>Không có</w:t>
            </w:r>
          </w:p>
        </w:tc>
      </w:tr>
      <w:tr w:rsidR="00BB371F" w:rsidRPr="00D67B1D" w14:paraId="703ECDCB" w14:textId="77777777" w:rsidTr="00BA6745">
        <w:tc>
          <w:tcPr>
            <w:tcW w:w="1289" w:type="pct"/>
            <w:vAlign w:val="center"/>
          </w:tcPr>
          <w:p w14:paraId="4F3BD6ED" w14:textId="77777777" w:rsidR="00BB371F" w:rsidRDefault="00BB371F" w:rsidP="0014793F">
            <w:pPr>
              <w:spacing w:line="360" w:lineRule="auto"/>
              <w:jc w:val="center"/>
            </w:pPr>
            <w:r>
              <w:t>Dòng sự kiện chính</w:t>
            </w:r>
          </w:p>
        </w:tc>
        <w:tc>
          <w:tcPr>
            <w:tcW w:w="3711" w:type="pct"/>
            <w:vAlign w:val="center"/>
          </w:tcPr>
          <w:p w14:paraId="45B11545" w14:textId="77777777" w:rsidR="00BB371F" w:rsidRDefault="00BB371F" w:rsidP="0014793F">
            <w:pPr>
              <w:spacing w:line="360" w:lineRule="auto"/>
            </w:pPr>
            <w:r>
              <w:t>1. Chọn tab Orders</w:t>
            </w:r>
          </w:p>
          <w:p w14:paraId="3589C35F" w14:textId="77777777" w:rsidR="00BB371F" w:rsidRDefault="00BB371F" w:rsidP="0014793F">
            <w:pPr>
              <w:spacing w:line="360" w:lineRule="auto"/>
              <w:rPr>
                <w:lang w:val="en-US"/>
              </w:rPr>
            </w:pPr>
            <w:r>
              <w:t xml:space="preserve">2. </w:t>
            </w:r>
            <w:r w:rsidRPr="00682FEA">
              <w:t>Chọn một đơn hàng cụ thể để xem chi tiết.</w:t>
            </w:r>
          </w:p>
          <w:p w14:paraId="0118DC0C" w14:textId="77777777" w:rsidR="00BB371F" w:rsidRPr="00682FEA" w:rsidRDefault="00BB371F" w:rsidP="0014793F">
            <w:pPr>
              <w:rPr>
                <w:lang w:val="en-US"/>
              </w:rPr>
            </w:pPr>
            <w:r>
              <w:rPr>
                <w:lang w:val="en-US"/>
              </w:rPr>
              <w:t xml:space="preserve">3. </w:t>
            </w:r>
            <w:r w:rsidRPr="00682FEA">
              <w:rPr>
                <w:lang w:val="en-US"/>
              </w:rPr>
              <w:t>Thực hiện cập nhật trạng thái đơn hàng (ví dụ: Đã giao hàng).</w:t>
            </w:r>
          </w:p>
          <w:p w14:paraId="31BE653E" w14:textId="77777777" w:rsidR="00BB371F" w:rsidRPr="00682FEA" w:rsidRDefault="00BB371F" w:rsidP="0014793F">
            <w:pPr>
              <w:spacing w:line="360" w:lineRule="auto"/>
              <w:rPr>
                <w:lang w:val="en-US"/>
              </w:rPr>
            </w:pPr>
            <w:r>
              <w:rPr>
                <w:lang w:val="en-US"/>
              </w:rPr>
              <w:t xml:space="preserve">4. </w:t>
            </w:r>
            <w:r w:rsidRPr="00682FEA">
              <w:rPr>
                <w:lang w:val="en-US"/>
              </w:rPr>
              <w:t>Hệ thống lưu thay đổi.</w:t>
            </w:r>
          </w:p>
        </w:tc>
      </w:tr>
      <w:tr w:rsidR="00BB371F" w:rsidRPr="00A6300E" w14:paraId="27E037F6" w14:textId="77777777" w:rsidTr="00BA6745">
        <w:tc>
          <w:tcPr>
            <w:tcW w:w="1289" w:type="pct"/>
            <w:vAlign w:val="center"/>
          </w:tcPr>
          <w:p w14:paraId="3469DB05" w14:textId="77777777" w:rsidR="00BB371F" w:rsidRDefault="00BB371F" w:rsidP="0014793F">
            <w:pPr>
              <w:spacing w:line="360" w:lineRule="auto"/>
              <w:jc w:val="center"/>
            </w:pPr>
            <w:r>
              <w:t>Dòng sự kiện phụ</w:t>
            </w:r>
          </w:p>
        </w:tc>
        <w:tc>
          <w:tcPr>
            <w:tcW w:w="3711" w:type="pct"/>
            <w:vAlign w:val="center"/>
          </w:tcPr>
          <w:p w14:paraId="5C043132" w14:textId="77777777" w:rsidR="00BB371F" w:rsidRPr="00A6300E" w:rsidRDefault="00BB371F" w:rsidP="0014793F">
            <w:pPr>
              <w:spacing w:line="360" w:lineRule="auto"/>
            </w:pPr>
            <w:r>
              <w:t>Không có</w:t>
            </w:r>
          </w:p>
        </w:tc>
      </w:tr>
      <w:tr w:rsidR="00BB371F" w:rsidRPr="00A6300E" w14:paraId="08B4FFEC" w14:textId="77777777" w:rsidTr="00BA6745">
        <w:tc>
          <w:tcPr>
            <w:tcW w:w="1289" w:type="pct"/>
            <w:vAlign w:val="center"/>
          </w:tcPr>
          <w:p w14:paraId="5FCFA850" w14:textId="77777777" w:rsidR="00BB371F" w:rsidRDefault="00BB371F" w:rsidP="0014793F">
            <w:pPr>
              <w:spacing w:line="360" w:lineRule="auto"/>
              <w:jc w:val="center"/>
            </w:pPr>
            <w:r>
              <w:t>Dòng sự kiện lỗi</w:t>
            </w:r>
          </w:p>
        </w:tc>
        <w:tc>
          <w:tcPr>
            <w:tcW w:w="3711" w:type="pct"/>
            <w:vAlign w:val="center"/>
          </w:tcPr>
          <w:p w14:paraId="3C78FDFF" w14:textId="77777777" w:rsidR="00BB371F" w:rsidRPr="00A6300E" w:rsidRDefault="00BB371F" w:rsidP="007F63CC">
            <w:pPr>
              <w:keepNext/>
              <w:spacing w:line="360" w:lineRule="auto"/>
            </w:pPr>
            <w:r>
              <w:t>Không có</w:t>
            </w:r>
          </w:p>
        </w:tc>
      </w:tr>
    </w:tbl>
    <w:p w14:paraId="66BDA2A2" w14:textId="1B4542CE" w:rsidR="007F63CC" w:rsidRDefault="007F63CC">
      <w:pPr>
        <w:pStyle w:val="Caption"/>
      </w:pPr>
      <w:bookmarkStart w:id="58" w:name="_Toc186641524"/>
      <w:r>
        <w:t xml:space="preserve">Bảng </w:t>
      </w:r>
      <w:fldSimple w:instr=" STYLEREF 1 \s ">
        <w:r>
          <w:rPr>
            <w:noProof/>
          </w:rPr>
          <w:t>3</w:t>
        </w:r>
      </w:fldSimple>
      <w:r>
        <w:t>.</w:t>
      </w:r>
      <w:fldSimple w:instr=" SEQ Bảng \* ARABIC \s 1 ">
        <w:r>
          <w:rPr>
            <w:noProof/>
          </w:rPr>
          <w:t>12</w:t>
        </w:r>
      </w:fldSimple>
      <w:r>
        <w:t xml:space="preserve"> Usecase </w:t>
      </w:r>
      <w:r w:rsidRPr="000A2B22">
        <w:t>Manage Orders</w:t>
      </w:r>
      <w:bookmarkEnd w:id="58"/>
    </w:p>
    <w:p w14:paraId="57C91242" w14:textId="77777777" w:rsidR="00BB371F" w:rsidRDefault="00BB371F" w:rsidP="00BB371F">
      <w:pPr>
        <w:pStyle w:val="Heading5"/>
        <w:rPr>
          <w:lang w:val="en-US"/>
        </w:rPr>
      </w:pPr>
      <w:r>
        <w:rPr>
          <w:lang w:val="en-US"/>
        </w:rPr>
        <w:t xml:space="preserve">Usecase </w:t>
      </w:r>
      <w:r w:rsidRPr="00BD0AD2">
        <w:t>Manage Customers</w:t>
      </w:r>
    </w:p>
    <w:tbl>
      <w:tblPr>
        <w:tblStyle w:val="TableGrid"/>
        <w:tblW w:w="5000" w:type="pct"/>
        <w:tblLook w:val="04A0" w:firstRow="1" w:lastRow="0" w:firstColumn="1" w:lastColumn="0" w:noHBand="0" w:noVBand="1"/>
      </w:tblPr>
      <w:tblGrid>
        <w:gridCol w:w="2324"/>
        <w:gridCol w:w="6692"/>
      </w:tblGrid>
      <w:tr w:rsidR="00BB371F" w14:paraId="3162FCE8" w14:textId="77777777" w:rsidTr="00BA6745">
        <w:tc>
          <w:tcPr>
            <w:tcW w:w="1289" w:type="pct"/>
            <w:vAlign w:val="center"/>
          </w:tcPr>
          <w:p w14:paraId="57CE5C6B" w14:textId="77777777" w:rsidR="00BB371F" w:rsidRDefault="00BB371F" w:rsidP="0014793F">
            <w:pPr>
              <w:spacing w:line="360" w:lineRule="auto"/>
              <w:jc w:val="center"/>
            </w:pPr>
            <w:r>
              <w:t>Mã Usecase</w:t>
            </w:r>
          </w:p>
        </w:tc>
        <w:tc>
          <w:tcPr>
            <w:tcW w:w="3711" w:type="pct"/>
            <w:vAlign w:val="center"/>
          </w:tcPr>
          <w:p w14:paraId="22BC6B09" w14:textId="77777777" w:rsidR="00BB371F" w:rsidRDefault="00BB371F" w:rsidP="0014793F">
            <w:pPr>
              <w:spacing w:line="360" w:lineRule="auto"/>
            </w:pPr>
            <w:r>
              <w:t>UC0011</w:t>
            </w:r>
          </w:p>
        </w:tc>
      </w:tr>
      <w:tr w:rsidR="00BB371F" w14:paraId="4AF9CCC4" w14:textId="77777777" w:rsidTr="00BA6745">
        <w:tc>
          <w:tcPr>
            <w:tcW w:w="1289" w:type="pct"/>
            <w:vAlign w:val="center"/>
          </w:tcPr>
          <w:p w14:paraId="3D8D1272" w14:textId="77777777" w:rsidR="00BB371F" w:rsidRDefault="00BB371F" w:rsidP="0014793F">
            <w:pPr>
              <w:spacing w:line="360" w:lineRule="auto"/>
              <w:jc w:val="center"/>
            </w:pPr>
            <w:r>
              <w:t>Tên Usecase</w:t>
            </w:r>
          </w:p>
        </w:tc>
        <w:tc>
          <w:tcPr>
            <w:tcW w:w="3711" w:type="pct"/>
            <w:vAlign w:val="center"/>
          </w:tcPr>
          <w:p w14:paraId="680961CC" w14:textId="5E50A97A" w:rsidR="00BB371F" w:rsidRPr="005D0EE7" w:rsidRDefault="00BB371F" w:rsidP="0014793F">
            <w:pPr>
              <w:spacing w:line="360" w:lineRule="auto"/>
            </w:pPr>
            <w:r w:rsidRPr="00BD0AD2">
              <w:t>Manage Customers</w:t>
            </w:r>
          </w:p>
        </w:tc>
      </w:tr>
      <w:tr w:rsidR="00BB371F" w14:paraId="25D22158" w14:textId="77777777" w:rsidTr="00BA6745">
        <w:tc>
          <w:tcPr>
            <w:tcW w:w="1289" w:type="pct"/>
            <w:vAlign w:val="center"/>
          </w:tcPr>
          <w:p w14:paraId="6C314621" w14:textId="77777777" w:rsidR="00BB371F" w:rsidRDefault="00BB371F" w:rsidP="0014793F">
            <w:pPr>
              <w:spacing w:line="360" w:lineRule="auto"/>
              <w:jc w:val="center"/>
            </w:pPr>
            <w:r>
              <w:t>Mô tả</w:t>
            </w:r>
          </w:p>
        </w:tc>
        <w:tc>
          <w:tcPr>
            <w:tcW w:w="3711" w:type="pct"/>
            <w:vAlign w:val="center"/>
          </w:tcPr>
          <w:p w14:paraId="395C5268" w14:textId="77777777" w:rsidR="00BB371F" w:rsidRDefault="00BB371F" w:rsidP="0014793F">
            <w:pPr>
              <w:spacing w:line="360" w:lineRule="auto"/>
            </w:pPr>
            <w:r w:rsidRPr="00BD0AD2">
              <w:t>Quản trị viên quản lý danh sách khách hàng (xem, chỉnh sửa, hoặc vô hiệu hóa tài khoản).</w:t>
            </w:r>
          </w:p>
        </w:tc>
      </w:tr>
      <w:tr w:rsidR="00BB371F" w14:paraId="15C41203" w14:textId="77777777" w:rsidTr="00BA6745">
        <w:tc>
          <w:tcPr>
            <w:tcW w:w="1289" w:type="pct"/>
            <w:vAlign w:val="center"/>
          </w:tcPr>
          <w:p w14:paraId="09560457" w14:textId="77777777" w:rsidR="00BB371F" w:rsidRDefault="00BB371F" w:rsidP="0014793F">
            <w:pPr>
              <w:spacing w:line="360" w:lineRule="auto"/>
              <w:jc w:val="center"/>
            </w:pPr>
            <w:r>
              <w:t>Actor</w:t>
            </w:r>
          </w:p>
        </w:tc>
        <w:tc>
          <w:tcPr>
            <w:tcW w:w="3711" w:type="pct"/>
            <w:vAlign w:val="center"/>
          </w:tcPr>
          <w:p w14:paraId="43F12924" w14:textId="77777777" w:rsidR="00BB371F" w:rsidRDefault="00BB371F" w:rsidP="0014793F">
            <w:pPr>
              <w:spacing w:line="360" w:lineRule="auto"/>
            </w:pPr>
            <w:r>
              <w:t>Quản trị viên.</w:t>
            </w:r>
          </w:p>
        </w:tc>
      </w:tr>
      <w:tr w:rsidR="00BB371F" w14:paraId="0983A6BC" w14:textId="77777777" w:rsidTr="00BA6745">
        <w:tc>
          <w:tcPr>
            <w:tcW w:w="1289" w:type="pct"/>
            <w:vAlign w:val="center"/>
          </w:tcPr>
          <w:p w14:paraId="1DF3BEF4" w14:textId="77777777" w:rsidR="00BB371F" w:rsidRDefault="00BB371F" w:rsidP="0014793F">
            <w:pPr>
              <w:spacing w:line="360" w:lineRule="auto"/>
              <w:jc w:val="center"/>
            </w:pPr>
            <w:r>
              <w:t>Tiền điều kiện</w:t>
            </w:r>
          </w:p>
        </w:tc>
        <w:tc>
          <w:tcPr>
            <w:tcW w:w="3711" w:type="pct"/>
            <w:vAlign w:val="center"/>
          </w:tcPr>
          <w:p w14:paraId="2AF16385" w14:textId="77777777" w:rsidR="00BB371F" w:rsidRDefault="00BB371F" w:rsidP="0014793F">
            <w:pPr>
              <w:spacing w:line="360" w:lineRule="auto"/>
            </w:pPr>
            <w:r>
              <w:t>Đăng nhập với tài khoản Quản trị viên.</w:t>
            </w:r>
          </w:p>
        </w:tc>
      </w:tr>
      <w:tr w:rsidR="00BB371F" w14:paraId="2DE11548" w14:textId="77777777" w:rsidTr="00BA6745">
        <w:tc>
          <w:tcPr>
            <w:tcW w:w="1289" w:type="pct"/>
            <w:vAlign w:val="center"/>
          </w:tcPr>
          <w:p w14:paraId="1AA01D5E" w14:textId="77777777" w:rsidR="00BB371F" w:rsidRDefault="00BB371F" w:rsidP="0014793F">
            <w:pPr>
              <w:spacing w:line="360" w:lineRule="auto"/>
              <w:jc w:val="center"/>
            </w:pPr>
            <w:r>
              <w:t>Hậu điều kiện</w:t>
            </w:r>
          </w:p>
        </w:tc>
        <w:tc>
          <w:tcPr>
            <w:tcW w:w="3711" w:type="pct"/>
            <w:vAlign w:val="center"/>
          </w:tcPr>
          <w:p w14:paraId="0B9352ED" w14:textId="77777777" w:rsidR="00BB371F" w:rsidRDefault="00BB371F" w:rsidP="0014793F">
            <w:pPr>
              <w:spacing w:line="360" w:lineRule="auto"/>
            </w:pPr>
            <w:r w:rsidRPr="00BD0AD2">
              <w:t>Danh sách khách hàng được cập nhật thành công.</w:t>
            </w:r>
          </w:p>
        </w:tc>
      </w:tr>
      <w:tr w:rsidR="00BB371F" w:rsidRPr="002264B7" w14:paraId="5FC40839" w14:textId="77777777" w:rsidTr="00BA6745">
        <w:tc>
          <w:tcPr>
            <w:tcW w:w="1289" w:type="pct"/>
            <w:vAlign w:val="center"/>
          </w:tcPr>
          <w:p w14:paraId="2EFA3410" w14:textId="77777777" w:rsidR="00BB371F" w:rsidRDefault="00BB371F" w:rsidP="0014793F">
            <w:pPr>
              <w:spacing w:line="360" w:lineRule="auto"/>
              <w:jc w:val="center"/>
            </w:pPr>
            <w:r>
              <w:t>Dòng sự kiện chính</w:t>
            </w:r>
          </w:p>
        </w:tc>
        <w:tc>
          <w:tcPr>
            <w:tcW w:w="3711" w:type="pct"/>
            <w:vAlign w:val="center"/>
          </w:tcPr>
          <w:p w14:paraId="4FAC1989" w14:textId="77777777" w:rsidR="00BB371F" w:rsidRPr="00F73C75" w:rsidRDefault="00BB371F" w:rsidP="0014793F">
            <w:pPr>
              <w:spacing w:line="360" w:lineRule="auto"/>
              <w:rPr>
                <w:lang w:val="en-US"/>
              </w:rPr>
            </w:pPr>
            <w:r>
              <w:t xml:space="preserve">1. Chọn tab </w:t>
            </w:r>
            <w:r>
              <w:rPr>
                <w:b/>
                <w:bCs/>
                <w:lang w:val="en-US"/>
              </w:rPr>
              <w:t>Customers.</w:t>
            </w:r>
          </w:p>
          <w:p w14:paraId="185C80CD" w14:textId="77777777" w:rsidR="00BB371F" w:rsidRDefault="00BB371F" w:rsidP="0014793F">
            <w:pPr>
              <w:spacing w:line="360" w:lineRule="auto"/>
            </w:pPr>
            <w:r>
              <w:t xml:space="preserve">2. </w:t>
            </w:r>
            <w:r>
              <w:rPr>
                <w:lang w:val="en-US"/>
              </w:rPr>
              <w:t>C</w:t>
            </w:r>
            <w:r w:rsidRPr="006158CB">
              <w:t>họn khách hàng để xem thông tin hoặc chỉnh sửa.</w:t>
            </w:r>
          </w:p>
          <w:p w14:paraId="2FC5FEC2" w14:textId="77777777" w:rsidR="00BB371F" w:rsidRDefault="00BB371F" w:rsidP="0014793F">
            <w:pPr>
              <w:spacing w:line="360" w:lineRule="auto"/>
            </w:pPr>
            <w:r>
              <w:t xml:space="preserve">3. </w:t>
            </w:r>
            <w:r w:rsidRPr="006158CB">
              <w:t>Thực hiện chỉnh sửa hoặc vô hiệu hóa tài khoản khách hàng.</w:t>
            </w:r>
          </w:p>
          <w:p w14:paraId="59CB1A7D" w14:textId="77777777" w:rsidR="00BB371F" w:rsidRPr="006158CB" w:rsidRDefault="00BB371F" w:rsidP="0014793F">
            <w:pPr>
              <w:spacing w:line="360" w:lineRule="auto"/>
              <w:rPr>
                <w:lang w:val="en-US"/>
              </w:rPr>
            </w:pPr>
            <w:r>
              <w:t xml:space="preserve">4. </w:t>
            </w:r>
            <w:r w:rsidRPr="006158CB">
              <w:t>Hệ thống lưu thay đổi.</w:t>
            </w:r>
          </w:p>
        </w:tc>
      </w:tr>
      <w:tr w:rsidR="00BB371F" w14:paraId="7F4B72A2" w14:textId="77777777" w:rsidTr="00BA6745">
        <w:tc>
          <w:tcPr>
            <w:tcW w:w="1289" w:type="pct"/>
            <w:vAlign w:val="center"/>
          </w:tcPr>
          <w:p w14:paraId="7E7C523D" w14:textId="77777777" w:rsidR="00BB371F" w:rsidRDefault="00BB371F" w:rsidP="0014793F">
            <w:pPr>
              <w:spacing w:line="360" w:lineRule="auto"/>
              <w:jc w:val="center"/>
            </w:pPr>
            <w:r>
              <w:t>Dòng sự kiện phụ</w:t>
            </w:r>
          </w:p>
        </w:tc>
        <w:tc>
          <w:tcPr>
            <w:tcW w:w="3711" w:type="pct"/>
            <w:vAlign w:val="center"/>
          </w:tcPr>
          <w:p w14:paraId="026BDEB5" w14:textId="77777777" w:rsidR="00BB371F" w:rsidRPr="006761FE" w:rsidRDefault="00BB371F" w:rsidP="0014793F">
            <w:pPr>
              <w:spacing w:line="360" w:lineRule="auto"/>
              <w:rPr>
                <w:lang w:val="en-US"/>
              </w:rPr>
            </w:pPr>
            <w:r>
              <w:rPr>
                <w:lang w:val="en-US"/>
              </w:rPr>
              <w:t>Không có.</w:t>
            </w:r>
          </w:p>
        </w:tc>
      </w:tr>
      <w:tr w:rsidR="00BB371F" w14:paraId="5A377813" w14:textId="77777777" w:rsidTr="00BA6745">
        <w:tc>
          <w:tcPr>
            <w:tcW w:w="1289" w:type="pct"/>
            <w:vAlign w:val="center"/>
          </w:tcPr>
          <w:p w14:paraId="0C79A97E" w14:textId="77777777" w:rsidR="00BB371F" w:rsidRDefault="00BB371F" w:rsidP="0014793F">
            <w:pPr>
              <w:spacing w:line="360" w:lineRule="auto"/>
              <w:jc w:val="center"/>
            </w:pPr>
            <w:r>
              <w:t>Dòng sự kiện lỗi</w:t>
            </w:r>
          </w:p>
        </w:tc>
        <w:tc>
          <w:tcPr>
            <w:tcW w:w="3711" w:type="pct"/>
            <w:vAlign w:val="center"/>
          </w:tcPr>
          <w:p w14:paraId="3267FBE6" w14:textId="77777777" w:rsidR="00BB371F" w:rsidRDefault="00BB371F" w:rsidP="007F63CC">
            <w:pPr>
              <w:keepNext/>
              <w:spacing w:line="360" w:lineRule="auto"/>
            </w:pPr>
            <w:r>
              <w:rPr>
                <w:lang w:val="en-US"/>
              </w:rPr>
              <w:t>4</w:t>
            </w:r>
            <w:r>
              <w:t>a. Thông báo thất bại.</w:t>
            </w:r>
          </w:p>
        </w:tc>
      </w:tr>
    </w:tbl>
    <w:p w14:paraId="5143F891" w14:textId="73141DA1" w:rsidR="007F63CC" w:rsidRDefault="007F63CC">
      <w:pPr>
        <w:pStyle w:val="Caption"/>
      </w:pPr>
      <w:bookmarkStart w:id="59" w:name="_Toc186641525"/>
      <w:r>
        <w:t xml:space="preserve">Bảng </w:t>
      </w:r>
      <w:fldSimple w:instr=" STYLEREF 1 \s ">
        <w:r>
          <w:rPr>
            <w:noProof/>
          </w:rPr>
          <w:t>3</w:t>
        </w:r>
      </w:fldSimple>
      <w:r>
        <w:t>.</w:t>
      </w:r>
      <w:fldSimple w:instr=" SEQ Bảng \* ARABIC \s 1 ">
        <w:r>
          <w:rPr>
            <w:noProof/>
          </w:rPr>
          <w:t>13</w:t>
        </w:r>
      </w:fldSimple>
      <w:r>
        <w:t xml:space="preserve"> Usecase </w:t>
      </w:r>
      <w:r w:rsidRPr="00302D7E">
        <w:t>Manage Customers</w:t>
      </w:r>
      <w:bookmarkEnd w:id="59"/>
    </w:p>
    <w:p w14:paraId="19060350" w14:textId="77777777" w:rsidR="00BB371F" w:rsidRDefault="00BB371F" w:rsidP="00BB371F">
      <w:pPr>
        <w:pStyle w:val="Heading5"/>
        <w:rPr>
          <w:lang w:val="en-US"/>
        </w:rPr>
      </w:pPr>
      <w:r>
        <w:rPr>
          <w:lang w:val="en-US"/>
        </w:rPr>
        <w:t>Usecase Promotions Management</w:t>
      </w:r>
    </w:p>
    <w:tbl>
      <w:tblPr>
        <w:tblStyle w:val="TableGrid"/>
        <w:tblW w:w="5000" w:type="pct"/>
        <w:tblLook w:val="04A0" w:firstRow="1" w:lastRow="0" w:firstColumn="1" w:lastColumn="0" w:noHBand="0" w:noVBand="1"/>
      </w:tblPr>
      <w:tblGrid>
        <w:gridCol w:w="2324"/>
        <w:gridCol w:w="6692"/>
      </w:tblGrid>
      <w:tr w:rsidR="00BB371F" w14:paraId="2A56FBE5" w14:textId="77777777" w:rsidTr="00BA6745">
        <w:tc>
          <w:tcPr>
            <w:tcW w:w="1289" w:type="pct"/>
            <w:vAlign w:val="center"/>
          </w:tcPr>
          <w:p w14:paraId="16B9DF12" w14:textId="77777777" w:rsidR="00BB371F" w:rsidRDefault="00BB371F" w:rsidP="0014793F">
            <w:pPr>
              <w:spacing w:line="360" w:lineRule="auto"/>
              <w:jc w:val="center"/>
            </w:pPr>
            <w:r>
              <w:t>Mã Usecase</w:t>
            </w:r>
          </w:p>
        </w:tc>
        <w:tc>
          <w:tcPr>
            <w:tcW w:w="3711" w:type="pct"/>
            <w:vAlign w:val="center"/>
          </w:tcPr>
          <w:p w14:paraId="73AF6232" w14:textId="77777777" w:rsidR="00BB371F" w:rsidRPr="007E2948" w:rsidRDefault="00BB371F" w:rsidP="0014793F">
            <w:pPr>
              <w:spacing w:line="360" w:lineRule="auto"/>
              <w:rPr>
                <w:lang w:val="en-US"/>
              </w:rPr>
            </w:pPr>
            <w:r>
              <w:t>UC001</w:t>
            </w:r>
            <w:r>
              <w:rPr>
                <w:lang w:val="en-US"/>
              </w:rPr>
              <w:t>2</w:t>
            </w:r>
          </w:p>
        </w:tc>
      </w:tr>
      <w:tr w:rsidR="00BB371F" w:rsidRPr="00BD0AD2" w14:paraId="3B638247" w14:textId="77777777" w:rsidTr="00BA6745">
        <w:tc>
          <w:tcPr>
            <w:tcW w:w="1289" w:type="pct"/>
            <w:vAlign w:val="center"/>
          </w:tcPr>
          <w:p w14:paraId="660A5109" w14:textId="77777777" w:rsidR="00BB371F" w:rsidRDefault="00BB371F" w:rsidP="0014793F">
            <w:pPr>
              <w:spacing w:line="360" w:lineRule="auto"/>
              <w:jc w:val="center"/>
            </w:pPr>
            <w:r>
              <w:t>Tên Usecase</w:t>
            </w:r>
          </w:p>
        </w:tc>
        <w:tc>
          <w:tcPr>
            <w:tcW w:w="3711" w:type="pct"/>
            <w:vAlign w:val="center"/>
          </w:tcPr>
          <w:p w14:paraId="34D3C619" w14:textId="77777777" w:rsidR="00BB371F" w:rsidRPr="00BD0AD2" w:rsidRDefault="00BB371F" w:rsidP="0014793F">
            <w:pPr>
              <w:spacing w:line="360" w:lineRule="auto"/>
              <w:rPr>
                <w:lang w:val="en-US"/>
              </w:rPr>
            </w:pPr>
            <w:r w:rsidRPr="00245310">
              <w:t>Promotions Management</w:t>
            </w:r>
          </w:p>
        </w:tc>
      </w:tr>
      <w:tr w:rsidR="00BB371F" w14:paraId="388FD1B7" w14:textId="77777777" w:rsidTr="00BA6745">
        <w:tc>
          <w:tcPr>
            <w:tcW w:w="1289" w:type="pct"/>
            <w:vAlign w:val="center"/>
          </w:tcPr>
          <w:p w14:paraId="7389A56C" w14:textId="77777777" w:rsidR="00BB371F" w:rsidRDefault="00BB371F" w:rsidP="0014793F">
            <w:pPr>
              <w:spacing w:line="360" w:lineRule="auto"/>
              <w:jc w:val="center"/>
            </w:pPr>
            <w:r>
              <w:t>Mô tả</w:t>
            </w:r>
          </w:p>
        </w:tc>
        <w:tc>
          <w:tcPr>
            <w:tcW w:w="3711" w:type="pct"/>
            <w:vAlign w:val="center"/>
          </w:tcPr>
          <w:p w14:paraId="029C12F4" w14:textId="77777777" w:rsidR="00BB371F" w:rsidRDefault="00BB371F" w:rsidP="0014793F">
            <w:pPr>
              <w:spacing w:line="360" w:lineRule="auto"/>
            </w:pPr>
            <w:r w:rsidRPr="00245310">
              <w:t>Quản trị viên quản lý các chương trình khuyến mãi.</w:t>
            </w:r>
          </w:p>
        </w:tc>
      </w:tr>
      <w:tr w:rsidR="00BB371F" w14:paraId="367F3438" w14:textId="77777777" w:rsidTr="00BA6745">
        <w:tc>
          <w:tcPr>
            <w:tcW w:w="1289" w:type="pct"/>
            <w:vAlign w:val="center"/>
          </w:tcPr>
          <w:p w14:paraId="006D205F" w14:textId="77777777" w:rsidR="00BB371F" w:rsidRDefault="00BB371F" w:rsidP="0014793F">
            <w:pPr>
              <w:spacing w:line="360" w:lineRule="auto"/>
              <w:jc w:val="center"/>
            </w:pPr>
            <w:r>
              <w:t>Actor</w:t>
            </w:r>
          </w:p>
        </w:tc>
        <w:tc>
          <w:tcPr>
            <w:tcW w:w="3711" w:type="pct"/>
            <w:vAlign w:val="center"/>
          </w:tcPr>
          <w:p w14:paraId="757F7A2E" w14:textId="77777777" w:rsidR="00BB371F" w:rsidRDefault="00BB371F" w:rsidP="0014793F">
            <w:pPr>
              <w:spacing w:line="360" w:lineRule="auto"/>
            </w:pPr>
            <w:r>
              <w:t>Quản trị viên.</w:t>
            </w:r>
          </w:p>
        </w:tc>
      </w:tr>
      <w:tr w:rsidR="00BB371F" w14:paraId="5254F3EC" w14:textId="77777777" w:rsidTr="00BA6745">
        <w:tc>
          <w:tcPr>
            <w:tcW w:w="1289" w:type="pct"/>
            <w:vAlign w:val="center"/>
          </w:tcPr>
          <w:p w14:paraId="490310F3" w14:textId="77777777" w:rsidR="00BB371F" w:rsidRDefault="00BB371F" w:rsidP="0014793F">
            <w:pPr>
              <w:spacing w:line="360" w:lineRule="auto"/>
              <w:jc w:val="center"/>
            </w:pPr>
            <w:r>
              <w:t>Tiền điều kiện</w:t>
            </w:r>
          </w:p>
        </w:tc>
        <w:tc>
          <w:tcPr>
            <w:tcW w:w="3711" w:type="pct"/>
            <w:vAlign w:val="center"/>
          </w:tcPr>
          <w:p w14:paraId="15AE147E" w14:textId="77777777" w:rsidR="00BB371F" w:rsidRDefault="00BB371F" w:rsidP="0014793F">
            <w:pPr>
              <w:spacing w:line="360" w:lineRule="auto"/>
            </w:pPr>
            <w:r>
              <w:t>Đăng nhập với tài khoản Quản trị viên.</w:t>
            </w:r>
          </w:p>
        </w:tc>
      </w:tr>
      <w:tr w:rsidR="00BB371F" w14:paraId="616F0209" w14:textId="77777777" w:rsidTr="00BA6745">
        <w:tc>
          <w:tcPr>
            <w:tcW w:w="1289" w:type="pct"/>
            <w:vAlign w:val="center"/>
          </w:tcPr>
          <w:p w14:paraId="201E8FE2" w14:textId="77777777" w:rsidR="00BB371F" w:rsidRDefault="00BB371F" w:rsidP="0014793F">
            <w:pPr>
              <w:spacing w:line="360" w:lineRule="auto"/>
              <w:jc w:val="center"/>
            </w:pPr>
            <w:r>
              <w:lastRenderedPageBreak/>
              <w:t>Hậu điều kiện</w:t>
            </w:r>
          </w:p>
        </w:tc>
        <w:tc>
          <w:tcPr>
            <w:tcW w:w="3711" w:type="pct"/>
            <w:vAlign w:val="center"/>
          </w:tcPr>
          <w:p w14:paraId="4F82A133" w14:textId="77777777" w:rsidR="00BB371F" w:rsidRDefault="00BB371F" w:rsidP="0014793F">
            <w:pPr>
              <w:spacing w:line="360" w:lineRule="auto"/>
            </w:pPr>
            <w:r w:rsidRPr="00245310">
              <w:t>Các chương trình khuyến mãi được cập nhật thành công.</w:t>
            </w:r>
          </w:p>
        </w:tc>
      </w:tr>
      <w:tr w:rsidR="00BB371F" w:rsidRPr="006158CB" w14:paraId="2E556BBB" w14:textId="77777777" w:rsidTr="00BA6745">
        <w:tc>
          <w:tcPr>
            <w:tcW w:w="1289" w:type="pct"/>
            <w:vAlign w:val="center"/>
          </w:tcPr>
          <w:p w14:paraId="7AADEB4F" w14:textId="77777777" w:rsidR="00BB371F" w:rsidRDefault="00BB371F" w:rsidP="0014793F">
            <w:pPr>
              <w:spacing w:line="360" w:lineRule="auto"/>
              <w:jc w:val="center"/>
            </w:pPr>
            <w:r>
              <w:t>Dòng sự kiện chính</w:t>
            </w:r>
          </w:p>
        </w:tc>
        <w:tc>
          <w:tcPr>
            <w:tcW w:w="3711" w:type="pct"/>
            <w:vAlign w:val="center"/>
          </w:tcPr>
          <w:p w14:paraId="7D291FF2" w14:textId="77777777" w:rsidR="00BB371F" w:rsidRPr="00C82700" w:rsidRDefault="00BB371F" w:rsidP="0014793F">
            <w:pPr>
              <w:spacing w:line="360" w:lineRule="auto"/>
              <w:rPr>
                <w:lang w:val="en-US"/>
              </w:rPr>
            </w:pPr>
            <w:r>
              <w:t xml:space="preserve">1. Chọn tab </w:t>
            </w:r>
            <w:r>
              <w:rPr>
                <w:b/>
                <w:bCs/>
                <w:lang w:val="en-US"/>
              </w:rPr>
              <w:t>Promotions.</w:t>
            </w:r>
          </w:p>
          <w:p w14:paraId="2DBB76A2" w14:textId="77777777" w:rsidR="00BB371F" w:rsidRPr="0082676B" w:rsidRDefault="00BB371F" w:rsidP="0014793F">
            <w:pPr>
              <w:rPr>
                <w:lang w:val="en-US"/>
              </w:rPr>
            </w:pPr>
            <w:r>
              <w:t xml:space="preserve">2. </w:t>
            </w:r>
            <w:r w:rsidRPr="0082676B">
              <w:rPr>
                <w:lang w:val="en-US"/>
              </w:rPr>
              <w:t>Chọn chức năng:</w:t>
            </w:r>
          </w:p>
          <w:p w14:paraId="0BC2F81A" w14:textId="77777777" w:rsidR="00BB371F" w:rsidRPr="0082676B" w:rsidRDefault="00BB371F" w:rsidP="00435946">
            <w:pPr>
              <w:numPr>
                <w:ilvl w:val="0"/>
                <w:numId w:val="11"/>
              </w:numPr>
              <w:spacing w:line="360" w:lineRule="auto"/>
              <w:rPr>
                <w:lang w:val="en-US"/>
              </w:rPr>
            </w:pPr>
            <w:r w:rsidRPr="0082676B">
              <w:rPr>
                <w:lang w:val="en-US"/>
              </w:rPr>
              <w:t>Thêm chương trình mới.</w:t>
            </w:r>
          </w:p>
          <w:p w14:paraId="51B4A95A" w14:textId="77777777" w:rsidR="00BB371F" w:rsidRPr="0082676B" w:rsidRDefault="00BB371F" w:rsidP="00435946">
            <w:pPr>
              <w:numPr>
                <w:ilvl w:val="0"/>
                <w:numId w:val="11"/>
              </w:numPr>
              <w:spacing w:line="360" w:lineRule="auto"/>
              <w:rPr>
                <w:lang w:val="en-US"/>
              </w:rPr>
            </w:pPr>
            <w:r w:rsidRPr="0082676B">
              <w:rPr>
                <w:lang w:val="en-US"/>
              </w:rPr>
              <w:t>Chỉnh sửa chương trình hiện tại.</w:t>
            </w:r>
          </w:p>
          <w:p w14:paraId="1AD1CC79" w14:textId="77777777" w:rsidR="00BB371F" w:rsidRPr="0082676B" w:rsidRDefault="00BB371F" w:rsidP="00435946">
            <w:pPr>
              <w:numPr>
                <w:ilvl w:val="0"/>
                <w:numId w:val="11"/>
              </w:numPr>
              <w:spacing w:line="360" w:lineRule="auto"/>
              <w:rPr>
                <w:lang w:val="en-US"/>
              </w:rPr>
            </w:pPr>
            <w:r w:rsidRPr="0082676B">
              <w:rPr>
                <w:lang w:val="en-US"/>
              </w:rPr>
              <w:t>Xóa chương trình.</w:t>
            </w:r>
          </w:p>
          <w:p w14:paraId="7D9DEB36" w14:textId="77777777" w:rsidR="00BB371F" w:rsidRPr="006158CB" w:rsidRDefault="00BB371F" w:rsidP="0014793F">
            <w:pPr>
              <w:rPr>
                <w:lang w:val="en-US"/>
              </w:rPr>
            </w:pPr>
            <w:r>
              <w:t xml:space="preserve">3. </w:t>
            </w:r>
            <w:r w:rsidRPr="0082676B">
              <w:t>Hệ thống xử lý và lưu thay đổi.</w:t>
            </w:r>
          </w:p>
        </w:tc>
      </w:tr>
      <w:tr w:rsidR="00BB371F" w:rsidRPr="006761FE" w14:paraId="4FEAA995" w14:textId="77777777" w:rsidTr="00BA6745">
        <w:tc>
          <w:tcPr>
            <w:tcW w:w="1289" w:type="pct"/>
            <w:vAlign w:val="center"/>
          </w:tcPr>
          <w:p w14:paraId="1E12BB2E" w14:textId="77777777" w:rsidR="00BB371F" w:rsidRDefault="00BB371F" w:rsidP="0014793F">
            <w:pPr>
              <w:spacing w:line="360" w:lineRule="auto"/>
              <w:jc w:val="center"/>
            </w:pPr>
            <w:r>
              <w:t>Dòng sự kiện phụ</w:t>
            </w:r>
          </w:p>
        </w:tc>
        <w:tc>
          <w:tcPr>
            <w:tcW w:w="3711" w:type="pct"/>
            <w:vAlign w:val="center"/>
          </w:tcPr>
          <w:p w14:paraId="4FA389CF" w14:textId="77777777" w:rsidR="00BB371F" w:rsidRPr="006761FE" w:rsidRDefault="00BB371F" w:rsidP="0014793F">
            <w:pPr>
              <w:spacing w:line="360" w:lineRule="auto"/>
              <w:rPr>
                <w:lang w:val="en-US"/>
              </w:rPr>
            </w:pPr>
            <w:r>
              <w:rPr>
                <w:lang w:val="en-US"/>
              </w:rPr>
              <w:t>Không có.</w:t>
            </w:r>
          </w:p>
        </w:tc>
      </w:tr>
      <w:tr w:rsidR="00BB371F" w14:paraId="56376EE0" w14:textId="77777777" w:rsidTr="00BA6745">
        <w:tc>
          <w:tcPr>
            <w:tcW w:w="1289" w:type="pct"/>
            <w:vAlign w:val="center"/>
          </w:tcPr>
          <w:p w14:paraId="78789BBB" w14:textId="77777777" w:rsidR="00BB371F" w:rsidRDefault="00BB371F" w:rsidP="0014793F">
            <w:pPr>
              <w:spacing w:line="360" w:lineRule="auto"/>
              <w:jc w:val="center"/>
            </w:pPr>
            <w:r>
              <w:t>Dòng sự kiện lỗi</w:t>
            </w:r>
          </w:p>
        </w:tc>
        <w:tc>
          <w:tcPr>
            <w:tcW w:w="3711" w:type="pct"/>
            <w:vAlign w:val="center"/>
          </w:tcPr>
          <w:p w14:paraId="45FB56A2" w14:textId="77777777" w:rsidR="00BB371F" w:rsidRPr="0082676B" w:rsidRDefault="00BB371F" w:rsidP="007F63CC">
            <w:pPr>
              <w:keepNext/>
              <w:spacing w:line="360" w:lineRule="auto"/>
              <w:rPr>
                <w:lang w:val="en-US"/>
              </w:rPr>
            </w:pPr>
            <w:r>
              <w:t>3a. Thông báo thất bại.</w:t>
            </w:r>
          </w:p>
        </w:tc>
      </w:tr>
    </w:tbl>
    <w:p w14:paraId="03651C21" w14:textId="09874ECA" w:rsidR="00907E1C" w:rsidRDefault="007F63CC" w:rsidP="007F63CC">
      <w:pPr>
        <w:pStyle w:val="Caption"/>
        <w:rPr>
          <w:lang w:val="en-US"/>
        </w:rPr>
      </w:pPr>
      <w:bookmarkStart w:id="60" w:name="_Toc186641526"/>
      <w:r>
        <w:t xml:space="preserve">Bảng </w:t>
      </w:r>
      <w:fldSimple w:instr=" STYLEREF 1 \s ">
        <w:r>
          <w:rPr>
            <w:noProof/>
          </w:rPr>
          <w:t>3</w:t>
        </w:r>
      </w:fldSimple>
      <w:r>
        <w:t>.</w:t>
      </w:r>
      <w:fldSimple w:instr=" SEQ Bảng \* ARABIC \s 1 ">
        <w:r>
          <w:rPr>
            <w:noProof/>
          </w:rPr>
          <w:t>14</w:t>
        </w:r>
      </w:fldSimple>
      <w:r>
        <w:rPr>
          <w:lang w:val="en-US"/>
        </w:rPr>
        <w:t xml:space="preserve"> </w:t>
      </w:r>
      <w:r w:rsidRPr="005A55DF">
        <w:rPr>
          <w:lang w:val="en-US"/>
        </w:rPr>
        <w:t xml:space="preserve">Usecase </w:t>
      </w:r>
      <w:r>
        <w:rPr>
          <w:lang w:val="en-US"/>
        </w:rPr>
        <w:t>Manage Promotions</w:t>
      </w:r>
      <w:bookmarkEnd w:id="60"/>
    </w:p>
    <w:p w14:paraId="7007DED4" w14:textId="78FC6705" w:rsidR="005B3466" w:rsidRDefault="005B3466" w:rsidP="005B3466">
      <w:pPr>
        <w:pStyle w:val="Heading5"/>
        <w:rPr>
          <w:lang w:val="en-US"/>
        </w:rPr>
      </w:pPr>
      <w:r>
        <w:rPr>
          <w:lang w:val="en-US"/>
        </w:rPr>
        <w:t>View Analytic</w:t>
      </w:r>
    </w:p>
    <w:tbl>
      <w:tblPr>
        <w:tblStyle w:val="TableGrid"/>
        <w:tblW w:w="5000" w:type="pct"/>
        <w:tblLook w:val="04A0" w:firstRow="1" w:lastRow="0" w:firstColumn="1" w:lastColumn="0" w:noHBand="0" w:noVBand="1"/>
      </w:tblPr>
      <w:tblGrid>
        <w:gridCol w:w="2324"/>
        <w:gridCol w:w="6692"/>
      </w:tblGrid>
      <w:tr w:rsidR="005B3466" w:rsidRPr="007E2948" w14:paraId="24D59AE5" w14:textId="77777777" w:rsidTr="0014793F">
        <w:tc>
          <w:tcPr>
            <w:tcW w:w="1289" w:type="pct"/>
            <w:vAlign w:val="center"/>
          </w:tcPr>
          <w:p w14:paraId="12FCBD7D" w14:textId="77777777" w:rsidR="005B3466" w:rsidRDefault="005B3466" w:rsidP="0014793F">
            <w:pPr>
              <w:spacing w:line="360" w:lineRule="auto"/>
              <w:jc w:val="center"/>
            </w:pPr>
            <w:r>
              <w:t>Mã Usecase</w:t>
            </w:r>
          </w:p>
        </w:tc>
        <w:tc>
          <w:tcPr>
            <w:tcW w:w="3711" w:type="pct"/>
            <w:vAlign w:val="center"/>
          </w:tcPr>
          <w:p w14:paraId="04FE24C7" w14:textId="4254DDA1" w:rsidR="005B3466" w:rsidRPr="007E2948" w:rsidRDefault="005B3466" w:rsidP="0014793F">
            <w:pPr>
              <w:spacing w:line="360" w:lineRule="auto"/>
              <w:rPr>
                <w:lang w:val="en-US"/>
              </w:rPr>
            </w:pPr>
            <w:r>
              <w:t>UC0013</w:t>
            </w:r>
          </w:p>
        </w:tc>
      </w:tr>
      <w:tr w:rsidR="005B3466" w:rsidRPr="00BD0AD2" w14:paraId="1952D77E" w14:textId="77777777" w:rsidTr="0014793F">
        <w:tc>
          <w:tcPr>
            <w:tcW w:w="1289" w:type="pct"/>
            <w:vAlign w:val="center"/>
          </w:tcPr>
          <w:p w14:paraId="31A40A4D" w14:textId="77777777" w:rsidR="005B3466" w:rsidRDefault="005B3466" w:rsidP="0014793F">
            <w:pPr>
              <w:spacing w:line="360" w:lineRule="auto"/>
              <w:jc w:val="center"/>
            </w:pPr>
            <w:r>
              <w:t>Tên Usecase</w:t>
            </w:r>
          </w:p>
        </w:tc>
        <w:tc>
          <w:tcPr>
            <w:tcW w:w="3711" w:type="pct"/>
            <w:vAlign w:val="center"/>
          </w:tcPr>
          <w:p w14:paraId="7D2BEDE8" w14:textId="745491D4" w:rsidR="005B3466" w:rsidRPr="005B3466" w:rsidRDefault="005B3466" w:rsidP="0014793F">
            <w:pPr>
              <w:spacing w:line="360" w:lineRule="auto"/>
              <w:rPr>
                <w:lang w:val="en-US"/>
              </w:rPr>
            </w:pPr>
            <w:r>
              <w:rPr>
                <w:lang w:val="en-US"/>
              </w:rPr>
              <w:t>View Analytic</w:t>
            </w:r>
          </w:p>
        </w:tc>
      </w:tr>
      <w:tr w:rsidR="005B3466" w14:paraId="5575C8B1" w14:textId="77777777" w:rsidTr="0014793F">
        <w:tc>
          <w:tcPr>
            <w:tcW w:w="1289" w:type="pct"/>
            <w:vAlign w:val="center"/>
          </w:tcPr>
          <w:p w14:paraId="1A21BA24" w14:textId="77777777" w:rsidR="005B3466" w:rsidRDefault="005B3466" w:rsidP="0014793F">
            <w:pPr>
              <w:spacing w:line="360" w:lineRule="auto"/>
              <w:jc w:val="center"/>
            </w:pPr>
            <w:r>
              <w:t>Mô tả</w:t>
            </w:r>
          </w:p>
        </w:tc>
        <w:tc>
          <w:tcPr>
            <w:tcW w:w="3711" w:type="pct"/>
            <w:vAlign w:val="center"/>
          </w:tcPr>
          <w:p w14:paraId="1AEEC7DA" w14:textId="6FD6C640" w:rsidR="005B3466" w:rsidRPr="005B3466" w:rsidRDefault="005B3466" w:rsidP="0014793F">
            <w:pPr>
              <w:spacing w:line="360" w:lineRule="auto"/>
              <w:rPr>
                <w:lang w:val="en-US"/>
              </w:rPr>
            </w:pPr>
            <w:r w:rsidRPr="00245310">
              <w:t xml:space="preserve">Quản trị viên quản lý </w:t>
            </w:r>
            <w:r>
              <w:rPr>
                <w:lang w:val="en-US"/>
              </w:rPr>
              <w:t>các thống kê</w:t>
            </w:r>
          </w:p>
        </w:tc>
      </w:tr>
      <w:tr w:rsidR="005B3466" w14:paraId="2C359FE8" w14:textId="77777777" w:rsidTr="0014793F">
        <w:tc>
          <w:tcPr>
            <w:tcW w:w="1289" w:type="pct"/>
            <w:vAlign w:val="center"/>
          </w:tcPr>
          <w:p w14:paraId="22A1079E" w14:textId="77777777" w:rsidR="005B3466" w:rsidRDefault="005B3466" w:rsidP="0014793F">
            <w:pPr>
              <w:spacing w:line="360" w:lineRule="auto"/>
              <w:jc w:val="center"/>
            </w:pPr>
            <w:r>
              <w:t>Actor</w:t>
            </w:r>
          </w:p>
        </w:tc>
        <w:tc>
          <w:tcPr>
            <w:tcW w:w="3711" w:type="pct"/>
            <w:vAlign w:val="center"/>
          </w:tcPr>
          <w:p w14:paraId="16ADFFA8" w14:textId="77777777" w:rsidR="005B3466" w:rsidRDefault="005B3466" w:rsidP="0014793F">
            <w:pPr>
              <w:spacing w:line="360" w:lineRule="auto"/>
            </w:pPr>
            <w:r>
              <w:t>Quản trị viên.</w:t>
            </w:r>
          </w:p>
        </w:tc>
      </w:tr>
      <w:tr w:rsidR="005B3466" w14:paraId="601719FC" w14:textId="77777777" w:rsidTr="0014793F">
        <w:tc>
          <w:tcPr>
            <w:tcW w:w="1289" w:type="pct"/>
            <w:vAlign w:val="center"/>
          </w:tcPr>
          <w:p w14:paraId="204452E3" w14:textId="77777777" w:rsidR="005B3466" w:rsidRDefault="005B3466" w:rsidP="0014793F">
            <w:pPr>
              <w:spacing w:line="360" w:lineRule="auto"/>
              <w:jc w:val="center"/>
            </w:pPr>
            <w:r>
              <w:t>Tiền điều kiện</w:t>
            </w:r>
          </w:p>
        </w:tc>
        <w:tc>
          <w:tcPr>
            <w:tcW w:w="3711" w:type="pct"/>
            <w:vAlign w:val="center"/>
          </w:tcPr>
          <w:p w14:paraId="782C8C81" w14:textId="77777777" w:rsidR="005B3466" w:rsidRDefault="005B3466" w:rsidP="0014793F">
            <w:pPr>
              <w:spacing w:line="360" w:lineRule="auto"/>
            </w:pPr>
            <w:r>
              <w:t>Đăng nhập với tài khoản Quản trị viên.</w:t>
            </w:r>
          </w:p>
        </w:tc>
      </w:tr>
      <w:tr w:rsidR="005B3466" w14:paraId="086F6486" w14:textId="77777777" w:rsidTr="0014793F">
        <w:tc>
          <w:tcPr>
            <w:tcW w:w="1289" w:type="pct"/>
            <w:vAlign w:val="center"/>
          </w:tcPr>
          <w:p w14:paraId="714CD2C1" w14:textId="77777777" w:rsidR="005B3466" w:rsidRDefault="005B3466" w:rsidP="0014793F">
            <w:pPr>
              <w:spacing w:line="360" w:lineRule="auto"/>
              <w:jc w:val="center"/>
            </w:pPr>
            <w:r>
              <w:t>Hậu điều kiện</w:t>
            </w:r>
          </w:p>
        </w:tc>
        <w:tc>
          <w:tcPr>
            <w:tcW w:w="3711" w:type="pct"/>
            <w:vAlign w:val="center"/>
          </w:tcPr>
          <w:p w14:paraId="2B3E19C5" w14:textId="0A432D8C" w:rsidR="005B3466" w:rsidRPr="005B3466" w:rsidRDefault="005B3466" w:rsidP="0014793F">
            <w:pPr>
              <w:spacing w:line="360" w:lineRule="auto"/>
              <w:rPr>
                <w:lang w:val="en-US"/>
              </w:rPr>
            </w:pPr>
            <w:r>
              <w:rPr>
                <w:lang w:val="en-US"/>
              </w:rPr>
              <w:t>Không có</w:t>
            </w:r>
          </w:p>
        </w:tc>
      </w:tr>
      <w:tr w:rsidR="005B3466" w:rsidRPr="006158CB" w14:paraId="29946CB1" w14:textId="77777777" w:rsidTr="0014793F">
        <w:tc>
          <w:tcPr>
            <w:tcW w:w="1289" w:type="pct"/>
            <w:vAlign w:val="center"/>
          </w:tcPr>
          <w:p w14:paraId="347026DF" w14:textId="77777777" w:rsidR="005B3466" w:rsidRDefault="005B3466" w:rsidP="0014793F">
            <w:pPr>
              <w:spacing w:line="360" w:lineRule="auto"/>
              <w:jc w:val="center"/>
            </w:pPr>
            <w:r>
              <w:t>Dòng sự kiện chính</w:t>
            </w:r>
          </w:p>
        </w:tc>
        <w:tc>
          <w:tcPr>
            <w:tcW w:w="3711" w:type="pct"/>
            <w:vAlign w:val="center"/>
          </w:tcPr>
          <w:p w14:paraId="4D9009B6" w14:textId="30ABC88C" w:rsidR="005B3466" w:rsidRPr="00C82700" w:rsidRDefault="005B3466" w:rsidP="00BC6A0F">
            <w:pPr>
              <w:spacing w:line="360" w:lineRule="auto"/>
              <w:rPr>
                <w:lang w:val="en-US"/>
              </w:rPr>
            </w:pPr>
            <w:r>
              <w:t xml:space="preserve">1. Chọn tab </w:t>
            </w:r>
            <w:r>
              <w:rPr>
                <w:b/>
                <w:bCs/>
                <w:lang w:val="en-US"/>
              </w:rPr>
              <w:t>Dashboard.</w:t>
            </w:r>
          </w:p>
          <w:p w14:paraId="4F4A29EF" w14:textId="5716C8EF" w:rsidR="005B3466" w:rsidRDefault="005B3466" w:rsidP="00BC6A0F">
            <w:pPr>
              <w:spacing w:line="360" w:lineRule="auto"/>
              <w:rPr>
                <w:lang w:val="en-US"/>
              </w:rPr>
            </w:pPr>
            <w:r>
              <w:t xml:space="preserve">2. </w:t>
            </w:r>
            <w:r w:rsidRPr="0082676B">
              <w:rPr>
                <w:lang w:val="en-US"/>
              </w:rPr>
              <w:t xml:space="preserve">Chọn </w:t>
            </w:r>
            <w:r w:rsidR="00BC6A0F">
              <w:rPr>
                <w:lang w:val="en-US"/>
              </w:rPr>
              <w:t>biểu đồ thống kê.</w:t>
            </w:r>
          </w:p>
          <w:p w14:paraId="23059E3E" w14:textId="29BD281C" w:rsidR="005B3466" w:rsidRPr="005B3466" w:rsidRDefault="005B3466" w:rsidP="00BC6A0F">
            <w:pPr>
              <w:spacing w:line="360" w:lineRule="auto"/>
              <w:rPr>
                <w:lang w:val="en-US"/>
              </w:rPr>
            </w:pPr>
            <w:r>
              <w:t xml:space="preserve">3. </w:t>
            </w:r>
            <w:r w:rsidRPr="0082676B">
              <w:t xml:space="preserve">Hệ thống xử lý và </w:t>
            </w:r>
            <w:r>
              <w:rPr>
                <w:lang w:val="en-US"/>
              </w:rPr>
              <w:t>hiển thị dưới dạng biểu đồ đường.</w:t>
            </w:r>
          </w:p>
        </w:tc>
      </w:tr>
      <w:tr w:rsidR="005B3466" w:rsidRPr="006761FE" w14:paraId="7EC7871E" w14:textId="77777777" w:rsidTr="0014793F">
        <w:tc>
          <w:tcPr>
            <w:tcW w:w="1289" w:type="pct"/>
            <w:vAlign w:val="center"/>
          </w:tcPr>
          <w:p w14:paraId="3E1A96AC" w14:textId="77777777" w:rsidR="005B3466" w:rsidRDefault="005B3466" w:rsidP="0014793F">
            <w:pPr>
              <w:spacing w:line="360" w:lineRule="auto"/>
              <w:jc w:val="center"/>
            </w:pPr>
            <w:r>
              <w:t>Dòng sự kiện phụ</w:t>
            </w:r>
          </w:p>
        </w:tc>
        <w:tc>
          <w:tcPr>
            <w:tcW w:w="3711" w:type="pct"/>
            <w:vAlign w:val="center"/>
          </w:tcPr>
          <w:p w14:paraId="1D130C31" w14:textId="77777777" w:rsidR="005B3466" w:rsidRPr="006761FE" w:rsidRDefault="005B3466" w:rsidP="0014793F">
            <w:pPr>
              <w:spacing w:line="360" w:lineRule="auto"/>
              <w:rPr>
                <w:lang w:val="en-US"/>
              </w:rPr>
            </w:pPr>
            <w:r>
              <w:rPr>
                <w:lang w:val="en-US"/>
              </w:rPr>
              <w:t>Không có.</w:t>
            </w:r>
          </w:p>
        </w:tc>
      </w:tr>
      <w:tr w:rsidR="005B3466" w:rsidRPr="0082676B" w14:paraId="05FABE0A" w14:textId="77777777" w:rsidTr="0014793F">
        <w:tc>
          <w:tcPr>
            <w:tcW w:w="1289" w:type="pct"/>
            <w:vAlign w:val="center"/>
          </w:tcPr>
          <w:p w14:paraId="47978980" w14:textId="77777777" w:rsidR="005B3466" w:rsidRDefault="005B3466" w:rsidP="0014793F">
            <w:pPr>
              <w:spacing w:line="360" w:lineRule="auto"/>
              <w:jc w:val="center"/>
            </w:pPr>
            <w:r>
              <w:t>Dòng sự kiện lỗi</w:t>
            </w:r>
          </w:p>
        </w:tc>
        <w:tc>
          <w:tcPr>
            <w:tcW w:w="3711" w:type="pct"/>
            <w:vAlign w:val="center"/>
          </w:tcPr>
          <w:p w14:paraId="1B82DA3B" w14:textId="77777777" w:rsidR="005B3466" w:rsidRPr="0082676B" w:rsidRDefault="005B3466" w:rsidP="007F63CC">
            <w:pPr>
              <w:keepNext/>
              <w:spacing w:line="360" w:lineRule="auto"/>
              <w:rPr>
                <w:lang w:val="en-US"/>
              </w:rPr>
            </w:pPr>
            <w:r>
              <w:t>3a. Thông báo thất bại.</w:t>
            </w:r>
          </w:p>
        </w:tc>
      </w:tr>
    </w:tbl>
    <w:p w14:paraId="7B5810DC" w14:textId="4CEE5AD0" w:rsidR="005B3466" w:rsidRPr="005B3466" w:rsidRDefault="007F63CC" w:rsidP="007F63CC">
      <w:pPr>
        <w:pStyle w:val="Caption"/>
        <w:rPr>
          <w:lang w:val="en-US"/>
        </w:rPr>
      </w:pPr>
      <w:bookmarkStart w:id="61" w:name="_Toc186641527"/>
      <w:r>
        <w:t xml:space="preserve">Bảng </w:t>
      </w:r>
      <w:fldSimple w:instr=" STYLEREF 1 \s ">
        <w:r>
          <w:rPr>
            <w:noProof/>
          </w:rPr>
          <w:t>3</w:t>
        </w:r>
      </w:fldSimple>
      <w:r>
        <w:t>.</w:t>
      </w:r>
      <w:fldSimple w:instr=" SEQ Bảng \* ARABIC \s 1 ">
        <w:r>
          <w:rPr>
            <w:noProof/>
          </w:rPr>
          <w:t>15</w:t>
        </w:r>
      </w:fldSimple>
      <w:r>
        <w:rPr>
          <w:lang w:val="en-US"/>
        </w:rPr>
        <w:t xml:space="preserve"> </w:t>
      </w:r>
      <w:r w:rsidRPr="00CA2D26">
        <w:rPr>
          <w:lang w:val="en-US"/>
        </w:rPr>
        <w:t xml:space="preserve">Usecase </w:t>
      </w:r>
      <w:r>
        <w:rPr>
          <w:lang w:val="en-US"/>
        </w:rPr>
        <w:t>View Analytic</w:t>
      </w:r>
      <w:bookmarkEnd w:id="61"/>
    </w:p>
    <w:p w14:paraId="1980A8DB" w14:textId="33BBD735" w:rsidR="00C871F3" w:rsidRDefault="00C871F3" w:rsidP="00806B7C">
      <w:pPr>
        <w:pStyle w:val="Heading2"/>
        <w:rPr>
          <w:lang w:val="en-US"/>
        </w:rPr>
      </w:pPr>
      <w:bookmarkStart w:id="62" w:name="_Toc186658254"/>
      <w:r>
        <w:rPr>
          <w:lang w:val="en-US"/>
        </w:rPr>
        <w:lastRenderedPageBreak/>
        <w:t>Sơ đồ dữ liệu</w:t>
      </w:r>
      <w:r w:rsidR="00806B7C">
        <w:rPr>
          <w:lang w:val="en-US"/>
        </w:rPr>
        <w:t xml:space="preserve"> (ERD)</w:t>
      </w:r>
      <w:bookmarkEnd w:id="62"/>
    </w:p>
    <w:p w14:paraId="1173EFFD" w14:textId="6E8BD232" w:rsidR="0056190A" w:rsidRDefault="0056190A" w:rsidP="0056190A">
      <w:pPr>
        <w:pStyle w:val="Heading3"/>
        <w:rPr>
          <w:lang w:val="en-US"/>
        </w:rPr>
      </w:pPr>
      <w:bookmarkStart w:id="63" w:name="_Toc186658255"/>
      <w:r>
        <w:rPr>
          <w:lang w:val="en-US"/>
        </w:rPr>
        <w:t>Sơ đồ tổng quan</w:t>
      </w:r>
      <w:bookmarkEnd w:id="63"/>
    </w:p>
    <w:p w14:paraId="32E49D64" w14:textId="77777777" w:rsidR="007F63CC" w:rsidRDefault="000D6A37" w:rsidP="007F63CC">
      <w:pPr>
        <w:keepNext/>
        <w:jc w:val="center"/>
      </w:pPr>
      <w:r>
        <w:rPr>
          <w:noProof/>
        </w:rPr>
        <w:drawing>
          <wp:inline distT="0" distB="0" distL="0" distR="0" wp14:anchorId="4FB82308" wp14:editId="1D62A7CD">
            <wp:extent cx="5731510" cy="3039745"/>
            <wp:effectExtent l="0" t="0" r="2540" b="8255"/>
            <wp:docPr id="573276453"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276453"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731510" cy="3039745"/>
                    </a:xfrm>
                    <a:prstGeom prst="rect">
                      <a:avLst/>
                    </a:prstGeom>
                  </pic:spPr>
                </pic:pic>
              </a:graphicData>
            </a:graphic>
          </wp:inline>
        </w:drawing>
      </w:r>
    </w:p>
    <w:p w14:paraId="05D141A9" w14:textId="73BA8C3C" w:rsidR="00A8685A" w:rsidRPr="00A8685A" w:rsidRDefault="007F63CC" w:rsidP="007F63CC">
      <w:pPr>
        <w:pStyle w:val="Caption"/>
        <w:rPr>
          <w:lang w:val="en-US"/>
        </w:rPr>
      </w:pPr>
      <w:bookmarkStart w:id="64" w:name="_Toc186641560"/>
      <w:r>
        <w:t xml:space="preserve">Hình </w:t>
      </w:r>
      <w:fldSimple w:instr=" STYLEREF 1 \s ">
        <w:r>
          <w:rPr>
            <w:noProof/>
          </w:rPr>
          <w:t>3</w:t>
        </w:r>
      </w:fldSimple>
      <w:r>
        <w:t>.</w:t>
      </w:r>
      <w:fldSimple w:instr=" SEQ Hình \* ARABIC \s 1 ">
        <w:r>
          <w:rPr>
            <w:noProof/>
          </w:rPr>
          <w:t>2</w:t>
        </w:r>
      </w:fldSimple>
      <w:r>
        <w:rPr>
          <w:lang w:val="en-US"/>
        </w:rPr>
        <w:t xml:space="preserve"> Sơ đồ dữ liệu</w:t>
      </w:r>
      <w:bookmarkEnd w:id="64"/>
    </w:p>
    <w:p w14:paraId="2DAB6B93" w14:textId="648ABC8F" w:rsidR="0056190A" w:rsidRDefault="0056190A" w:rsidP="0056190A">
      <w:pPr>
        <w:pStyle w:val="Heading3"/>
        <w:rPr>
          <w:lang w:val="en-US"/>
        </w:rPr>
      </w:pPr>
      <w:bookmarkStart w:id="65" w:name="_Toc186658256"/>
      <w:r>
        <w:rPr>
          <w:lang w:val="en-US"/>
        </w:rPr>
        <w:t>Mô tả dữ liệu</w:t>
      </w:r>
      <w:bookmarkEnd w:id="65"/>
    </w:p>
    <w:p w14:paraId="6440BD72" w14:textId="77777777" w:rsidR="001F1C57" w:rsidRPr="000D1B82" w:rsidRDefault="001F1C57" w:rsidP="00435946">
      <w:pPr>
        <w:pStyle w:val="ListParagraph"/>
        <w:numPr>
          <w:ilvl w:val="0"/>
          <w:numId w:val="1"/>
        </w:numPr>
        <w:spacing w:after="120" w:line="360" w:lineRule="auto"/>
        <w:contextualSpacing/>
        <w:jc w:val="left"/>
        <w:rPr>
          <w:lang w:val="vi-VN"/>
        </w:rPr>
      </w:pPr>
      <w:r w:rsidRPr="000D1B82">
        <w:rPr>
          <w:lang w:val="vi-VN"/>
        </w:rPr>
        <w:t xml:space="preserve">Bảng User </w:t>
      </w:r>
    </w:p>
    <w:tbl>
      <w:tblPr>
        <w:tblStyle w:val="TableGrid"/>
        <w:tblW w:w="0" w:type="auto"/>
        <w:tblLook w:val="04A0" w:firstRow="1" w:lastRow="0" w:firstColumn="1" w:lastColumn="0" w:noHBand="0" w:noVBand="1"/>
      </w:tblPr>
      <w:tblGrid>
        <w:gridCol w:w="2022"/>
        <w:gridCol w:w="2509"/>
        <w:gridCol w:w="4246"/>
      </w:tblGrid>
      <w:tr w:rsidR="001F1C57" w14:paraId="6CB3BCF0" w14:textId="77777777" w:rsidTr="0014793F">
        <w:tc>
          <w:tcPr>
            <w:tcW w:w="8777" w:type="dxa"/>
            <w:gridSpan w:val="3"/>
            <w:shd w:val="clear" w:color="auto" w:fill="0070C0"/>
          </w:tcPr>
          <w:p w14:paraId="22B09E40" w14:textId="77777777" w:rsidR="001F1C57" w:rsidRPr="00D06D32" w:rsidRDefault="001F1C57" w:rsidP="0014793F">
            <w:pPr>
              <w:spacing w:line="360" w:lineRule="auto"/>
              <w:rPr>
                <w:b/>
                <w:bCs/>
                <w:color w:val="FFFFFF" w:themeColor="background1"/>
              </w:rPr>
            </w:pPr>
            <w:r>
              <w:rPr>
                <w:b/>
                <w:bCs/>
                <w:color w:val="FFFFFF" w:themeColor="background1"/>
              </w:rPr>
              <w:t xml:space="preserve">User </w:t>
            </w:r>
          </w:p>
        </w:tc>
      </w:tr>
      <w:tr w:rsidR="001F1C57" w14:paraId="3611F796" w14:textId="77777777" w:rsidTr="0014793F">
        <w:tc>
          <w:tcPr>
            <w:tcW w:w="2022" w:type="dxa"/>
            <w:vAlign w:val="center"/>
          </w:tcPr>
          <w:p w14:paraId="46642C29" w14:textId="77777777" w:rsidR="001F1C57" w:rsidRPr="00D06D32" w:rsidRDefault="001F1C57" w:rsidP="0014793F">
            <w:pPr>
              <w:spacing w:line="360" w:lineRule="auto"/>
              <w:rPr>
                <w:b/>
                <w:bCs/>
              </w:rPr>
            </w:pPr>
            <w:r w:rsidRPr="00D06D32">
              <w:rPr>
                <w:b/>
                <w:bCs/>
              </w:rPr>
              <w:t>Tên trường</w:t>
            </w:r>
          </w:p>
        </w:tc>
        <w:tc>
          <w:tcPr>
            <w:tcW w:w="2509" w:type="dxa"/>
            <w:vAlign w:val="center"/>
          </w:tcPr>
          <w:p w14:paraId="0BFF0D2B" w14:textId="77777777" w:rsidR="001F1C57" w:rsidRPr="00D06D32" w:rsidRDefault="001F1C57" w:rsidP="0014793F">
            <w:pPr>
              <w:spacing w:line="360" w:lineRule="auto"/>
              <w:rPr>
                <w:b/>
                <w:bCs/>
              </w:rPr>
            </w:pPr>
            <w:r w:rsidRPr="00D06D32">
              <w:rPr>
                <w:b/>
                <w:bCs/>
              </w:rPr>
              <w:t>Kiểu dữ liệu</w:t>
            </w:r>
          </w:p>
        </w:tc>
        <w:tc>
          <w:tcPr>
            <w:tcW w:w="4246" w:type="dxa"/>
            <w:vAlign w:val="center"/>
          </w:tcPr>
          <w:p w14:paraId="52A8F027" w14:textId="77777777" w:rsidR="001F1C57" w:rsidRPr="00D06D32" w:rsidRDefault="001F1C57" w:rsidP="0014793F">
            <w:pPr>
              <w:spacing w:line="360" w:lineRule="auto"/>
              <w:rPr>
                <w:b/>
                <w:bCs/>
              </w:rPr>
            </w:pPr>
            <w:r w:rsidRPr="00D06D32">
              <w:rPr>
                <w:b/>
                <w:bCs/>
              </w:rPr>
              <w:t>Mô tả</w:t>
            </w:r>
          </w:p>
        </w:tc>
      </w:tr>
      <w:tr w:rsidR="001F1C57" w14:paraId="5D0EEA9A" w14:textId="77777777" w:rsidTr="0014793F">
        <w:tc>
          <w:tcPr>
            <w:tcW w:w="2022" w:type="dxa"/>
          </w:tcPr>
          <w:p w14:paraId="6A541326" w14:textId="77777777" w:rsidR="001F1C57" w:rsidRDefault="001F1C57" w:rsidP="0014793F">
            <w:pPr>
              <w:spacing w:line="360" w:lineRule="auto"/>
            </w:pPr>
            <w:r>
              <w:rPr>
                <w:lang w:val="en-US"/>
              </w:rPr>
              <w:t>I</w:t>
            </w:r>
            <w:r>
              <w:t>d</w:t>
            </w:r>
          </w:p>
        </w:tc>
        <w:tc>
          <w:tcPr>
            <w:tcW w:w="2509" w:type="dxa"/>
          </w:tcPr>
          <w:p w14:paraId="366F9AF5" w14:textId="77777777" w:rsidR="001F1C57" w:rsidRPr="006E5628" w:rsidRDefault="001F1C57" w:rsidP="0014793F">
            <w:pPr>
              <w:spacing w:line="360" w:lineRule="auto"/>
              <w:rPr>
                <w:lang w:val="en-US"/>
              </w:rPr>
            </w:pPr>
            <w:r>
              <w:rPr>
                <w:lang w:val="en-US"/>
              </w:rPr>
              <w:t>Int</w:t>
            </w:r>
          </w:p>
        </w:tc>
        <w:tc>
          <w:tcPr>
            <w:tcW w:w="4246" w:type="dxa"/>
          </w:tcPr>
          <w:p w14:paraId="72987008" w14:textId="77777777" w:rsidR="001F1C57" w:rsidRDefault="001F1C57" w:rsidP="0014793F">
            <w:pPr>
              <w:spacing w:line="360" w:lineRule="auto"/>
            </w:pPr>
            <w:r>
              <w:t xml:space="preserve">Id của người dùng </w:t>
            </w:r>
          </w:p>
        </w:tc>
      </w:tr>
      <w:tr w:rsidR="001F1C57" w14:paraId="427C6DBC" w14:textId="77777777" w:rsidTr="0014793F">
        <w:tc>
          <w:tcPr>
            <w:tcW w:w="2022" w:type="dxa"/>
          </w:tcPr>
          <w:p w14:paraId="204AEDFD" w14:textId="0DE1EA8B" w:rsidR="001F1C57" w:rsidRPr="000D1B82" w:rsidRDefault="001F1C57" w:rsidP="0014793F">
            <w:pPr>
              <w:spacing w:line="360" w:lineRule="auto"/>
              <w:rPr>
                <w:lang w:val="en-US"/>
              </w:rPr>
            </w:pPr>
            <w:r>
              <w:rPr>
                <w:lang w:val="en-US"/>
              </w:rPr>
              <w:t>username</w:t>
            </w:r>
          </w:p>
        </w:tc>
        <w:tc>
          <w:tcPr>
            <w:tcW w:w="2509" w:type="dxa"/>
          </w:tcPr>
          <w:p w14:paraId="7598C6CB" w14:textId="2739D987" w:rsidR="001F1C57" w:rsidRPr="00350922" w:rsidRDefault="00350922" w:rsidP="0014793F">
            <w:pPr>
              <w:rPr>
                <w:lang w:val="en-US"/>
              </w:rPr>
            </w:pPr>
            <w:r>
              <w:rPr>
                <w:lang w:val="en-US"/>
              </w:rPr>
              <w:t>String</w:t>
            </w:r>
          </w:p>
        </w:tc>
        <w:tc>
          <w:tcPr>
            <w:tcW w:w="4246" w:type="dxa"/>
          </w:tcPr>
          <w:p w14:paraId="010F4952" w14:textId="77777777" w:rsidR="001F1C57" w:rsidRPr="000D1B82" w:rsidRDefault="001F1C57" w:rsidP="0014793F">
            <w:pPr>
              <w:rPr>
                <w:lang w:val="en-US"/>
              </w:rPr>
            </w:pPr>
            <w:r>
              <w:rPr>
                <w:lang w:val="en-US"/>
              </w:rPr>
              <w:t>Tên đăng nhập của người dùng</w:t>
            </w:r>
          </w:p>
        </w:tc>
      </w:tr>
      <w:tr w:rsidR="001F1C57" w14:paraId="1AD2CA75" w14:textId="77777777" w:rsidTr="00350922">
        <w:trPr>
          <w:trHeight w:val="496"/>
        </w:trPr>
        <w:tc>
          <w:tcPr>
            <w:tcW w:w="2022" w:type="dxa"/>
          </w:tcPr>
          <w:p w14:paraId="3A8A9FD0" w14:textId="77777777" w:rsidR="001F1C57" w:rsidRDefault="001F1C57" w:rsidP="0014793F">
            <w:pPr>
              <w:spacing w:line="360" w:lineRule="auto"/>
            </w:pPr>
            <w:r>
              <w:t xml:space="preserve">email </w:t>
            </w:r>
          </w:p>
        </w:tc>
        <w:tc>
          <w:tcPr>
            <w:tcW w:w="2509" w:type="dxa"/>
          </w:tcPr>
          <w:p w14:paraId="7321BDAF" w14:textId="06AA9863" w:rsidR="001F1C57" w:rsidRPr="00350922" w:rsidRDefault="00350922" w:rsidP="0014793F">
            <w:pPr>
              <w:spacing w:line="360" w:lineRule="auto"/>
              <w:rPr>
                <w:lang w:val="en-US"/>
              </w:rPr>
            </w:pPr>
            <w:r>
              <w:rPr>
                <w:lang w:val="en-US"/>
              </w:rPr>
              <w:t>String</w:t>
            </w:r>
          </w:p>
        </w:tc>
        <w:tc>
          <w:tcPr>
            <w:tcW w:w="4246" w:type="dxa"/>
          </w:tcPr>
          <w:p w14:paraId="7076DB95" w14:textId="77777777" w:rsidR="001F1C57" w:rsidRDefault="001F1C57" w:rsidP="0014793F">
            <w:pPr>
              <w:spacing w:line="360" w:lineRule="auto"/>
            </w:pPr>
            <w:r>
              <w:t xml:space="preserve">Email của người dùng </w:t>
            </w:r>
          </w:p>
        </w:tc>
      </w:tr>
      <w:tr w:rsidR="001F1C57" w14:paraId="57CC1BCA" w14:textId="77777777" w:rsidTr="0014793F">
        <w:tc>
          <w:tcPr>
            <w:tcW w:w="2022" w:type="dxa"/>
          </w:tcPr>
          <w:p w14:paraId="23ADB090" w14:textId="77777777" w:rsidR="001F1C57" w:rsidRDefault="001F1C57" w:rsidP="0014793F">
            <w:pPr>
              <w:spacing w:line="360" w:lineRule="auto"/>
            </w:pPr>
            <w:r>
              <w:t xml:space="preserve">password </w:t>
            </w:r>
          </w:p>
        </w:tc>
        <w:tc>
          <w:tcPr>
            <w:tcW w:w="2509" w:type="dxa"/>
          </w:tcPr>
          <w:p w14:paraId="595B57C8" w14:textId="14167FE3" w:rsidR="001F1C57" w:rsidRPr="00350922" w:rsidRDefault="00350922" w:rsidP="0014793F">
            <w:pPr>
              <w:spacing w:line="360" w:lineRule="auto"/>
              <w:rPr>
                <w:lang w:val="en-US"/>
              </w:rPr>
            </w:pPr>
            <w:r>
              <w:rPr>
                <w:lang w:val="en-US"/>
              </w:rPr>
              <w:t>String</w:t>
            </w:r>
          </w:p>
        </w:tc>
        <w:tc>
          <w:tcPr>
            <w:tcW w:w="4246" w:type="dxa"/>
          </w:tcPr>
          <w:p w14:paraId="20437AD6" w14:textId="77777777" w:rsidR="001F1C57" w:rsidRDefault="001F1C57" w:rsidP="0014793F">
            <w:pPr>
              <w:spacing w:line="360" w:lineRule="auto"/>
            </w:pPr>
            <w:r>
              <w:t xml:space="preserve">Mật khẩu của người dùng </w:t>
            </w:r>
          </w:p>
        </w:tc>
      </w:tr>
      <w:tr w:rsidR="001F1C57" w14:paraId="429E1CED" w14:textId="77777777" w:rsidTr="0014793F">
        <w:tc>
          <w:tcPr>
            <w:tcW w:w="2022" w:type="dxa"/>
          </w:tcPr>
          <w:p w14:paraId="4C52E920" w14:textId="77777777" w:rsidR="001F1C57" w:rsidRDefault="001F1C57" w:rsidP="0014793F">
            <w:pPr>
              <w:spacing w:line="360" w:lineRule="auto"/>
            </w:pPr>
            <w:r>
              <w:t xml:space="preserve">phone </w:t>
            </w:r>
          </w:p>
        </w:tc>
        <w:tc>
          <w:tcPr>
            <w:tcW w:w="2509" w:type="dxa"/>
          </w:tcPr>
          <w:p w14:paraId="23C65B2D" w14:textId="5A829AFD" w:rsidR="001F1C57" w:rsidRPr="00350922" w:rsidRDefault="00350922" w:rsidP="0014793F">
            <w:pPr>
              <w:spacing w:line="360" w:lineRule="auto"/>
              <w:rPr>
                <w:lang w:val="en-US"/>
              </w:rPr>
            </w:pPr>
            <w:r>
              <w:rPr>
                <w:lang w:val="en-US"/>
              </w:rPr>
              <w:t>String</w:t>
            </w:r>
          </w:p>
        </w:tc>
        <w:tc>
          <w:tcPr>
            <w:tcW w:w="4246" w:type="dxa"/>
          </w:tcPr>
          <w:p w14:paraId="0BA48C11" w14:textId="77777777" w:rsidR="001F1C57" w:rsidRDefault="001F1C57" w:rsidP="0014793F">
            <w:pPr>
              <w:spacing w:line="360" w:lineRule="auto"/>
            </w:pPr>
            <w:r>
              <w:t xml:space="preserve">Số điện thoại của người dùng </w:t>
            </w:r>
          </w:p>
        </w:tc>
      </w:tr>
      <w:tr w:rsidR="001F1C57" w14:paraId="01976051" w14:textId="77777777" w:rsidTr="0014793F">
        <w:tc>
          <w:tcPr>
            <w:tcW w:w="2022" w:type="dxa"/>
          </w:tcPr>
          <w:p w14:paraId="46C88524" w14:textId="77777777" w:rsidR="001F1C57" w:rsidRDefault="001F1C57" w:rsidP="0014793F">
            <w:pPr>
              <w:spacing w:line="360" w:lineRule="auto"/>
            </w:pPr>
            <w:r>
              <w:t>address</w:t>
            </w:r>
          </w:p>
        </w:tc>
        <w:tc>
          <w:tcPr>
            <w:tcW w:w="2509" w:type="dxa"/>
          </w:tcPr>
          <w:p w14:paraId="15A89624" w14:textId="7E1E8F29" w:rsidR="001F1C57" w:rsidRPr="00350922" w:rsidRDefault="00350922" w:rsidP="0014793F">
            <w:pPr>
              <w:spacing w:line="360" w:lineRule="auto"/>
              <w:rPr>
                <w:lang w:val="en-US"/>
              </w:rPr>
            </w:pPr>
            <w:r>
              <w:rPr>
                <w:lang w:val="en-US"/>
              </w:rPr>
              <w:t>Array</w:t>
            </w:r>
          </w:p>
        </w:tc>
        <w:tc>
          <w:tcPr>
            <w:tcW w:w="4246" w:type="dxa"/>
          </w:tcPr>
          <w:p w14:paraId="7F94914E" w14:textId="77777777" w:rsidR="001F1C57" w:rsidRDefault="001F1C57" w:rsidP="0014793F">
            <w:pPr>
              <w:spacing w:line="360" w:lineRule="auto"/>
            </w:pPr>
            <w:r>
              <w:t xml:space="preserve">Danh sách địa chỉ của người dùng </w:t>
            </w:r>
          </w:p>
        </w:tc>
      </w:tr>
      <w:tr w:rsidR="001F1C57" w14:paraId="30C28F34" w14:textId="77777777" w:rsidTr="0014793F">
        <w:tc>
          <w:tcPr>
            <w:tcW w:w="2022" w:type="dxa"/>
          </w:tcPr>
          <w:p w14:paraId="2756A405" w14:textId="77777777" w:rsidR="001F1C57" w:rsidRDefault="001F1C57" w:rsidP="0014793F">
            <w:r w:rsidRPr="000D1B82">
              <w:t>role</w:t>
            </w:r>
          </w:p>
        </w:tc>
        <w:tc>
          <w:tcPr>
            <w:tcW w:w="2509" w:type="dxa"/>
          </w:tcPr>
          <w:p w14:paraId="41DF2E2E" w14:textId="65C81640" w:rsidR="001F1C57" w:rsidRPr="00D17205" w:rsidRDefault="00D22CA0" w:rsidP="0014793F">
            <w:pPr>
              <w:rPr>
                <w:lang w:val="en-US"/>
              </w:rPr>
            </w:pPr>
            <w:r>
              <w:rPr>
                <w:lang w:val="en-US"/>
              </w:rPr>
              <w:t>String</w:t>
            </w:r>
          </w:p>
        </w:tc>
        <w:tc>
          <w:tcPr>
            <w:tcW w:w="4246" w:type="dxa"/>
          </w:tcPr>
          <w:p w14:paraId="29FB824D" w14:textId="77777777" w:rsidR="001F1C57" w:rsidRPr="000D1B82" w:rsidRDefault="001F1C57" w:rsidP="0014793F">
            <w:pPr>
              <w:rPr>
                <w:lang w:val="en-US"/>
              </w:rPr>
            </w:pPr>
            <w:r w:rsidRPr="000D1B82">
              <w:t>Vai trò của người dùng (customer, admin, staff).</w:t>
            </w:r>
          </w:p>
        </w:tc>
      </w:tr>
      <w:tr w:rsidR="00D22CA0" w14:paraId="66F56ABD" w14:textId="77777777" w:rsidTr="0014793F">
        <w:tc>
          <w:tcPr>
            <w:tcW w:w="2022" w:type="dxa"/>
          </w:tcPr>
          <w:p w14:paraId="4EDE4CF0" w14:textId="285CCA78" w:rsidR="00D22CA0" w:rsidRPr="00D22CA0" w:rsidRDefault="00D22CA0" w:rsidP="00D22CA0">
            <w:pPr>
              <w:spacing w:line="360" w:lineRule="auto"/>
              <w:rPr>
                <w:lang w:val="en-US"/>
              </w:rPr>
            </w:pPr>
            <w:r>
              <w:rPr>
                <w:lang w:val="en-US"/>
              </w:rPr>
              <w:t>Cart_id</w:t>
            </w:r>
          </w:p>
        </w:tc>
        <w:tc>
          <w:tcPr>
            <w:tcW w:w="2509" w:type="dxa"/>
          </w:tcPr>
          <w:p w14:paraId="413A8155" w14:textId="00CFF9A5" w:rsidR="00D22CA0" w:rsidRDefault="00D22CA0" w:rsidP="00D22CA0">
            <w:pPr>
              <w:spacing w:line="360" w:lineRule="auto"/>
              <w:rPr>
                <w:lang w:val="en-US"/>
              </w:rPr>
            </w:pPr>
            <w:r>
              <w:rPr>
                <w:lang w:val="en-US"/>
              </w:rPr>
              <w:t>String</w:t>
            </w:r>
          </w:p>
        </w:tc>
        <w:tc>
          <w:tcPr>
            <w:tcW w:w="4246" w:type="dxa"/>
          </w:tcPr>
          <w:p w14:paraId="7C80742A" w14:textId="00663CE5" w:rsidR="00D22CA0" w:rsidRPr="00D22CA0" w:rsidRDefault="00D22CA0" w:rsidP="00D22CA0">
            <w:pPr>
              <w:spacing w:line="360" w:lineRule="auto"/>
              <w:rPr>
                <w:lang w:val="en-US"/>
              </w:rPr>
            </w:pPr>
            <w:r>
              <w:rPr>
                <w:lang w:val="en-US"/>
              </w:rPr>
              <w:t>ID của giỏ hàng tương ứng với người dùng</w:t>
            </w:r>
          </w:p>
        </w:tc>
      </w:tr>
      <w:tr w:rsidR="001F1C57" w14:paraId="73A99776" w14:textId="77777777" w:rsidTr="0014793F">
        <w:tc>
          <w:tcPr>
            <w:tcW w:w="2022" w:type="dxa"/>
          </w:tcPr>
          <w:p w14:paraId="32FC7F74" w14:textId="77777777" w:rsidR="001F1C57" w:rsidRPr="000D1B82" w:rsidRDefault="001F1C57" w:rsidP="0014793F">
            <w:r w:rsidRPr="000D1B82">
              <w:t>created_at</w:t>
            </w:r>
          </w:p>
        </w:tc>
        <w:tc>
          <w:tcPr>
            <w:tcW w:w="2509" w:type="dxa"/>
          </w:tcPr>
          <w:p w14:paraId="1BB25C82" w14:textId="77777777" w:rsidR="001F1C57" w:rsidRDefault="001F1C57" w:rsidP="0014793F">
            <w:pPr>
              <w:spacing w:line="360" w:lineRule="auto"/>
              <w:rPr>
                <w:lang w:val="en-US"/>
              </w:rPr>
            </w:pPr>
            <w:r w:rsidRPr="006E5628">
              <w:t>timestamp</w:t>
            </w:r>
          </w:p>
        </w:tc>
        <w:tc>
          <w:tcPr>
            <w:tcW w:w="424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F1C57" w:rsidRPr="000D1B82" w14:paraId="5231C88E" w14:textId="77777777" w:rsidTr="0014793F">
              <w:trPr>
                <w:tblCellSpacing w:w="15" w:type="dxa"/>
              </w:trPr>
              <w:tc>
                <w:tcPr>
                  <w:tcW w:w="0" w:type="auto"/>
                  <w:vAlign w:val="center"/>
                  <w:hideMark/>
                </w:tcPr>
                <w:p w14:paraId="2493B920" w14:textId="77777777" w:rsidR="001F1C57" w:rsidRPr="000D1B82" w:rsidRDefault="001F1C57" w:rsidP="0014793F">
                  <w:pPr>
                    <w:spacing w:after="0" w:line="240" w:lineRule="auto"/>
                    <w:rPr>
                      <w:lang w:val="en-US"/>
                    </w:rPr>
                  </w:pPr>
                </w:p>
              </w:tc>
            </w:tr>
          </w:tbl>
          <w:p w14:paraId="5AE7D7CF" w14:textId="77777777" w:rsidR="001F1C57" w:rsidRPr="000D1B82" w:rsidRDefault="001F1C57" w:rsidP="0014793F">
            <w:pPr>
              <w:rPr>
                <w:vanish/>
                <w:lang w:val="en-US"/>
              </w:rPr>
            </w:pPr>
          </w:p>
          <w:p w14:paraId="0B4F1371" w14:textId="77777777" w:rsidR="001F1C57" w:rsidRPr="000D1B82" w:rsidRDefault="001F1C57" w:rsidP="0014793F">
            <w:pPr>
              <w:rPr>
                <w:lang w:val="en-US"/>
              </w:rPr>
            </w:pPr>
            <w:r>
              <w:rPr>
                <w:lang w:val="en-US"/>
              </w:rPr>
              <w:t>Thời gian tạo tài khoản</w:t>
            </w:r>
          </w:p>
        </w:tc>
      </w:tr>
      <w:tr w:rsidR="001F1C57" w14:paraId="314F618C" w14:textId="77777777" w:rsidTr="0014793F">
        <w:tc>
          <w:tcPr>
            <w:tcW w:w="2022" w:type="dxa"/>
          </w:tcPr>
          <w:p w14:paraId="4C2479A9" w14:textId="77777777" w:rsidR="001F1C57" w:rsidRPr="006E5628" w:rsidRDefault="001F1C57" w:rsidP="0014793F">
            <w:pPr>
              <w:spacing w:line="360" w:lineRule="auto"/>
              <w:rPr>
                <w:lang w:val="en-US"/>
              </w:rPr>
            </w:pPr>
            <w:r>
              <w:rPr>
                <w:lang w:val="en-US"/>
              </w:rPr>
              <w:lastRenderedPageBreak/>
              <w:t>update_at</w:t>
            </w:r>
          </w:p>
        </w:tc>
        <w:tc>
          <w:tcPr>
            <w:tcW w:w="2509" w:type="dxa"/>
          </w:tcPr>
          <w:p w14:paraId="2E5C2289" w14:textId="77777777" w:rsidR="001F1C57" w:rsidRDefault="001F1C57" w:rsidP="0014793F">
            <w:pPr>
              <w:rPr>
                <w:lang w:val="en-US"/>
              </w:rPr>
            </w:pPr>
            <w:r w:rsidRPr="006E5628">
              <w:t>timestamp</w:t>
            </w:r>
          </w:p>
        </w:tc>
        <w:tc>
          <w:tcPr>
            <w:tcW w:w="4246" w:type="dxa"/>
          </w:tcPr>
          <w:p w14:paraId="1FA5A8F4" w14:textId="77777777" w:rsidR="001F1C57" w:rsidRPr="006E5628" w:rsidRDefault="001F1C57" w:rsidP="007F63CC">
            <w:pPr>
              <w:keepNext/>
              <w:rPr>
                <w:lang w:val="en-US"/>
              </w:rPr>
            </w:pPr>
            <w:r>
              <w:rPr>
                <w:lang w:val="en-US"/>
              </w:rPr>
              <w:t>Thời gian cập nhật tài khoản</w:t>
            </w:r>
          </w:p>
        </w:tc>
      </w:tr>
    </w:tbl>
    <w:p w14:paraId="35006E89" w14:textId="6EDAD6FD" w:rsidR="00492D5A" w:rsidRDefault="007F63CC" w:rsidP="007F63CC">
      <w:pPr>
        <w:pStyle w:val="Caption"/>
        <w:rPr>
          <w:lang w:val="en-US"/>
        </w:rPr>
      </w:pPr>
      <w:bookmarkStart w:id="66" w:name="_Toc186641528"/>
      <w:r>
        <w:t xml:space="preserve">Bảng </w:t>
      </w:r>
      <w:fldSimple w:instr=" STYLEREF 1 \s ">
        <w:r>
          <w:rPr>
            <w:noProof/>
          </w:rPr>
          <w:t>3</w:t>
        </w:r>
      </w:fldSimple>
      <w:r>
        <w:t>.</w:t>
      </w:r>
      <w:fldSimple w:instr=" SEQ Bảng \* ARABIC \s 1 ">
        <w:r>
          <w:rPr>
            <w:noProof/>
          </w:rPr>
          <w:t>16</w:t>
        </w:r>
      </w:fldSimple>
      <w:r>
        <w:rPr>
          <w:lang w:val="en-US"/>
        </w:rPr>
        <w:t xml:space="preserve"> Bảng User</w:t>
      </w:r>
      <w:bookmarkEnd w:id="66"/>
    </w:p>
    <w:p w14:paraId="1D6842C9" w14:textId="77777777" w:rsidR="008F4D37" w:rsidRPr="006E5628" w:rsidRDefault="008F4D37" w:rsidP="00435946">
      <w:pPr>
        <w:pStyle w:val="ListParagraph"/>
        <w:numPr>
          <w:ilvl w:val="0"/>
          <w:numId w:val="1"/>
        </w:numPr>
        <w:spacing w:after="120" w:line="360" w:lineRule="auto"/>
        <w:contextualSpacing/>
        <w:jc w:val="left"/>
        <w:rPr>
          <w:lang w:val="vi-VN"/>
        </w:rPr>
      </w:pPr>
      <w:r w:rsidRPr="006E5628">
        <w:rPr>
          <w:lang w:val="vi-VN"/>
        </w:rPr>
        <w:t>Bảng Cart</w:t>
      </w:r>
    </w:p>
    <w:tbl>
      <w:tblPr>
        <w:tblStyle w:val="TableGrid"/>
        <w:tblW w:w="0" w:type="auto"/>
        <w:tblLook w:val="04A0" w:firstRow="1" w:lastRow="0" w:firstColumn="1" w:lastColumn="0" w:noHBand="0" w:noVBand="1"/>
      </w:tblPr>
      <w:tblGrid>
        <w:gridCol w:w="2925"/>
        <w:gridCol w:w="2926"/>
        <w:gridCol w:w="2926"/>
      </w:tblGrid>
      <w:tr w:rsidR="008F4D37" w:rsidRPr="00D06D32" w14:paraId="22CED18B" w14:textId="77777777" w:rsidTr="0014793F">
        <w:tc>
          <w:tcPr>
            <w:tcW w:w="8777" w:type="dxa"/>
            <w:gridSpan w:val="3"/>
            <w:shd w:val="clear" w:color="auto" w:fill="0070C0"/>
          </w:tcPr>
          <w:p w14:paraId="43D6CEF8" w14:textId="77777777" w:rsidR="008F4D37" w:rsidRPr="00D06D32" w:rsidRDefault="008F4D37" w:rsidP="0014793F">
            <w:pPr>
              <w:spacing w:line="360" w:lineRule="auto"/>
              <w:rPr>
                <w:b/>
                <w:bCs/>
                <w:color w:val="FFFFFF" w:themeColor="background1"/>
              </w:rPr>
            </w:pPr>
            <w:r>
              <w:rPr>
                <w:b/>
                <w:bCs/>
                <w:color w:val="FFFFFF" w:themeColor="background1"/>
              </w:rPr>
              <w:t>Cart</w:t>
            </w:r>
          </w:p>
        </w:tc>
      </w:tr>
      <w:tr w:rsidR="008F4D37" w:rsidRPr="00D06D32" w14:paraId="7BE80A5C" w14:textId="77777777" w:rsidTr="0014793F">
        <w:tc>
          <w:tcPr>
            <w:tcW w:w="2925" w:type="dxa"/>
            <w:vAlign w:val="center"/>
          </w:tcPr>
          <w:p w14:paraId="734985FA" w14:textId="77777777" w:rsidR="008F4D37" w:rsidRPr="00D06D32" w:rsidRDefault="008F4D37" w:rsidP="0014793F">
            <w:pPr>
              <w:spacing w:line="360" w:lineRule="auto"/>
              <w:rPr>
                <w:b/>
                <w:bCs/>
              </w:rPr>
            </w:pPr>
            <w:r w:rsidRPr="00D06D32">
              <w:rPr>
                <w:b/>
                <w:bCs/>
              </w:rPr>
              <w:t>Tên trường</w:t>
            </w:r>
          </w:p>
        </w:tc>
        <w:tc>
          <w:tcPr>
            <w:tcW w:w="2926" w:type="dxa"/>
            <w:vAlign w:val="center"/>
          </w:tcPr>
          <w:p w14:paraId="66A5C8C5" w14:textId="77777777" w:rsidR="008F4D37" w:rsidRPr="00D06D32" w:rsidRDefault="008F4D37" w:rsidP="0014793F">
            <w:pPr>
              <w:spacing w:line="360" w:lineRule="auto"/>
              <w:rPr>
                <w:b/>
                <w:bCs/>
              </w:rPr>
            </w:pPr>
            <w:r w:rsidRPr="00D06D32">
              <w:rPr>
                <w:b/>
                <w:bCs/>
              </w:rPr>
              <w:t>Kiểu dữ liệu</w:t>
            </w:r>
          </w:p>
        </w:tc>
        <w:tc>
          <w:tcPr>
            <w:tcW w:w="2926" w:type="dxa"/>
            <w:vAlign w:val="center"/>
          </w:tcPr>
          <w:p w14:paraId="01141EA3" w14:textId="77777777" w:rsidR="008F4D37" w:rsidRPr="00D06D32" w:rsidRDefault="008F4D37" w:rsidP="0014793F">
            <w:pPr>
              <w:spacing w:line="360" w:lineRule="auto"/>
              <w:rPr>
                <w:b/>
                <w:bCs/>
              </w:rPr>
            </w:pPr>
            <w:r w:rsidRPr="00D06D32">
              <w:rPr>
                <w:b/>
                <w:bCs/>
              </w:rPr>
              <w:t>Mô tả</w:t>
            </w:r>
          </w:p>
        </w:tc>
      </w:tr>
      <w:tr w:rsidR="008F4D37" w14:paraId="737E5255" w14:textId="77777777" w:rsidTr="0014793F">
        <w:tc>
          <w:tcPr>
            <w:tcW w:w="2925" w:type="dxa"/>
          </w:tcPr>
          <w:p w14:paraId="0FE25FA4" w14:textId="77777777" w:rsidR="008F4D37" w:rsidRPr="006E5628" w:rsidRDefault="008F4D37" w:rsidP="0014793F">
            <w:pPr>
              <w:spacing w:line="360" w:lineRule="auto"/>
              <w:rPr>
                <w:lang w:val="en-US"/>
              </w:rPr>
            </w:pPr>
            <w:r>
              <w:rPr>
                <w:lang w:val="en-US"/>
              </w:rPr>
              <w:t>Id</w:t>
            </w:r>
          </w:p>
        </w:tc>
        <w:tc>
          <w:tcPr>
            <w:tcW w:w="2926" w:type="dxa"/>
          </w:tcPr>
          <w:p w14:paraId="7A7BCB1A" w14:textId="77777777" w:rsidR="008F4D37" w:rsidRPr="006E5628" w:rsidRDefault="008F4D37" w:rsidP="0014793F">
            <w:pPr>
              <w:spacing w:line="360" w:lineRule="auto"/>
              <w:rPr>
                <w:lang w:val="en-US"/>
              </w:rPr>
            </w:pPr>
            <w:r>
              <w:rPr>
                <w:lang w:val="en-US"/>
              </w:rPr>
              <w:t>Int</w:t>
            </w:r>
          </w:p>
        </w:tc>
        <w:tc>
          <w:tcPr>
            <w:tcW w:w="2926" w:type="dxa"/>
          </w:tcPr>
          <w:p w14:paraId="7A2B8AF2" w14:textId="77777777" w:rsidR="008F4D37" w:rsidRDefault="008F4D37" w:rsidP="0014793F">
            <w:pPr>
              <w:spacing w:line="360" w:lineRule="auto"/>
            </w:pPr>
            <w:r>
              <w:t xml:space="preserve">Id của giỏ hàng </w:t>
            </w:r>
          </w:p>
        </w:tc>
      </w:tr>
      <w:tr w:rsidR="008F4D37" w14:paraId="04105FDF" w14:textId="77777777" w:rsidTr="0014793F">
        <w:tc>
          <w:tcPr>
            <w:tcW w:w="2925" w:type="dxa"/>
          </w:tcPr>
          <w:p w14:paraId="502980C9" w14:textId="77777777" w:rsidR="008F4D37" w:rsidRDefault="008F4D37" w:rsidP="0014793F">
            <w:pPr>
              <w:spacing w:line="360" w:lineRule="auto"/>
            </w:pPr>
            <w:r w:rsidRPr="00714F2A">
              <w:t>user_id</w:t>
            </w:r>
          </w:p>
        </w:tc>
        <w:tc>
          <w:tcPr>
            <w:tcW w:w="2926" w:type="dxa"/>
          </w:tcPr>
          <w:p w14:paraId="633E8D3D" w14:textId="77777777" w:rsidR="008F4D37" w:rsidRPr="006E5628" w:rsidRDefault="008F4D37" w:rsidP="0014793F">
            <w:pPr>
              <w:spacing w:line="360" w:lineRule="auto"/>
              <w:rPr>
                <w:lang w:val="en-US"/>
              </w:rPr>
            </w:pPr>
            <w:r>
              <w:rPr>
                <w:lang w:val="en-US"/>
              </w:rPr>
              <w:t>Int</w:t>
            </w:r>
          </w:p>
        </w:tc>
        <w:tc>
          <w:tcPr>
            <w:tcW w:w="2926" w:type="dxa"/>
          </w:tcPr>
          <w:p w14:paraId="71BD3E6A" w14:textId="77777777" w:rsidR="008F4D37" w:rsidRDefault="008F4D37" w:rsidP="007F63CC">
            <w:pPr>
              <w:keepNext/>
              <w:spacing w:line="360" w:lineRule="auto"/>
            </w:pPr>
            <w:r>
              <w:t xml:space="preserve">Id của người dùng mà sở hữu giỏ hàng </w:t>
            </w:r>
          </w:p>
        </w:tc>
      </w:tr>
    </w:tbl>
    <w:p w14:paraId="100E5DA8" w14:textId="54F33923" w:rsidR="00350922" w:rsidRDefault="007F63CC" w:rsidP="007F63CC">
      <w:pPr>
        <w:pStyle w:val="Caption"/>
        <w:rPr>
          <w:lang w:val="en-US"/>
        </w:rPr>
      </w:pPr>
      <w:bookmarkStart w:id="67" w:name="_Toc186641529"/>
      <w:r>
        <w:t xml:space="preserve">Bảng </w:t>
      </w:r>
      <w:fldSimple w:instr=" STYLEREF 1 \s ">
        <w:r>
          <w:rPr>
            <w:noProof/>
          </w:rPr>
          <w:t>3</w:t>
        </w:r>
      </w:fldSimple>
      <w:r>
        <w:t>.</w:t>
      </w:r>
      <w:fldSimple w:instr=" SEQ Bảng \* ARABIC \s 1 ">
        <w:r>
          <w:rPr>
            <w:noProof/>
          </w:rPr>
          <w:t>17</w:t>
        </w:r>
      </w:fldSimple>
      <w:r>
        <w:rPr>
          <w:lang w:val="en-US"/>
        </w:rPr>
        <w:t xml:space="preserve"> Bảng Cart</w:t>
      </w:r>
      <w:bookmarkEnd w:id="67"/>
    </w:p>
    <w:p w14:paraId="743EA12B" w14:textId="471FC1DB" w:rsidR="00DD72E3" w:rsidRPr="006E5628" w:rsidRDefault="00DD72E3" w:rsidP="00435946">
      <w:pPr>
        <w:pStyle w:val="ListParagraph"/>
        <w:numPr>
          <w:ilvl w:val="0"/>
          <w:numId w:val="1"/>
        </w:numPr>
        <w:spacing w:after="120" w:line="360" w:lineRule="auto"/>
        <w:contextualSpacing/>
        <w:jc w:val="left"/>
        <w:rPr>
          <w:lang w:val="vi-VN"/>
        </w:rPr>
      </w:pPr>
      <w:r w:rsidRPr="006E5628">
        <w:rPr>
          <w:lang w:val="vi-VN"/>
        </w:rPr>
        <w:t>Bảng Cart</w:t>
      </w:r>
      <w:r>
        <w:t>_Item</w:t>
      </w:r>
    </w:p>
    <w:tbl>
      <w:tblPr>
        <w:tblStyle w:val="TableGrid"/>
        <w:tblW w:w="0" w:type="auto"/>
        <w:tblLook w:val="04A0" w:firstRow="1" w:lastRow="0" w:firstColumn="1" w:lastColumn="0" w:noHBand="0" w:noVBand="1"/>
      </w:tblPr>
      <w:tblGrid>
        <w:gridCol w:w="2925"/>
        <w:gridCol w:w="2926"/>
        <w:gridCol w:w="2926"/>
      </w:tblGrid>
      <w:tr w:rsidR="00DD72E3" w:rsidRPr="00D06D32" w14:paraId="72B8E118" w14:textId="77777777" w:rsidTr="0014793F">
        <w:tc>
          <w:tcPr>
            <w:tcW w:w="8777" w:type="dxa"/>
            <w:gridSpan w:val="3"/>
            <w:shd w:val="clear" w:color="auto" w:fill="0070C0"/>
          </w:tcPr>
          <w:p w14:paraId="21B9DF51" w14:textId="3B331722" w:rsidR="00DD72E3" w:rsidRPr="005C50D6" w:rsidRDefault="00DD72E3" w:rsidP="0014793F">
            <w:pPr>
              <w:spacing w:line="360" w:lineRule="auto"/>
              <w:rPr>
                <w:b/>
                <w:bCs/>
                <w:color w:val="FFFFFF" w:themeColor="background1"/>
                <w:lang w:val="en-US"/>
              </w:rPr>
            </w:pPr>
            <w:r>
              <w:rPr>
                <w:b/>
                <w:bCs/>
                <w:color w:val="FFFFFF" w:themeColor="background1"/>
              </w:rPr>
              <w:t>Cart</w:t>
            </w:r>
            <w:r>
              <w:rPr>
                <w:b/>
                <w:bCs/>
                <w:color w:val="FFFFFF" w:themeColor="background1"/>
                <w:lang w:val="en-US"/>
              </w:rPr>
              <w:t>_</w:t>
            </w:r>
            <w:r w:rsidR="00F36180">
              <w:rPr>
                <w:b/>
                <w:bCs/>
                <w:color w:val="FFFFFF" w:themeColor="background1"/>
                <w:lang w:val="en-US"/>
              </w:rPr>
              <w:t>Item</w:t>
            </w:r>
          </w:p>
        </w:tc>
      </w:tr>
      <w:tr w:rsidR="00DD72E3" w:rsidRPr="00D06D32" w14:paraId="5A27BC7E" w14:textId="77777777" w:rsidTr="0014793F">
        <w:tc>
          <w:tcPr>
            <w:tcW w:w="2925" w:type="dxa"/>
            <w:vAlign w:val="center"/>
          </w:tcPr>
          <w:p w14:paraId="39A0382D" w14:textId="77777777" w:rsidR="00DD72E3" w:rsidRPr="00D06D32" w:rsidRDefault="00DD72E3" w:rsidP="0014793F">
            <w:pPr>
              <w:spacing w:line="360" w:lineRule="auto"/>
              <w:rPr>
                <w:b/>
                <w:bCs/>
              </w:rPr>
            </w:pPr>
            <w:r w:rsidRPr="00D06D32">
              <w:rPr>
                <w:b/>
                <w:bCs/>
              </w:rPr>
              <w:t>Tên trường</w:t>
            </w:r>
          </w:p>
        </w:tc>
        <w:tc>
          <w:tcPr>
            <w:tcW w:w="2926" w:type="dxa"/>
            <w:vAlign w:val="center"/>
          </w:tcPr>
          <w:p w14:paraId="5297E3E6" w14:textId="77777777" w:rsidR="00DD72E3" w:rsidRPr="00D06D32" w:rsidRDefault="00DD72E3" w:rsidP="0014793F">
            <w:pPr>
              <w:spacing w:line="360" w:lineRule="auto"/>
              <w:rPr>
                <w:b/>
                <w:bCs/>
              </w:rPr>
            </w:pPr>
            <w:r w:rsidRPr="00D06D32">
              <w:rPr>
                <w:b/>
                <w:bCs/>
              </w:rPr>
              <w:t>Kiểu dữ liệu</w:t>
            </w:r>
          </w:p>
        </w:tc>
        <w:tc>
          <w:tcPr>
            <w:tcW w:w="2926" w:type="dxa"/>
            <w:vAlign w:val="center"/>
          </w:tcPr>
          <w:p w14:paraId="280EC852" w14:textId="77777777" w:rsidR="00DD72E3" w:rsidRPr="00D06D32" w:rsidRDefault="00DD72E3" w:rsidP="0014793F">
            <w:pPr>
              <w:spacing w:line="360" w:lineRule="auto"/>
              <w:rPr>
                <w:b/>
                <w:bCs/>
              </w:rPr>
            </w:pPr>
            <w:r w:rsidRPr="00D06D32">
              <w:rPr>
                <w:b/>
                <w:bCs/>
              </w:rPr>
              <w:t>Mô tả</w:t>
            </w:r>
          </w:p>
        </w:tc>
      </w:tr>
      <w:tr w:rsidR="00DD72E3" w14:paraId="5F75639A" w14:textId="77777777" w:rsidTr="0014793F">
        <w:tc>
          <w:tcPr>
            <w:tcW w:w="2925" w:type="dxa"/>
          </w:tcPr>
          <w:p w14:paraId="41770B49" w14:textId="77777777" w:rsidR="00DD72E3" w:rsidRDefault="00DD72E3" w:rsidP="0014793F">
            <w:pPr>
              <w:spacing w:line="360" w:lineRule="auto"/>
            </w:pPr>
            <w:r>
              <w:rPr>
                <w:lang w:val="en-US"/>
              </w:rPr>
              <w:t>Id</w:t>
            </w:r>
            <w:r w:rsidRPr="00714F2A">
              <w:t xml:space="preserve"> </w:t>
            </w:r>
          </w:p>
        </w:tc>
        <w:tc>
          <w:tcPr>
            <w:tcW w:w="2926" w:type="dxa"/>
          </w:tcPr>
          <w:p w14:paraId="0EF8BD60" w14:textId="77777777" w:rsidR="00DD72E3" w:rsidRPr="006E5628" w:rsidRDefault="00DD72E3" w:rsidP="0014793F">
            <w:pPr>
              <w:spacing w:line="360" w:lineRule="auto"/>
              <w:rPr>
                <w:lang w:val="en-US"/>
              </w:rPr>
            </w:pPr>
            <w:r>
              <w:rPr>
                <w:lang w:val="en-US"/>
              </w:rPr>
              <w:t>Int</w:t>
            </w:r>
          </w:p>
        </w:tc>
        <w:tc>
          <w:tcPr>
            <w:tcW w:w="2926" w:type="dxa"/>
          </w:tcPr>
          <w:p w14:paraId="7785B4C8" w14:textId="77777777" w:rsidR="00DD72E3" w:rsidRDefault="00DD72E3" w:rsidP="0014793F">
            <w:pPr>
              <w:spacing w:line="360" w:lineRule="auto"/>
            </w:pPr>
            <w:r w:rsidRPr="006E5628">
              <w:t>Id của mục giỏ hàng.</w:t>
            </w:r>
          </w:p>
        </w:tc>
      </w:tr>
      <w:tr w:rsidR="00DD72E3" w14:paraId="48D9A9B8" w14:textId="77777777" w:rsidTr="0014793F">
        <w:tc>
          <w:tcPr>
            <w:tcW w:w="2925" w:type="dxa"/>
          </w:tcPr>
          <w:p w14:paraId="357AEA08" w14:textId="77777777" w:rsidR="00DD72E3" w:rsidRDefault="00DD72E3" w:rsidP="0014793F">
            <w:pPr>
              <w:spacing w:line="360" w:lineRule="auto"/>
            </w:pPr>
            <w:r w:rsidRPr="00714F2A">
              <w:t>cart_id</w:t>
            </w:r>
          </w:p>
        </w:tc>
        <w:tc>
          <w:tcPr>
            <w:tcW w:w="2926" w:type="dxa"/>
          </w:tcPr>
          <w:p w14:paraId="4770FBA3" w14:textId="77777777" w:rsidR="00DD72E3" w:rsidRPr="006E5628" w:rsidRDefault="00DD72E3" w:rsidP="0014793F">
            <w:pPr>
              <w:spacing w:line="360" w:lineRule="auto"/>
              <w:rPr>
                <w:lang w:val="en-US"/>
              </w:rPr>
            </w:pPr>
            <w:r>
              <w:rPr>
                <w:lang w:val="en-US"/>
              </w:rPr>
              <w:t>Int</w:t>
            </w:r>
          </w:p>
        </w:tc>
        <w:tc>
          <w:tcPr>
            <w:tcW w:w="2926" w:type="dxa"/>
          </w:tcPr>
          <w:p w14:paraId="54728809" w14:textId="77777777" w:rsidR="00DD72E3" w:rsidRDefault="00DD72E3" w:rsidP="0014793F">
            <w:pPr>
              <w:spacing w:line="360" w:lineRule="auto"/>
            </w:pPr>
            <w:r w:rsidRPr="006E5628">
              <w:t>Id của giỏ hàng liên kết.</w:t>
            </w:r>
          </w:p>
        </w:tc>
      </w:tr>
      <w:tr w:rsidR="00DD72E3" w14:paraId="45684196" w14:textId="77777777" w:rsidTr="0014793F">
        <w:tc>
          <w:tcPr>
            <w:tcW w:w="2925" w:type="dxa"/>
          </w:tcPr>
          <w:p w14:paraId="6150D9A0" w14:textId="77777777" w:rsidR="00DD72E3" w:rsidRPr="00714F2A" w:rsidRDefault="00DD72E3" w:rsidP="0014793F">
            <w:pPr>
              <w:spacing w:line="360" w:lineRule="auto"/>
            </w:pPr>
            <w:r>
              <w:rPr>
                <w:lang w:val="en-US"/>
              </w:rPr>
              <w:t>product_</w:t>
            </w:r>
            <w:r w:rsidRPr="006E5628">
              <w:t>id</w:t>
            </w:r>
          </w:p>
        </w:tc>
        <w:tc>
          <w:tcPr>
            <w:tcW w:w="2926" w:type="dxa"/>
          </w:tcPr>
          <w:p w14:paraId="75B9AA89" w14:textId="77777777" w:rsidR="00DD72E3" w:rsidRDefault="00DD72E3" w:rsidP="0014793F">
            <w:pPr>
              <w:spacing w:line="360" w:lineRule="auto"/>
              <w:rPr>
                <w:lang w:val="en-US"/>
              </w:rPr>
            </w:pPr>
            <w:r>
              <w:rPr>
                <w:lang w:val="en-US"/>
              </w:rPr>
              <w:t>Int</w:t>
            </w:r>
          </w:p>
        </w:tc>
        <w:tc>
          <w:tcPr>
            <w:tcW w:w="2926" w:type="dxa"/>
          </w:tcPr>
          <w:p w14:paraId="6ED03AAF" w14:textId="77777777" w:rsidR="00DD72E3" w:rsidRPr="006E5628" w:rsidRDefault="00DD72E3" w:rsidP="0014793F">
            <w:pPr>
              <w:spacing w:line="360" w:lineRule="auto"/>
            </w:pPr>
            <w:r w:rsidRPr="006E5628">
              <w:t xml:space="preserve">Id của </w:t>
            </w:r>
            <w:r>
              <w:rPr>
                <w:lang w:val="en-US"/>
              </w:rPr>
              <w:t>sản phẩm</w:t>
            </w:r>
            <w:r w:rsidRPr="006E5628">
              <w:t xml:space="preserve"> trong giỏ hàng.</w:t>
            </w:r>
          </w:p>
        </w:tc>
      </w:tr>
      <w:tr w:rsidR="00DD72E3" w14:paraId="4331232F" w14:textId="77777777" w:rsidTr="0014793F">
        <w:tc>
          <w:tcPr>
            <w:tcW w:w="2925" w:type="dxa"/>
          </w:tcPr>
          <w:p w14:paraId="4BA8F4A1" w14:textId="77777777" w:rsidR="00DD72E3" w:rsidRPr="006E5628" w:rsidRDefault="00DD72E3" w:rsidP="0014793F">
            <w:pPr>
              <w:spacing w:line="360" w:lineRule="auto"/>
              <w:rPr>
                <w:lang w:val="en-US"/>
              </w:rPr>
            </w:pPr>
            <w:r>
              <w:rPr>
                <w:lang w:val="en-US"/>
              </w:rPr>
              <w:t>Quantity</w:t>
            </w:r>
          </w:p>
        </w:tc>
        <w:tc>
          <w:tcPr>
            <w:tcW w:w="2926" w:type="dxa"/>
          </w:tcPr>
          <w:p w14:paraId="2BBD95DD" w14:textId="77777777" w:rsidR="00DD72E3" w:rsidRDefault="00DD72E3" w:rsidP="0014793F">
            <w:pPr>
              <w:spacing w:line="360" w:lineRule="auto"/>
              <w:rPr>
                <w:lang w:val="en-US"/>
              </w:rPr>
            </w:pPr>
            <w:r>
              <w:rPr>
                <w:lang w:val="en-US"/>
              </w:rPr>
              <w:t>Int</w:t>
            </w:r>
          </w:p>
        </w:tc>
        <w:tc>
          <w:tcPr>
            <w:tcW w:w="2926" w:type="dxa"/>
          </w:tcPr>
          <w:p w14:paraId="232AFCCE" w14:textId="77777777" w:rsidR="00DD72E3" w:rsidRPr="006E5628" w:rsidRDefault="00DD72E3" w:rsidP="007F63CC">
            <w:pPr>
              <w:keepNext/>
              <w:spacing w:line="360" w:lineRule="auto"/>
            </w:pPr>
            <w:r w:rsidRPr="006E5628">
              <w:t xml:space="preserve">Số lượng của </w:t>
            </w:r>
            <w:r>
              <w:rPr>
                <w:lang w:val="en-US"/>
              </w:rPr>
              <w:t>sản phẩm</w:t>
            </w:r>
            <w:r w:rsidRPr="006E5628">
              <w:t>.</w:t>
            </w:r>
          </w:p>
        </w:tc>
      </w:tr>
    </w:tbl>
    <w:p w14:paraId="205EE9DE" w14:textId="3051EC1D" w:rsidR="00DD72E3" w:rsidRDefault="007F63CC" w:rsidP="007F63CC">
      <w:pPr>
        <w:pStyle w:val="Caption"/>
        <w:rPr>
          <w:lang w:val="en-US"/>
        </w:rPr>
      </w:pPr>
      <w:bookmarkStart w:id="68" w:name="_Toc186641530"/>
      <w:r>
        <w:t xml:space="preserve">Bảng </w:t>
      </w:r>
      <w:fldSimple w:instr=" STYLEREF 1 \s ">
        <w:r>
          <w:rPr>
            <w:noProof/>
          </w:rPr>
          <w:t>3</w:t>
        </w:r>
      </w:fldSimple>
      <w:r>
        <w:t>.</w:t>
      </w:r>
      <w:fldSimple w:instr=" SEQ Bảng \* ARABIC \s 1 ">
        <w:r>
          <w:rPr>
            <w:noProof/>
          </w:rPr>
          <w:t>18</w:t>
        </w:r>
      </w:fldSimple>
      <w:r>
        <w:rPr>
          <w:lang w:val="en-US"/>
        </w:rPr>
        <w:t xml:space="preserve"> Bảng Cart_Item</w:t>
      </w:r>
      <w:bookmarkEnd w:id="68"/>
    </w:p>
    <w:p w14:paraId="04D2B0B3" w14:textId="77777777" w:rsidR="00D91527" w:rsidRPr="00023BE5" w:rsidRDefault="00D91527" w:rsidP="00435946">
      <w:pPr>
        <w:pStyle w:val="ListParagraph"/>
        <w:numPr>
          <w:ilvl w:val="0"/>
          <w:numId w:val="1"/>
        </w:numPr>
        <w:spacing w:after="120" w:line="360" w:lineRule="auto"/>
        <w:contextualSpacing/>
        <w:jc w:val="left"/>
        <w:rPr>
          <w:lang w:val="vi-VN"/>
        </w:rPr>
      </w:pPr>
      <w:r w:rsidRPr="00023BE5">
        <w:rPr>
          <w:lang w:val="vi-VN"/>
        </w:rPr>
        <w:t xml:space="preserve">Bảng Order </w:t>
      </w:r>
    </w:p>
    <w:tbl>
      <w:tblPr>
        <w:tblStyle w:val="TableGrid"/>
        <w:tblW w:w="0" w:type="auto"/>
        <w:tblLook w:val="04A0" w:firstRow="1" w:lastRow="0" w:firstColumn="1" w:lastColumn="0" w:noHBand="0" w:noVBand="1"/>
      </w:tblPr>
      <w:tblGrid>
        <w:gridCol w:w="2925"/>
        <w:gridCol w:w="2926"/>
        <w:gridCol w:w="2926"/>
      </w:tblGrid>
      <w:tr w:rsidR="00D91527" w:rsidRPr="00D06D32" w14:paraId="7A4EF4F5" w14:textId="77777777" w:rsidTr="0014793F">
        <w:tc>
          <w:tcPr>
            <w:tcW w:w="8777" w:type="dxa"/>
            <w:gridSpan w:val="3"/>
            <w:shd w:val="clear" w:color="auto" w:fill="0070C0"/>
          </w:tcPr>
          <w:p w14:paraId="21D16CFD" w14:textId="77777777" w:rsidR="00D91527" w:rsidRPr="00D06D32" w:rsidRDefault="00D91527" w:rsidP="0014793F">
            <w:pPr>
              <w:spacing w:line="360" w:lineRule="auto"/>
              <w:rPr>
                <w:b/>
                <w:bCs/>
                <w:color w:val="FFFFFF" w:themeColor="background1"/>
              </w:rPr>
            </w:pPr>
            <w:r>
              <w:rPr>
                <w:b/>
                <w:bCs/>
                <w:color w:val="FFFFFF" w:themeColor="background1"/>
              </w:rPr>
              <w:t>Order</w:t>
            </w:r>
          </w:p>
        </w:tc>
      </w:tr>
      <w:tr w:rsidR="00D91527" w:rsidRPr="00D06D32" w14:paraId="3DCD0918" w14:textId="77777777" w:rsidTr="0014793F">
        <w:tc>
          <w:tcPr>
            <w:tcW w:w="2925" w:type="dxa"/>
            <w:vAlign w:val="center"/>
          </w:tcPr>
          <w:p w14:paraId="42184D0C" w14:textId="77777777" w:rsidR="00D91527" w:rsidRPr="00D06D32" w:rsidRDefault="00D91527" w:rsidP="0014793F">
            <w:pPr>
              <w:spacing w:line="360" w:lineRule="auto"/>
              <w:rPr>
                <w:b/>
                <w:bCs/>
              </w:rPr>
            </w:pPr>
            <w:r w:rsidRPr="00D06D32">
              <w:rPr>
                <w:b/>
                <w:bCs/>
              </w:rPr>
              <w:t>Tên trường</w:t>
            </w:r>
          </w:p>
        </w:tc>
        <w:tc>
          <w:tcPr>
            <w:tcW w:w="2926" w:type="dxa"/>
            <w:vAlign w:val="center"/>
          </w:tcPr>
          <w:p w14:paraId="39508A85" w14:textId="77777777" w:rsidR="00D91527" w:rsidRPr="00D06D32" w:rsidRDefault="00D91527" w:rsidP="0014793F">
            <w:pPr>
              <w:spacing w:line="360" w:lineRule="auto"/>
              <w:rPr>
                <w:b/>
                <w:bCs/>
              </w:rPr>
            </w:pPr>
            <w:r w:rsidRPr="00D06D32">
              <w:rPr>
                <w:b/>
                <w:bCs/>
              </w:rPr>
              <w:t>Kiểu dữ liệu</w:t>
            </w:r>
          </w:p>
        </w:tc>
        <w:tc>
          <w:tcPr>
            <w:tcW w:w="2926" w:type="dxa"/>
            <w:vAlign w:val="center"/>
          </w:tcPr>
          <w:p w14:paraId="61DEDCE4" w14:textId="77777777" w:rsidR="00D91527" w:rsidRPr="00D06D32" w:rsidRDefault="00D91527" w:rsidP="0014793F">
            <w:pPr>
              <w:spacing w:line="360" w:lineRule="auto"/>
              <w:rPr>
                <w:b/>
                <w:bCs/>
              </w:rPr>
            </w:pPr>
            <w:r w:rsidRPr="00D06D32">
              <w:rPr>
                <w:b/>
                <w:bCs/>
              </w:rPr>
              <w:t>Mô tả</w:t>
            </w:r>
          </w:p>
        </w:tc>
      </w:tr>
      <w:tr w:rsidR="00D91527" w14:paraId="6D2EB98A" w14:textId="77777777" w:rsidTr="0014793F">
        <w:tc>
          <w:tcPr>
            <w:tcW w:w="2925" w:type="dxa"/>
          </w:tcPr>
          <w:p w14:paraId="7DE2B7A1" w14:textId="77777777" w:rsidR="00D91527" w:rsidRDefault="00D91527" w:rsidP="0014793F">
            <w:pPr>
              <w:spacing w:line="360" w:lineRule="auto"/>
            </w:pPr>
            <w:r>
              <w:rPr>
                <w:lang w:val="en-US"/>
              </w:rPr>
              <w:t>I</w:t>
            </w:r>
            <w:r w:rsidRPr="00714F2A">
              <w:t xml:space="preserve">d </w:t>
            </w:r>
          </w:p>
        </w:tc>
        <w:tc>
          <w:tcPr>
            <w:tcW w:w="2926" w:type="dxa"/>
          </w:tcPr>
          <w:p w14:paraId="7DAB9A7D" w14:textId="77777777" w:rsidR="00D91527" w:rsidRPr="00023BE5" w:rsidRDefault="00D91527" w:rsidP="0014793F">
            <w:pPr>
              <w:spacing w:line="360" w:lineRule="auto"/>
              <w:rPr>
                <w:lang w:val="en-US"/>
              </w:rPr>
            </w:pPr>
            <w:r>
              <w:rPr>
                <w:lang w:val="en-US"/>
              </w:rPr>
              <w:t>Int</w:t>
            </w:r>
          </w:p>
        </w:tc>
        <w:tc>
          <w:tcPr>
            <w:tcW w:w="2926" w:type="dxa"/>
          </w:tcPr>
          <w:p w14:paraId="3B52A91E" w14:textId="77777777" w:rsidR="00D91527" w:rsidRDefault="00D91527" w:rsidP="0014793F">
            <w:pPr>
              <w:spacing w:line="360" w:lineRule="auto"/>
            </w:pPr>
            <w:r w:rsidRPr="00023BE5">
              <w:t>Id của đơn hàng.</w:t>
            </w:r>
          </w:p>
        </w:tc>
      </w:tr>
      <w:tr w:rsidR="00D91527" w14:paraId="07A43B54" w14:textId="77777777" w:rsidTr="0014793F">
        <w:tc>
          <w:tcPr>
            <w:tcW w:w="2925" w:type="dxa"/>
          </w:tcPr>
          <w:p w14:paraId="3490D493" w14:textId="77777777" w:rsidR="00D91527" w:rsidRDefault="00D91527" w:rsidP="0014793F">
            <w:pPr>
              <w:spacing w:line="360" w:lineRule="auto"/>
            </w:pPr>
            <w:r w:rsidRPr="00714F2A">
              <w:t>user_id</w:t>
            </w:r>
          </w:p>
        </w:tc>
        <w:tc>
          <w:tcPr>
            <w:tcW w:w="2926" w:type="dxa"/>
          </w:tcPr>
          <w:p w14:paraId="3337E58B" w14:textId="77777777" w:rsidR="00D91527" w:rsidRPr="00023BE5" w:rsidRDefault="00D91527" w:rsidP="0014793F">
            <w:pPr>
              <w:spacing w:line="360" w:lineRule="auto"/>
              <w:rPr>
                <w:lang w:val="en-US"/>
              </w:rPr>
            </w:pPr>
            <w:r>
              <w:rPr>
                <w:lang w:val="en-US"/>
              </w:rPr>
              <w:t>Int</w:t>
            </w:r>
          </w:p>
        </w:tc>
        <w:tc>
          <w:tcPr>
            <w:tcW w:w="292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91527" w:rsidRPr="00023BE5" w14:paraId="4951F81E" w14:textId="77777777" w:rsidTr="0014793F">
              <w:trPr>
                <w:tblCellSpacing w:w="15" w:type="dxa"/>
              </w:trPr>
              <w:tc>
                <w:tcPr>
                  <w:tcW w:w="0" w:type="auto"/>
                  <w:vAlign w:val="center"/>
                  <w:hideMark/>
                </w:tcPr>
                <w:p w14:paraId="026DCCAF" w14:textId="77777777" w:rsidR="00D91527" w:rsidRPr="00023BE5" w:rsidRDefault="00D91527" w:rsidP="0014793F">
                  <w:pPr>
                    <w:spacing w:after="0"/>
                    <w:rPr>
                      <w:lang w:val="en-US"/>
                    </w:rPr>
                  </w:pPr>
                </w:p>
              </w:tc>
            </w:tr>
          </w:tbl>
          <w:p w14:paraId="68A8669F" w14:textId="77777777" w:rsidR="00D91527" w:rsidRPr="00023BE5" w:rsidRDefault="00D91527" w:rsidP="0014793F">
            <w:pPr>
              <w:spacing w:line="360" w:lineRule="auto"/>
              <w:rPr>
                <w:vanish/>
                <w:lang w:val="en-US"/>
              </w:rPr>
            </w:pPr>
          </w:p>
          <w:p w14:paraId="1F75DCCC" w14:textId="77777777" w:rsidR="00D91527" w:rsidRPr="00023BE5" w:rsidRDefault="00D91527" w:rsidP="0014793F">
            <w:pPr>
              <w:spacing w:line="360" w:lineRule="auto"/>
              <w:rPr>
                <w:lang w:val="en-US"/>
              </w:rPr>
            </w:pPr>
            <w:r>
              <w:rPr>
                <w:lang w:val="en-US"/>
              </w:rPr>
              <w:t>Id của người đặt hàng</w:t>
            </w:r>
          </w:p>
        </w:tc>
      </w:tr>
      <w:tr w:rsidR="00D91527" w14:paraId="58C18247" w14:textId="77777777" w:rsidTr="0014793F">
        <w:tc>
          <w:tcPr>
            <w:tcW w:w="2925" w:type="dxa"/>
          </w:tcPr>
          <w:p w14:paraId="4284C85A" w14:textId="77777777" w:rsidR="00D91527" w:rsidRPr="00023BE5" w:rsidRDefault="00D91527" w:rsidP="0014793F">
            <w:pPr>
              <w:spacing w:line="360" w:lineRule="auto"/>
              <w:rPr>
                <w:lang w:val="en-US"/>
              </w:rPr>
            </w:pPr>
            <w:r w:rsidRPr="00714F2A">
              <w:t>Total</w:t>
            </w:r>
            <w:r>
              <w:rPr>
                <w:lang w:val="en-US"/>
              </w:rPr>
              <w:t>_amount</w:t>
            </w:r>
          </w:p>
        </w:tc>
        <w:tc>
          <w:tcPr>
            <w:tcW w:w="2926" w:type="dxa"/>
          </w:tcPr>
          <w:p w14:paraId="7B06FF6E" w14:textId="77777777" w:rsidR="00D91527" w:rsidRDefault="00D91527" w:rsidP="0014793F">
            <w:pPr>
              <w:spacing w:line="360" w:lineRule="auto"/>
            </w:pPr>
            <w:r>
              <w:rPr>
                <w:lang w:val="en-US"/>
              </w:rPr>
              <w:t>D</w:t>
            </w:r>
            <w:r w:rsidRPr="00023BE5">
              <w:t>ecimal(10,2)</w:t>
            </w:r>
          </w:p>
        </w:tc>
        <w:tc>
          <w:tcPr>
            <w:tcW w:w="2926" w:type="dxa"/>
          </w:tcPr>
          <w:p w14:paraId="56821DE3" w14:textId="77777777" w:rsidR="00D91527" w:rsidRDefault="00D91527" w:rsidP="0014793F">
            <w:pPr>
              <w:spacing w:line="360" w:lineRule="auto"/>
            </w:pPr>
            <w:r>
              <w:rPr>
                <w:lang w:val="en-US"/>
              </w:rPr>
              <w:t>Tổng số tiền của đơn hàng</w:t>
            </w:r>
            <w:r>
              <w:t xml:space="preserve"> </w:t>
            </w:r>
          </w:p>
        </w:tc>
      </w:tr>
      <w:tr w:rsidR="00D91527" w14:paraId="19B8E438" w14:textId="77777777" w:rsidTr="0014793F">
        <w:tc>
          <w:tcPr>
            <w:tcW w:w="2925" w:type="dxa"/>
          </w:tcPr>
          <w:p w14:paraId="12AFBE74" w14:textId="77777777" w:rsidR="00D91527" w:rsidRPr="00714F2A" w:rsidRDefault="00D91527" w:rsidP="0014793F">
            <w:pPr>
              <w:spacing w:line="360" w:lineRule="auto"/>
            </w:pPr>
            <w:r>
              <w:rPr>
                <w:lang w:val="en-US"/>
              </w:rPr>
              <w:t>Order_</w:t>
            </w:r>
            <w:r w:rsidRPr="00714F2A">
              <w:t>date</w:t>
            </w:r>
          </w:p>
        </w:tc>
        <w:tc>
          <w:tcPr>
            <w:tcW w:w="2926" w:type="dxa"/>
          </w:tcPr>
          <w:p w14:paraId="7B2A27C0" w14:textId="77777777" w:rsidR="00D91527" w:rsidRDefault="00D91527" w:rsidP="0014793F">
            <w:pPr>
              <w:spacing w:line="360" w:lineRule="auto"/>
            </w:pPr>
            <w:r w:rsidRPr="00023BE5">
              <w:t>timestamp</w:t>
            </w:r>
            <w:r>
              <w:t xml:space="preserve"> </w:t>
            </w:r>
          </w:p>
        </w:tc>
        <w:tc>
          <w:tcPr>
            <w:tcW w:w="2926" w:type="dxa"/>
          </w:tcPr>
          <w:p w14:paraId="1B43F91F" w14:textId="77777777" w:rsidR="00D91527" w:rsidRDefault="00D91527" w:rsidP="0014793F">
            <w:pPr>
              <w:keepNext/>
              <w:spacing w:line="360" w:lineRule="auto"/>
            </w:pPr>
            <w:r>
              <w:t>Ngày hóa đơn được tạo</w:t>
            </w:r>
          </w:p>
        </w:tc>
      </w:tr>
      <w:tr w:rsidR="00D91527" w14:paraId="0D97B3B3" w14:textId="77777777" w:rsidTr="0014793F">
        <w:tc>
          <w:tcPr>
            <w:tcW w:w="2925" w:type="dxa"/>
          </w:tcPr>
          <w:p w14:paraId="6517F688" w14:textId="77777777" w:rsidR="00D91527" w:rsidRDefault="00D91527" w:rsidP="0014793F">
            <w:pPr>
              <w:spacing w:line="360" w:lineRule="auto"/>
              <w:rPr>
                <w:lang w:val="en-US"/>
              </w:rPr>
            </w:pPr>
            <w:r>
              <w:rPr>
                <w:lang w:val="en-US"/>
              </w:rPr>
              <w:t>Status</w:t>
            </w:r>
          </w:p>
        </w:tc>
        <w:tc>
          <w:tcPr>
            <w:tcW w:w="2926" w:type="dxa"/>
          </w:tcPr>
          <w:p w14:paraId="6359B677" w14:textId="77777777" w:rsidR="00D91527" w:rsidRPr="00023BE5" w:rsidRDefault="00D91527" w:rsidP="0014793F">
            <w:pPr>
              <w:spacing w:line="360" w:lineRule="auto"/>
              <w:rPr>
                <w:lang w:val="en-US"/>
              </w:rPr>
            </w:pPr>
            <w:r>
              <w:rPr>
                <w:lang w:val="en-US"/>
              </w:rPr>
              <w:t>Varchar(50)</w:t>
            </w:r>
          </w:p>
        </w:tc>
        <w:tc>
          <w:tcPr>
            <w:tcW w:w="2926" w:type="dxa"/>
          </w:tcPr>
          <w:p w14:paraId="03B9E520" w14:textId="77777777" w:rsidR="00D91527" w:rsidRPr="00023BE5" w:rsidRDefault="00D91527" w:rsidP="0014793F">
            <w:pPr>
              <w:keepNext/>
              <w:spacing w:line="360" w:lineRule="auto"/>
              <w:rPr>
                <w:lang w:val="en-US"/>
              </w:rPr>
            </w:pPr>
            <w:r>
              <w:rPr>
                <w:lang w:val="en-US"/>
              </w:rPr>
              <w:t>Trạng thái đơn hàng</w:t>
            </w:r>
          </w:p>
        </w:tc>
      </w:tr>
      <w:tr w:rsidR="00A96011" w14:paraId="5378765C" w14:textId="77777777" w:rsidTr="0014793F">
        <w:tc>
          <w:tcPr>
            <w:tcW w:w="2925" w:type="dxa"/>
          </w:tcPr>
          <w:p w14:paraId="320C1CF8" w14:textId="6C27F0B5" w:rsidR="00A96011" w:rsidRDefault="00613BC1" w:rsidP="0014793F">
            <w:pPr>
              <w:rPr>
                <w:lang w:val="en-US"/>
              </w:rPr>
            </w:pPr>
            <w:r>
              <w:rPr>
                <w:lang w:val="en-US"/>
              </w:rPr>
              <w:t>Promotion_id</w:t>
            </w:r>
          </w:p>
        </w:tc>
        <w:tc>
          <w:tcPr>
            <w:tcW w:w="2926" w:type="dxa"/>
          </w:tcPr>
          <w:p w14:paraId="15C01F9A" w14:textId="1997763C" w:rsidR="00A96011" w:rsidRDefault="00613BC1" w:rsidP="0014793F">
            <w:pPr>
              <w:rPr>
                <w:lang w:val="en-US"/>
              </w:rPr>
            </w:pPr>
            <w:r>
              <w:rPr>
                <w:lang w:val="en-US"/>
              </w:rPr>
              <w:t>String</w:t>
            </w:r>
          </w:p>
        </w:tc>
        <w:tc>
          <w:tcPr>
            <w:tcW w:w="2926" w:type="dxa"/>
          </w:tcPr>
          <w:p w14:paraId="068911B1" w14:textId="0A790003" w:rsidR="00A96011" w:rsidRDefault="00613BC1" w:rsidP="0014793F">
            <w:pPr>
              <w:keepNext/>
              <w:rPr>
                <w:lang w:val="en-US"/>
              </w:rPr>
            </w:pPr>
            <w:r>
              <w:rPr>
                <w:lang w:val="en-US"/>
              </w:rPr>
              <w:t>Id của mã khuyến mãi</w:t>
            </w:r>
          </w:p>
        </w:tc>
      </w:tr>
      <w:tr w:rsidR="00A96011" w14:paraId="5262584B" w14:textId="77777777" w:rsidTr="0014793F">
        <w:tc>
          <w:tcPr>
            <w:tcW w:w="2925" w:type="dxa"/>
          </w:tcPr>
          <w:p w14:paraId="00562AD7" w14:textId="2487AD26" w:rsidR="00A96011" w:rsidRDefault="00613BC1" w:rsidP="0014793F">
            <w:pPr>
              <w:rPr>
                <w:lang w:val="en-US"/>
              </w:rPr>
            </w:pPr>
            <w:r>
              <w:rPr>
                <w:lang w:val="en-US"/>
              </w:rPr>
              <w:t>shippingAddress</w:t>
            </w:r>
          </w:p>
        </w:tc>
        <w:tc>
          <w:tcPr>
            <w:tcW w:w="2926" w:type="dxa"/>
          </w:tcPr>
          <w:p w14:paraId="04B626B1" w14:textId="048E5FDC" w:rsidR="00A96011" w:rsidRDefault="00613BC1" w:rsidP="0014793F">
            <w:pPr>
              <w:rPr>
                <w:lang w:val="en-US"/>
              </w:rPr>
            </w:pPr>
            <w:r>
              <w:rPr>
                <w:lang w:val="en-US"/>
              </w:rPr>
              <w:t>String</w:t>
            </w:r>
          </w:p>
        </w:tc>
        <w:tc>
          <w:tcPr>
            <w:tcW w:w="2926" w:type="dxa"/>
          </w:tcPr>
          <w:p w14:paraId="5AF70AB3" w14:textId="14E534D2" w:rsidR="00A96011" w:rsidRDefault="00613BC1" w:rsidP="0014793F">
            <w:pPr>
              <w:keepNext/>
              <w:rPr>
                <w:lang w:val="en-US"/>
              </w:rPr>
            </w:pPr>
            <w:r>
              <w:rPr>
                <w:lang w:val="en-US"/>
              </w:rPr>
              <w:t>Địa chỉ giao hàng</w:t>
            </w:r>
          </w:p>
        </w:tc>
      </w:tr>
      <w:tr w:rsidR="00A96011" w14:paraId="6A32F367" w14:textId="77777777" w:rsidTr="0014793F">
        <w:tc>
          <w:tcPr>
            <w:tcW w:w="2925" w:type="dxa"/>
          </w:tcPr>
          <w:p w14:paraId="3CA41633" w14:textId="1EB8618A" w:rsidR="00A96011" w:rsidRDefault="00613BC1" w:rsidP="0014793F">
            <w:pPr>
              <w:rPr>
                <w:lang w:val="en-US"/>
              </w:rPr>
            </w:pPr>
            <w:r>
              <w:rPr>
                <w:lang w:val="en-US"/>
              </w:rPr>
              <w:t>Note</w:t>
            </w:r>
          </w:p>
        </w:tc>
        <w:tc>
          <w:tcPr>
            <w:tcW w:w="2926" w:type="dxa"/>
          </w:tcPr>
          <w:p w14:paraId="7DF48834" w14:textId="025E29D9" w:rsidR="00A96011" w:rsidRDefault="00613BC1" w:rsidP="0014793F">
            <w:pPr>
              <w:rPr>
                <w:lang w:val="en-US"/>
              </w:rPr>
            </w:pPr>
            <w:r>
              <w:rPr>
                <w:lang w:val="en-US"/>
              </w:rPr>
              <w:t>String</w:t>
            </w:r>
          </w:p>
        </w:tc>
        <w:tc>
          <w:tcPr>
            <w:tcW w:w="2926" w:type="dxa"/>
          </w:tcPr>
          <w:p w14:paraId="291A1F63" w14:textId="39C375EA" w:rsidR="00A96011" w:rsidRDefault="00613BC1" w:rsidP="0014793F">
            <w:pPr>
              <w:keepNext/>
              <w:rPr>
                <w:lang w:val="en-US"/>
              </w:rPr>
            </w:pPr>
            <w:r>
              <w:rPr>
                <w:lang w:val="en-US"/>
              </w:rPr>
              <w:t>Ghi chú đơn hàng</w:t>
            </w:r>
          </w:p>
        </w:tc>
      </w:tr>
      <w:tr w:rsidR="00613BC1" w14:paraId="69B215A2" w14:textId="77777777" w:rsidTr="0014793F">
        <w:tc>
          <w:tcPr>
            <w:tcW w:w="2925" w:type="dxa"/>
          </w:tcPr>
          <w:p w14:paraId="6A10D6B0" w14:textId="7131109C" w:rsidR="00613BC1" w:rsidRDefault="004D0EB1" w:rsidP="0014793F">
            <w:pPr>
              <w:rPr>
                <w:lang w:val="en-US"/>
              </w:rPr>
            </w:pPr>
            <w:r>
              <w:rPr>
                <w:lang w:val="en-US"/>
              </w:rPr>
              <w:t>paymentStatus</w:t>
            </w:r>
          </w:p>
        </w:tc>
        <w:tc>
          <w:tcPr>
            <w:tcW w:w="2926" w:type="dxa"/>
          </w:tcPr>
          <w:p w14:paraId="230916F3" w14:textId="0D3F70B3" w:rsidR="00613BC1" w:rsidRDefault="004D0EB1" w:rsidP="0014793F">
            <w:pPr>
              <w:rPr>
                <w:lang w:val="en-US"/>
              </w:rPr>
            </w:pPr>
            <w:r>
              <w:rPr>
                <w:lang w:val="en-US"/>
              </w:rPr>
              <w:t xml:space="preserve">Int </w:t>
            </w:r>
          </w:p>
        </w:tc>
        <w:tc>
          <w:tcPr>
            <w:tcW w:w="2926" w:type="dxa"/>
          </w:tcPr>
          <w:p w14:paraId="2EC2292B" w14:textId="56825D7D" w:rsidR="00613BC1" w:rsidRDefault="004D0EB1" w:rsidP="007F63CC">
            <w:pPr>
              <w:keepNext/>
              <w:rPr>
                <w:lang w:val="en-US"/>
              </w:rPr>
            </w:pPr>
            <w:r>
              <w:rPr>
                <w:lang w:val="en-US"/>
              </w:rPr>
              <w:t>Tình trạng thanh toán</w:t>
            </w:r>
          </w:p>
        </w:tc>
      </w:tr>
    </w:tbl>
    <w:p w14:paraId="7A1EEE7A" w14:textId="1C13CD3C" w:rsidR="00890C8B" w:rsidRDefault="007F63CC" w:rsidP="007F63CC">
      <w:pPr>
        <w:pStyle w:val="Caption"/>
        <w:rPr>
          <w:lang w:val="en-US"/>
        </w:rPr>
      </w:pPr>
      <w:bookmarkStart w:id="69" w:name="_Toc186641531"/>
      <w:r>
        <w:lastRenderedPageBreak/>
        <w:t xml:space="preserve">Bảng </w:t>
      </w:r>
      <w:fldSimple w:instr=" STYLEREF 1 \s ">
        <w:r>
          <w:rPr>
            <w:noProof/>
          </w:rPr>
          <w:t>3</w:t>
        </w:r>
      </w:fldSimple>
      <w:r>
        <w:t>.</w:t>
      </w:r>
      <w:fldSimple w:instr=" SEQ Bảng \* ARABIC \s 1 ">
        <w:r>
          <w:rPr>
            <w:noProof/>
          </w:rPr>
          <w:t>19</w:t>
        </w:r>
      </w:fldSimple>
      <w:r>
        <w:rPr>
          <w:lang w:val="en-US"/>
        </w:rPr>
        <w:t xml:space="preserve"> Bảng Order</w:t>
      </w:r>
      <w:bookmarkEnd w:id="69"/>
    </w:p>
    <w:p w14:paraId="29BFB83C" w14:textId="18BB48CC" w:rsidR="00E66A7C" w:rsidRPr="00023BE5" w:rsidRDefault="00E66A7C" w:rsidP="00435946">
      <w:pPr>
        <w:pStyle w:val="ListParagraph"/>
        <w:numPr>
          <w:ilvl w:val="0"/>
          <w:numId w:val="1"/>
        </w:numPr>
        <w:spacing w:after="120" w:line="360" w:lineRule="auto"/>
        <w:contextualSpacing/>
        <w:jc w:val="left"/>
        <w:rPr>
          <w:lang w:val="vi-VN"/>
        </w:rPr>
      </w:pPr>
      <w:r w:rsidRPr="00023BE5">
        <w:rPr>
          <w:lang w:val="vi-VN"/>
        </w:rPr>
        <w:t>Bảng Order</w:t>
      </w:r>
      <w:r>
        <w:t>_Item</w:t>
      </w:r>
    </w:p>
    <w:tbl>
      <w:tblPr>
        <w:tblStyle w:val="TableGrid"/>
        <w:tblW w:w="0" w:type="auto"/>
        <w:tblLook w:val="04A0" w:firstRow="1" w:lastRow="0" w:firstColumn="1" w:lastColumn="0" w:noHBand="0" w:noVBand="1"/>
      </w:tblPr>
      <w:tblGrid>
        <w:gridCol w:w="2925"/>
        <w:gridCol w:w="2926"/>
        <w:gridCol w:w="2926"/>
      </w:tblGrid>
      <w:tr w:rsidR="00E66A7C" w:rsidRPr="00D06D32" w14:paraId="454D6C36" w14:textId="77777777" w:rsidTr="0014793F">
        <w:tc>
          <w:tcPr>
            <w:tcW w:w="8777" w:type="dxa"/>
            <w:gridSpan w:val="3"/>
            <w:shd w:val="clear" w:color="auto" w:fill="0070C0"/>
          </w:tcPr>
          <w:p w14:paraId="3B0B8DD8" w14:textId="40AD4D07" w:rsidR="00E66A7C" w:rsidRPr="00E674F7" w:rsidRDefault="00E66A7C" w:rsidP="0014793F">
            <w:pPr>
              <w:spacing w:line="360" w:lineRule="auto"/>
              <w:rPr>
                <w:b/>
                <w:bCs/>
                <w:color w:val="FFFFFF" w:themeColor="background1"/>
                <w:lang w:val="en-US"/>
              </w:rPr>
            </w:pPr>
            <w:r>
              <w:rPr>
                <w:b/>
                <w:bCs/>
                <w:color w:val="FFFFFF" w:themeColor="background1"/>
              </w:rPr>
              <w:t>Order</w:t>
            </w:r>
            <w:r>
              <w:rPr>
                <w:b/>
                <w:bCs/>
                <w:color w:val="FFFFFF" w:themeColor="background1"/>
                <w:lang w:val="en-US"/>
              </w:rPr>
              <w:t>_Item</w:t>
            </w:r>
          </w:p>
        </w:tc>
      </w:tr>
      <w:tr w:rsidR="00E66A7C" w:rsidRPr="00D06D32" w14:paraId="53CB641A" w14:textId="77777777" w:rsidTr="0014793F">
        <w:tc>
          <w:tcPr>
            <w:tcW w:w="2925" w:type="dxa"/>
            <w:vAlign w:val="center"/>
          </w:tcPr>
          <w:p w14:paraId="463D3E2A" w14:textId="77777777" w:rsidR="00E66A7C" w:rsidRPr="00D06D32" w:rsidRDefault="00E66A7C" w:rsidP="0014793F">
            <w:pPr>
              <w:spacing w:line="360" w:lineRule="auto"/>
              <w:rPr>
                <w:b/>
                <w:bCs/>
              </w:rPr>
            </w:pPr>
            <w:r w:rsidRPr="00D06D32">
              <w:rPr>
                <w:b/>
                <w:bCs/>
              </w:rPr>
              <w:t>Tên trường</w:t>
            </w:r>
          </w:p>
        </w:tc>
        <w:tc>
          <w:tcPr>
            <w:tcW w:w="2926" w:type="dxa"/>
            <w:vAlign w:val="center"/>
          </w:tcPr>
          <w:p w14:paraId="3686B656" w14:textId="77777777" w:rsidR="00E66A7C" w:rsidRPr="00D06D32" w:rsidRDefault="00E66A7C" w:rsidP="0014793F">
            <w:pPr>
              <w:spacing w:line="360" w:lineRule="auto"/>
              <w:rPr>
                <w:b/>
                <w:bCs/>
              </w:rPr>
            </w:pPr>
            <w:r w:rsidRPr="00D06D32">
              <w:rPr>
                <w:b/>
                <w:bCs/>
              </w:rPr>
              <w:t>Kiểu dữ liệu</w:t>
            </w:r>
          </w:p>
        </w:tc>
        <w:tc>
          <w:tcPr>
            <w:tcW w:w="2926" w:type="dxa"/>
            <w:vAlign w:val="center"/>
          </w:tcPr>
          <w:p w14:paraId="690DDC5A" w14:textId="77777777" w:rsidR="00E66A7C" w:rsidRPr="00D06D32" w:rsidRDefault="00E66A7C" w:rsidP="0014793F">
            <w:pPr>
              <w:spacing w:line="360" w:lineRule="auto"/>
              <w:rPr>
                <w:b/>
                <w:bCs/>
              </w:rPr>
            </w:pPr>
            <w:r w:rsidRPr="00D06D32">
              <w:rPr>
                <w:b/>
                <w:bCs/>
              </w:rPr>
              <w:t>Mô tả</w:t>
            </w:r>
          </w:p>
        </w:tc>
      </w:tr>
      <w:tr w:rsidR="00E66A7C" w14:paraId="5823A4DB" w14:textId="77777777" w:rsidTr="0014793F">
        <w:tc>
          <w:tcPr>
            <w:tcW w:w="2925" w:type="dxa"/>
          </w:tcPr>
          <w:p w14:paraId="3CCC1981" w14:textId="77777777" w:rsidR="00E66A7C" w:rsidRDefault="00E66A7C" w:rsidP="0014793F">
            <w:pPr>
              <w:spacing w:line="360" w:lineRule="auto"/>
            </w:pPr>
            <w:r>
              <w:rPr>
                <w:lang w:val="en-US"/>
              </w:rPr>
              <w:t>I</w:t>
            </w:r>
            <w:r w:rsidRPr="00714F2A">
              <w:t xml:space="preserve">d </w:t>
            </w:r>
          </w:p>
        </w:tc>
        <w:tc>
          <w:tcPr>
            <w:tcW w:w="2926" w:type="dxa"/>
          </w:tcPr>
          <w:p w14:paraId="7CFB3E74" w14:textId="77777777" w:rsidR="00E66A7C" w:rsidRPr="00023BE5" w:rsidRDefault="00E66A7C" w:rsidP="0014793F">
            <w:pPr>
              <w:spacing w:line="360" w:lineRule="auto"/>
              <w:rPr>
                <w:lang w:val="en-US"/>
              </w:rPr>
            </w:pPr>
            <w:r>
              <w:rPr>
                <w:lang w:val="en-US"/>
              </w:rPr>
              <w:t>Int</w:t>
            </w:r>
          </w:p>
        </w:tc>
        <w:tc>
          <w:tcPr>
            <w:tcW w:w="2926" w:type="dxa"/>
          </w:tcPr>
          <w:p w14:paraId="4D97EB1D" w14:textId="77777777" w:rsidR="00E66A7C" w:rsidRDefault="00E66A7C" w:rsidP="0014793F">
            <w:pPr>
              <w:spacing w:line="360" w:lineRule="auto"/>
            </w:pPr>
            <w:r w:rsidRPr="00023BE5">
              <w:t>Id của mục đơn hàng.</w:t>
            </w:r>
          </w:p>
        </w:tc>
      </w:tr>
      <w:tr w:rsidR="00E66A7C" w14:paraId="7C365A02" w14:textId="77777777" w:rsidTr="0014793F">
        <w:tc>
          <w:tcPr>
            <w:tcW w:w="2925" w:type="dxa"/>
          </w:tcPr>
          <w:p w14:paraId="6A783FEB" w14:textId="77777777" w:rsidR="00E66A7C" w:rsidRDefault="00E66A7C" w:rsidP="0014793F">
            <w:pPr>
              <w:spacing w:line="360" w:lineRule="auto"/>
            </w:pPr>
            <w:r w:rsidRPr="00023BE5">
              <w:t>order_id</w:t>
            </w:r>
          </w:p>
        </w:tc>
        <w:tc>
          <w:tcPr>
            <w:tcW w:w="2926" w:type="dxa"/>
          </w:tcPr>
          <w:p w14:paraId="22391CD3" w14:textId="77777777" w:rsidR="00E66A7C" w:rsidRPr="00023BE5" w:rsidRDefault="00E66A7C" w:rsidP="0014793F">
            <w:pPr>
              <w:spacing w:line="360" w:lineRule="auto"/>
              <w:rPr>
                <w:lang w:val="en-US"/>
              </w:rPr>
            </w:pPr>
            <w:r>
              <w:rPr>
                <w:lang w:val="en-US"/>
              </w:rPr>
              <w:t>Int</w:t>
            </w:r>
          </w:p>
        </w:tc>
        <w:tc>
          <w:tcPr>
            <w:tcW w:w="2926" w:type="dxa"/>
          </w:tcPr>
          <w:p w14:paraId="04138733" w14:textId="77777777" w:rsidR="00E66A7C" w:rsidRDefault="00E66A7C" w:rsidP="0014793F">
            <w:pPr>
              <w:spacing w:line="360" w:lineRule="auto"/>
            </w:pPr>
            <w:r w:rsidRPr="00023BE5">
              <w:t>Id của đơn hàng liên kết.</w:t>
            </w:r>
          </w:p>
        </w:tc>
      </w:tr>
      <w:tr w:rsidR="00E66A7C" w14:paraId="24586905" w14:textId="77777777" w:rsidTr="0014793F">
        <w:tc>
          <w:tcPr>
            <w:tcW w:w="2925" w:type="dxa"/>
          </w:tcPr>
          <w:p w14:paraId="4C27FE8E" w14:textId="77777777" w:rsidR="00E66A7C" w:rsidRDefault="00E66A7C" w:rsidP="0014793F">
            <w:pPr>
              <w:spacing w:line="360" w:lineRule="auto"/>
            </w:pPr>
            <w:r>
              <w:rPr>
                <w:lang w:val="en-US"/>
              </w:rPr>
              <w:t>product</w:t>
            </w:r>
            <w:r w:rsidRPr="00023BE5">
              <w:t>_id</w:t>
            </w:r>
          </w:p>
        </w:tc>
        <w:tc>
          <w:tcPr>
            <w:tcW w:w="2926" w:type="dxa"/>
          </w:tcPr>
          <w:p w14:paraId="355D62EE" w14:textId="77777777" w:rsidR="00E66A7C" w:rsidRPr="00023BE5" w:rsidRDefault="00E66A7C" w:rsidP="0014793F">
            <w:pPr>
              <w:spacing w:line="360" w:lineRule="auto"/>
              <w:rPr>
                <w:lang w:val="en-US"/>
              </w:rPr>
            </w:pPr>
            <w:r>
              <w:rPr>
                <w:lang w:val="en-US"/>
              </w:rPr>
              <w:t>Int</w:t>
            </w:r>
          </w:p>
        </w:tc>
        <w:tc>
          <w:tcPr>
            <w:tcW w:w="2926" w:type="dxa"/>
          </w:tcPr>
          <w:p w14:paraId="5AA91A07" w14:textId="77777777" w:rsidR="00E66A7C" w:rsidRDefault="00E66A7C" w:rsidP="0014793F">
            <w:pPr>
              <w:spacing w:line="360" w:lineRule="auto"/>
            </w:pPr>
            <w:r w:rsidRPr="00023BE5">
              <w:t xml:space="preserve">Id của </w:t>
            </w:r>
            <w:r>
              <w:rPr>
                <w:lang w:val="en-US"/>
              </w:rPr>
              <w:t>sản phẩm</w:t>
            </w:r>
            <w:r w:rsidRPr="00023BE5">
              <w:t xml:space="preserve"> trong đơn hàng.</w:t>
            </w:r>
          </w:p>
        </w:tc>
      </w:tr>
      <w:tr w:rsidR="00E66A7C" w14:paraId="04C1887F" w14:textId="77777777" w:rsidTr="0014793F">
        <w:tc>
          <w:tcPr>
            <w:tcW w:w="2925" w:type="dxa"/>
          </w:tcPr>
          <w:p w14:paraId="6EC19C8F" w14:textId="77777777" w:rsidR="00E66A7C" w:rsidRPr="00714F2A" w:rsidRDefault="00E66A7C" w:rsidP="0014793F">
            <w:pPr>
              <w:spacing w:line="360" w:lineRule="auto"/>
            </w:pPr>
            <w:r w:rsidRPr="00023BE5">
              <w:t>quantity</w:t>
            </w:r>
          </w:p>
        </w:tc>
        <w:tc>
          <w:tcPr>
            <w:tcW w:w="2926" w:type="dxa"/>
          </w:tcPr>
          <w:p w14:paraId="14A01F8D" w14:textId="77777777" w:rsidR="00E66A7C" w:rsidRPr="00023BE5" w:rsidRDefault="00E66A7C" w:rsidP="0014793F">
            <w:pPr>
              <w:spacing w:line="360" w:lineRule="auto"/>
              <w:rPr>
                <w:lang w:val="en-US"/>
              </w:rPr>
            </w:pPr>
            <w:r>
              <w:rPr>
                <w:lang w:val="en-US"/>
              </w:rPr>
              <w:t>Int</w:t>
            </w:r>
          </w:p>
        </w:tc>
        <w:tc>
          <w:tcPr>
            <w:tcW w:w="2926" w:type="dxa"/>
          </w:tcPr>
          <w:p w14:paraId="5DE7129A" w14:textId="77777777" w:rsidR="00E66A7C" w:rsidRDefault="00E66A7C" w:rsidP="0014793F">
            <w:pPr>
              <w:spacing w:line="360" w:lineRule="auto"/>
            </w:pPr>
            <w:r w:rsidRPr="00023BE5">
              <w:t xml:space="preserve">Số lượng của </w:t>
            </w:r>
            <w:r>
              <w:rPr>
                <w:lang w:val="en-US"/>
              </w:rPr>
              <w:t>sản phẩm</w:t>
            </w:r>
            <w:r w:rsidRPr="00023BE5">
              <w:t xml:space="preserve"> trong đơn hàng.</w:t>
            </w:r>
          </w:p>
        </w:tc>
      </w:tr>
      <w:tr w:rsidR="00E66A7C" w14:paraId="55349415" w14:textId="77777777" w:rsidTr="0014793F">
        <w:tc>
          <w:tcPr>
            <w:tcW w:w="2925" w:type="dxa"/>
          </w:tcPr>
          <w:p w14:paraId="0F9E2EDB" w14:textId="77777777" w:rsidR="00E66A7C" w:rsidRPr="00714F2A" w:rsidRDefault="00E66A7C" w:rsidP="0014793F">
            <w:pPr>
              <w:spacing w:line="360" w:lineRule="auto"/>
            </w:pPr>
            <w:r w:rsidRPr="00023BE5">
              <w:t>price_at_time</w:t>
            </w:r>
          </w:p>
        </w:tc>
        <w:tc>
          <w:tcPr>
            <w:tcW w:w="2926" w:type="dxa"/>
          </w:tcPr>
          <w:p w14:paraId="42783C4F" w14:textId="77777777" w:rsidR="00E66A7C" w:rsidRDefault="00E66A7C" w:rsidP="0014793F">
            <w:pPr>
              <w:spacing w:line="360" w:lineRule="auto"/>
            </w:pPr>
            <w:r>
              <w:rPr>
                <w:lang w:val="en-US"/>
              </w:rPr>
              <w:t>D</w:t>
            </w:r>
            <w:r w:rsidRPr="00023BE5">
              <w:t>ecimal(</w:t>
            </w:r>
            <w:r>
              <w:rPr>
                <w:lang w:val="en-US"/>
              </w:rPr>
              <w:t>2</w:t>
            </w:r>
            <w:r w:rsidRPr="00023BE5">
              <w:t>0,2)</w:t>
            </w:r>
          </w:p>
        </w:tc>
        <w:tc>
          <w:tcPr>
            <w:tcW w:w="2926" w:type="dxa"/>
          </w:tcPr>
          <w:p w14:paraId="19AE77BF" w14:textId="77777777" w:rsidR="00E66A7C" w:rsidRPr="00023BE5" w:rsidRDefault="00E66A7C" w:rsidP="007F63CC">
            <w:pPr>
              <w:keepNext/>
              <w:spacing w:line="360" w:lineRule="auto"/>
              <w:rPr>
                <w:rFonts w:ascii="Times New Roman" w:hAnsi="Times New Roman"/>
                <w:sz w:val="24"/>
                <w:lang w:val="en-US"/>
              </w:rPr>
            </w:pPr>
            <w:r>
              <w:t xml:space="preserve">Giá của </w:t>
            </w:r>
            <w:r>
              <w:rPr>
                <w:lang w:val="en-US"/>
              </w:rPr>
              <w:t>sản phẩm</w:t>
            </w:r>
            <w:r>
              <w:t xml:space="preserve"> tại thời điểm đặt hàng.</w:t>
            </w:r>
          </w:p>
        </w:tc>
      </w:tr>
    </w:tbl>
    <w:p w14:paraId="36E92867" w14:textId="2E81201C" w:rsidR="00E66A7C" w:rsidRDefault="007F63CC" w:rsidP="007F63CC">
      <w:pPr>
        <w:pStyle w:val="Caption"/>
        <w:rPr>
          <w:lang w:val="en-US"/>
        </w:rPr>
      </w:pPr>
      <w:bookmarkStart w:id="70" w:name="_Toc186641532"/>
      <w:r>
        <w:t xml:space="preserve">Bảng </w:t>
      </w:r>
      <w:fldSimple w:instr=" STYLEREF 1 \s ">
        <w:r>
          <w:rPr>
            <w:noProof/>
          </w:rPr>
          <w:t>3</w:t>
        </w:r>
      </w:fldSimple>
      <w:r>
        <w:t>.</w:t>
      </w:r>
      <w:fldSimple w:instr=" SEQ Bảng \* ARABIC \s 1 ">
        <w:r>
          <w:rPr>
            <w:noProof/>
          </w:rPr>
          <w:t>20</w:t>
        </w:r>
      </w:fldSimple>
      <w:r>
        <w:rPr>
          <w:lang w:val="en-US"/>
        </w:rPr>
        <w:t xml:space="preserve"> Bảng Order_Item</w:t>
      </w:r>
      <w:bookmarkEnd w:id="70"/>
    </w:p>
    <w:p w14:paraId="0270C643" w14:textId="77777777" w:rsidR="00A12D96" w:rsidRPr="00023BE5" w:rsidRDefault="00A12D96" w:rsidP="00435946">
      <w:pPr>
        <w:pStyle w:val="ListParagraph"/>
        <w:numPr>
          <w:ilvl w:val="0"/>
          <w:numId w:val="1"/>
        </w:numPr>
        <w:spacing w:after="120" w:line="360" w:lineRule="auto"/>
        <w:contextualSpacing/>
        <w:jc w:val="left"/>
        <w:rPr>
          <w:lang w:val="vi-VN"/>
        </w:rPr>
      </w:pPr>
      <w:r w:rsidRPr="00023BE5">
        <w:rPr>
          <w:lang w:val="vi-VN"/>
        </w:rPr>
        <w:t xml:space="preserve">Bảng </w:t>
      </w:r>
      <w:r>
        <w:t>Product</w:t>
      </w:r>
    </w:p>
    <w:tbl>
      <w:tblPr>
        <w:tblStyle w:val="TableGrid"/>
        <w:tblW w:w="0" w:type="auto"/>
        <w:tblLook w:val="04A0" w:firstRow="1" w:lastRow="0" w:firstColumn="1" w:lastColumn="0" w:noHBand="0" w:noVBand="1"/>
      </w:tblPr>
      <w:tblGrid>
        <w:gridCol w:w="2925"/>
        <w:gridCol w:w="2926"/>
        <w:gridCol w:w="2926"/>
      </w:tblGrid>
      <w:tr w:rsidR="00A12D96" w:rsidRPr="00D06D32" w14:paraId="36B53F71" w14:textId="77777777" w:rsidTr="0014793F">
        <w:tc>
          <w:tcPr>
            <w:tcW w:w="8777" w:type="dxa"/>
            <w:gridSpan w:val="3"/>
            <w:shd w:val="clear" w:color="auto" w:fill="0070C0"/>
          </w:tcPr>
          <w:p w14:paraId="3B729B1B" w14:textId="77777777" w:rsidR="00A12D96" w:rsidRPr="00FF3B48" w:rsidRDefault="00A12D96" w:rsidP="0014793F">
            <w:pPr>
              <w:spacing w:line="360" w:lineRule="auto"/>
              <w:rPr>
                <w:b/>
                <w:bCs/>
                <w:color w:val="FFFFFF" w:themeColor="background1"/>
                <w:lang w:val="en-US"/>
              </w:rPr>
            </w:pPr>
            <w:r>
              <w:rPr>
                <w:b/>
                <w:bCs/>
                <w:color w:val="FFFFFF" w:themeColor="background1"/>
                <w:lang w:val="en-US"/>
              </w:rPr>
              <w:t>Product</w:t>
            </w:r>
          </w:p>
        </w:tc>
      </w:tr>
      <w:tr w:rsidR="00A12D96" w:rsidRPr="00D06D32" w14:paraId="5930679B" w14:textId="77777777" w:rsidTr="0014793F">
        <w:tc>
          <w:tcPr>
            <w:tcW w:w="2925" w:type="dxa"/>
            <w:vAlign w:val="center"/>
          </w:tcPr>
          <w:p w14:paraId="624F9A5B" w14:textId="77777777" w:rsidR="00A12D96" w:rsidRPr="00D06D32" w:rsidRDefault="00A12D96" w:rsidP="0014793F">
            <w:pPr>
              <w:spacing w:line="360" w:lineRule="auto"/>
              <w:rPr>
                <w:b/>
                <w:bCs/>
              </w:rPr>
            </w:pPr>
            <w:r w:rsidRPr="00D06D32">
              <w:rPr>
                <w:b/>
                <w:bCs/>
              </w:rPr>
              <w:t>Tên trường</w:t>
            </w:r>
          </w:p>
        </w:tc>
        <w:tc>
          <w:tcPr>
            <w:tcW w:w="2926" w:type="dxa"/>
            <w:vAlign w:val="center"/>
          </w:tcPr>
          <w:p w14:paraId="22E179C4" w14:textId="77777777" w:rsidR="00A12D96" w:rsidRPr="00D06D32" w:rsidRDefault="00A12D96" w:rsidP="0014793F">
            <w:pPr>
              <w:spacing w:line="360" w:lineRule="auto"/>
              <w:rPr>
                <w:b/>
                <w:bCs/>
              </w:rPr>
            </w:pPr>
            <w:r w:rsidRPr="00D06D32">
              <w:rPr>
                <w:b/>
                <w:bCs/>
              </w:rPr>
              <w:t>Kiểu dữ liệu</w:t>
            </w:r>
          </w:p>
        </w:tc>
        <w:tc>
          <w:tcPr>
            <w:tcW w:w="2926" w:type="dxa"/>
            <w:vAlign w:val="center"/>
          </w:tcPr>
          <w:p w14:paraId="3F090C7A" w14:textId="77777777" w:rsidR="00A12D96" w:rsidRPr="00D06D32" w:rsidRDefault="00A12D96" w:rsidP="0014793F">
            <w:pPr>
              <w:spacing w:line="360" w:lineRule="auto"/>
              <w:rPr>
                <w:b/>
                <w:bCs/>
              </w:rPr>
            </w:pPr>
            <w:r w:rsidRPr="00D06D32">
              <w:rPr>
                <w:b/>
                <w:bCs/>
              </w:rPr>
              <w:t>Mô tả</w:t>
            </w:r>
          </w:p>
        </w:tc>
      </w:tr>
      <w:tr w:rsidR="00A12D96" w14:paraId="5A30932D" w14:textId="77777777" w:rsidTr="0014793F">
        <w:tc>
          <w:tcPr>
            <w:tcW w:w="2925" w:type="dxa"/>
          </w:tcPr>
          <w:p w14:paraId="3103837F" w14:textId="77777777" w:rsidR="00A12D96" w:rsidRDefault="00A12D96" w:rsidP="0014793F">
            <w:pPr>
              <w:spacing w:line="360" w:lineRule="auto"/>
            </w:pPr>
            <w:r>
              <w:rPr>
                <w:lang w:val="en-US"/>
              </w:rPr>
              <w:t>I</w:t>
            </w:r>
            <w:r w:rsidRPr="00714F2A">
              <w:t xml:space="preserve">d </w:t>
            </w:r>
          </w:p>
        </w:tc>
        <w:tc>
          <w:tcPr>
            <w:tcW w:w="2926" w:type="dxa"/>
          </w:tcPr>
          <w:p w14:paraId="6ED85EF9" w14:textId="77777777" w:rsidR="00A12D96" w:rsidRPr="00023BE5" w:rsidRDefault="00A12D96" w:rsidP="0014793F">
            <w:pPr>
              <w:spacing w:line="360" w:lineRule="auto"/>
              <w:rPr>
                <w:lang w:val="en-US"/>
              </w:rPr>
            </w:pPr>
            <w:r>
              <w:rPr>
                <w:lang w:val="en-US"/>
              </w:rPr>
              <w:t>Int</w:t>
            </w:r>
          </w:p>
        </w:tc>
        <w:tc>
          <w:tcPr>
            <w:tcW w:w="2926" w:type="dxa"/>
          </w:tcPr>
          <w:p w14:paraId="7DC06D5D" w14:textId="77777777" w:rsidR="00A12D96" w:rsidRPr="00023BE5" w:rsidRDefault="00A12D96" w:rsidP="0014793F">
            <w:pPr>
              <w:spacing w:line="360" w:lineRule="auto"/>
              <w:rPr>
                <w:lang w:val="en-US"/>
              </w:rPr>
            </w:pPr>
            <w:r w:rsidRPr="00023BE5">
              <w:t xml:space="preserve">Id của </w:t>
            </w:r>
            <w:r>
              <w:rPr>
                <w:lang w:val="en-US"/>
              </w:rPr>
              <w:t>sản phẩm.</w:t>
            </w:r>
          </w:p>
        </w:tc>
      </w:tr>
      <w:tr w:rsidR="00A12D96" w14:paraId="27F0AAA3" w14:textId="77777777" w:rsidTr="0014793F">
        <w:tc>
          <w:tcPr>
            <w:tcW w:w="2925" w:type="dxa"/>
          </w:tcPr>
          <w:p w14:paraId="148B1212" w14:textId="77777777" w:rsidR="00A12D96" w:rsidRPr="007272CE" w:rsidRDefault="00A12D96" w:rsidP="0014793F">
            <w:pPr>
              <w:spacing w:line="360" w:lineRule="auto"/>
              <w:rPr>
                <w:lang w:val="en-US"/>
              </w:rPr>
            </w:pPr>
            <w:r>
              <w:rPr>
                <w:lang w:val="en-US"/>
              </w:rPr>
              <w:t>name</w:t>
            </w:r>
          </w:p>
        </w:tc>
        <w:tc>
          <w:tcPr>
            <w:tcW w:w="2926" w:type="dxa"/>
          </w:tcPr>
          <w:p w14:paraId="36410585" w14:textId="77777777" w:rsidR="00A12D96" w:rsidRPr="00023BE5" w:rsidRDefault="00A12D96" w:rsidP="0014793F">
            <w:pPr>
              <w:spacing w:line="360" w:lineRule="auto"/>
              <w:rPr>
                <w:lang w:val="en-US"/>
              </w:rPr>
            </w:pPr>
            <w:r w:rsidRPr="005B362C">
              <w:t>varchar(255)</w:t>
            </w:r>
          </w:p>
        </w:tc>
        <w:tc>
          <w:tcPr>
            <w:tcW w:w="2926" w:type="dxa"/>
          </w:tcPr>
          <w:p w14:paraId="777D9601" w14:textId="77777777" w:rsidR="00A12D96" w:rsidRPr="007272CE" w:rsidRDefault="00A12D96" w:rsidP="0014793F">
            <w:pPr>
              <w:spacing w:line="360" w:lineRule="auto"/>
              <w:rPr>
                <w:lang w:val="en-US"/>
              </w:rPr>
            </w:pPr>
            <w:r>
              <w:rPr>
                <w:lang w:val="en-US"/>
              </w:rPr>
              <w:t>Tên sản phẩm</w:t>
            </w:r>
          </w:p>
        </w:tc>
      </w:tr>
      <w:tr w:rsidR="00A12D96" w14:paraId="198524F8" w14:textId="77777777" w:rsidTr="0014793F">
        <w:tc>
          <w:tcPr>
            <w:tcW w:w="2925" w:type="dxa"/>
          </w:tcPr>
          <w:p w14:paraId="56CEF5DF" w14:textId="77777777" w:rsidR="00A12D96" w:rsidRDefault="00A12D96" w:rsidP="0014793F">
            <w:pPr>
              <w:spacing w:line="360" w:lineRule="auto"/>
            </w:pPr>
            <w:r w:rsidRPr="00F4463A">
              <w:t>description</w:t>
            </w:r>
          </w:p>
        </w:tc>
        <w:tc>
          <w:tcPr>
            <w:tcW w:w="2926" w:type="dxa"/>
          </w:tcPr>
          <w:p w14:paraId="5CBB50DD" w14:textId="77777777" w:rsidR="00A12D96" w:rsidRPr="00023BE5" w:rsidRDefault="00A12D96" w:rsidP="0014793F">
            <w:pPr>
              <w:spacing w:line="360" w:lineRule="auto"/>
              <w:rPr>
                <w:lang w:val="en-US"/>
              </w:rPr>
            </w:pPr>
            <w:r>
              <w:rPr>
                <w:lang w:val="en-US"/>
              </w:rPr>
              <w:t>Text</w:t>
            </w:r>
          </w:p>
        </w:tc>
        <w:tc>
          <w:tcPr>
            <w:tcW w:w="2926" w:type="dxa"/>
          </w:tcPr>
          <w:p w14:paraId="191A1ADC" w14:textId="77777777" w:rsidR="00A12D96" w:rsidRDefault="00A12D96" w:rsidP="0014793F">
            <w:pPr>
              <w:spacing w:line="360" w:lineRule="auto"/>
            </w:pPr>
            <w:r w:rsidRPr="00DF7AFD">
              <w:t xml:space="preserve">Mô tả của </w:t>
            </w:r>
            <w:r>
              <w:rPr>
                <w:lang w:val="en-US"/>
              </w:rPr>
              <w:t>sản phẩm</w:t>
            </w:r>
            <w:r w:rsidRPr="00DF7AFD">
              <w:t>.</w:t>
            </w:r>
          </w:p>
        </w:tc>
      </w:tr>
      <w:tr w:rsidR="00A12D96" w14:paraId="3CD4E48C" w14:textId="77777777" w:rsidTr="0014793F">
        <w:tc>
          <w:tcPr>
            <w:tcW w:w="2925" w:type="dxa"/>
          </w:tcPr>
          <w:p w14:paraId="592ECB5E" w14:textId="77777777" w:rsidR="00A12D96" w:rsidRPr="00E860AF" w:rsidRDefault="00A12D96" w:rsidP="0014793F">
            <w:pPr>
              <w:spacing w:line="360" w:lineRule="auto"/>
              <w:rPr>
                <w:lang w:val="en-US"/>
              </w:rPr>
            </w:pPr>
            <w:r>
              <w:rPr>
                <w:lang w:val="en-US"/>
              </w:rPr>
              <w:t>imageURL</w:t>
            </w:r>
          </w:p>
        </w:tc>
        <w:tc>
          <w:tcPr>
            <w:tcW w:w="2926" w:type="dxa"/>
          </w:tcPr>
          <w:p w14:paraId="733CB32E" w14:textId="77777777" w:rsidR="00A12D96" w:rsidRDefault="00A12D96" w:rsidP="0014793F">
            <w:pPr>
              <w:spacing w:line="360" w:lineRule="auto"/>
              <w:rPr>
                <w:lang w:val="en-US"/>
              </w:rPr>
            </w:pPr>
            <w:r w:rsidRPr="00DA2344">
              <w:t>varchar(255)</w:t>
            </w:r>
          </w:p>
        </w:tc>
        <w:tc>
          <w:tcPr>
            <w:tcW w:w="2926" w:type="dxa"/>
          </w:tcPr>
          <w:p w14:paraId="7AB2EA56" w14:textId="77777777" w:rsidR="00A12D96" w:rsidRPr="00E860AF" w:rsidRDefault="00A12D96" w:rsidP="0014793F">
            <w:pPr>
              <w:spacing w:line="360" w:lineRule="auto"/>
              <w:rPr>
                <w:lang w:val="en-US"/>
              </w:rPr>
            </w:pPr>
            <w:r w:rsidRPr="00FF3B48">
              <w:t xml:space="preserve">URL ảnh </w:t>
            </w:r>
            <w:r>
              <w:rPr>
                <w:lang w:val="en-US"/>
              </w:rPr>
              <w:t>của sản phẩm.</w:t>
            </w:r>
          </w:p>
        </w:tc>
      </w:tr>
      <w:tr w:rsidR="00A12D96" w14:paraId="3D76B68B" w14:textId="77777777" w:rsidTr="0014793F">
        <w:tc>
          <w:tcPr>
            <w:tcW w:w="2925" w:type="dxa"/>
          </w:tcPr>
          <w:p w14:paraId="4E5099B6" w14:textId="0BB43CAA" w:rsidR="00A12D96" w:rsidRPr="00493874" w:rsidRDefault="00A12D96" w:rsidP="0014793F">
            <w:pPr>
              <w:spacing w:line="360" w:lineRule="auto"/>
              <w:rPr>
                <w:lang w:val="en-US"/>
              </w:rPr>
            </w:pPr>
            <w:r>
              <w:rPr>
                <w:lang w:val="en-US"/>
              </w:rPr>
              <w:t>category</w:t>
            </w:r>
            <w:r w:rsidR="00FB0314">
              <w:rPr>
                <w:lang w:val="en-US"/>
              </w:rPr>
              <w:t>ID</w:t>
            </w:r>
          </w:p>
        </w:tc>
        <w:tc>
          <w:tcPr>
            <w:tcW w:w="2926" w:type="dxa"/>
          </w:tcPr>
          <w:p w14:paraId="0525C691" w14:textId="77777777" w:rsidR="00A12D96" w:rsidRDefault="00A12D96" w:rsidP="0014793F">
            <w:pPr>
              <w:spacing w:line="360" w:lineRule="auto"/>
              <w:rPr>
                <w:lang w:val="en-US"/>
              </w:rPr>
            </w:pPr>
            <w:r w:rsidRPr="00DA2344">
              <w:t>decimal(5,2)</w:t>
            </w:r>
          </w:p>
        </w:tc>
        <w:tc>
          <w:tcPr>
            <w:tcW w:w="2926" w:type="dxa"/>
          </w:tcPr>
          <w:p w14:paraId="153F6E49" w14:textId="561662F8" w:rsidR="00A12D96" w:rsidRPr="00493874" w:rsidRDefault="00FB0314" w:rsidP="007F63CC">
            <w:pPr>
              <w:keepNext/>
              <w:spacing w:line="360" w:lineRule="auto"/>
              <w:rPr>
                <w:lang w:val="en-US"/>
              </w:rPr>
            </w:pPr>
            <w:r>
              <w:rPr>
                <w:lang w:val="en-US"/>
              </w:rPr>
              <w:t>ID d</w:t>
            </w:r>
            <w:r w:rsidR="00A12D96">
              <w:rPr>
                <w:lang w:val="en-US"/>
              </w:rPr>
              <w:t>anh mục sản phẩm tương ứng.</w:t>
            </w:r>
          </w:p>
        </w:tc>
      </w:tr>
    </w:tbl>
    <w:p w14:paraId="3A894DAE" w14:textId="44C8F1BB" w:rsidR="001B65D1" w:rsidRDefault="007F63CC" w:rsidP="007F63CC">
      <w:pPr>
        <w:pStyle w:val="Caption"/>
        <w:rPr>
          <w:lang w:val="en-US"/>
        </w:rPr>
      </w:pPr>
      <w:bookmarkStart w:id="71" w:name="_Toc186641533"/>
      <w:r>
        <w:t xml:space="preserve">Bảng </w:t>
      </w:r>
      <w:fldSimple w:instr=" STYLEREF 1 \s ">
        <w:r>
          <w:rPr>
            <w:noProof/>
          </w:rPr>
          <w:t>3</w:t>
        </w:r>
      </w:fldSimple>
      <w:r>
        <w:t>.</w:t>
      </w:r>
      <w:fldSimple w:instr=" SEQ Bảng \* ARABIC \s 1 ">
        <w:r>
          <w:rPr>
            <w:noProof/>
          </w:rPr>
          <w:t>21</w:t>
        </w:r>
      </w:fldSimple>
      <w:r>
        <w:rPr>
          <w:lang w:val="en-US"/>
        </w:rPr>
        <w:t xml:space="preserve"> Bảng Product</w:t>
      </w:r>
      <w:bookmarkEnd w:id="71"/>
    </w:p>
    <w:p w14:paraId="0A6B6723" w14:textId="77777777" w:rsidR="00F021B1" w:rsidRPr="00023BE5" w:rsidRDefault="00F021B1" w:rsidP="00435946">
      <w:pPr>
        <w:pStyle w:val="ListParagraph"/>
        <w:numPr>
          <w:ilvl w:val="0"/>
          <w:numId w:val="1"/>
        </w:numPr>
        <w:spacing w:after="120" w:line="360" w:lineRule="auto"/>
        <w:contextualSpacing/>
        <w:jc w:val="left"/>
        <w:rPr>
          <w:lang w:val="vi-VN"/>
        </w:rPr>
      </w:pPr>
      <w:r w:rsidRPr="00023BE5">
        <w:rPr>
          <w:lang w:val="vi-VN"/>
        </w:rPr>
        <w:t xml:space="preserve">Bảng </w:t>
      </w:r>
      <w:r>
        <w:t>Categories</w:t>
      </w:r>
    </w:p>
    <w:tbl>
      <w:tblPr>
        <w:tblStyle w:val="TableGrid"/>
        <w:tblW w:w="0" w:type="auto"/>
        <w:tblLook w:val="04A0" w:firstRow="1" w:lastRow="0" w:firstColumn="1" w:lastColumn="0" w:noHBand="0" w:noVBand="1"/>
      </w:tblPr>
      <w:tblGrid>
        <w:gridCol w:w="2925"/>
        <w:gridCol w:w="2926"/>
        <w:gridCol w:w="2926"/>
      </w:tblGrid>
      <w:tr w:rsidR="00F021B1" w:rsidRPr="00D06D32" w14:paraId="6FC9911B" w14:textId="77777777" w:rsidTr="0014793F">
        <w:tc>
          <w:tcPr>
            <w:tcW w:w="8777" w:type="dxa"/>
            <w:gridSpan w:val="3"/>
            <w:shd w:val="clear" w:color="auto" w:fill="0070C0"/>
          </w:tcPr>
          <w:p w14:paraId="55607085" w14:textId="77777777" w:rsidR="00F021B1" w:rsidRPr="0064110A" w:rsidRDefault="00F021B1" w:rsidP="0014793F">
            <w:pPr>
              <w:spacing w:line="360" w:lineRule="auto"/>
              <w:rPr>
                <w:b/>
                <w:bCs/>
                <w:color w:val="FFFFFF" w:themeColor="background1"/>
                <w:lang w:val="en-US"/>
              </w:rPr>
            </w:pPr>
            <w:r>
              <w:rPr>
                <w:b/>
                <w:bCs/>
                <w:color w:val="FFFFFF" w:themeColor="background1"/>
                <w:lang w:val="en-US"/>
              </w:rPr>
              <w:t>Categories</w:t>
            </w:r>
          </w:p>
        </w:tc>
      </w:tr>
      <w:tr w:rsidR="00F021B1" w:rsidRPr="00D06D32" w14:paraId="59A60F1E" w14:textId="77777777" w:rsidTr="0014793F">
        <w:tc>
          <w:tcPr>
            <w:tcW w:w="2925" w:type="dxa"/>
            <w:vAlign w:val="center"/>
          </w:tcPr>
          <w:p w14:paraId="22D09D24" w14:textId="77777777" w:rsidR="00F021B1" w:rsidRPr="00D06D32" w:rsidRDefault="00F021B1" w:rsidP="0014793F">
            <w:pPr>
              <w:spacing w:line="360" w:lineRule="auto"/>
              <w:rPr>
                <w:b/>
                <w:bCs/>
              </w:rPr>
            </w:pPr>
            <w:r w:rsidRPr="00D06D32">
              <w:rPr>
                <w:b/>
                <w:bCs/>
              </w:rPr>
              <w:t>Tên trường</w:t>
            </w:r>
          </w:p>
        </w:tc>
        <w:tc>
          <w:tcPr>
            <w:tcW w:w="2926" w:type="dxa"/>
            <w:vAlign w:val="center"/>
          </w:tcPr>
          <w:p w14:paraId="382929F2" w14:textId="77777777" w:rsidR="00F021B1" w:rsidRPr="00D06D32" w:rsidRDefault="00F021B1" w:rsidP="0014793F">
            <w:pPr>
              <w:spacing w:line="360" w:lineRule="auto"/>
              <w:rPr>
                <w:b/>
                <w:bCs/>
              </w:rPr>
            </w:pPr>
            <w:r w:rsidRPr="00D06D32">
              <w:rPr>
                <w:b/>
                <w:bCs/>
              </w:rPr>
              <w:t>Kiểu dữ liệu</w:t>
            </w:r>
          </w:p>
        </w:tc>
        <w:tc>
          <w:tcPr>
            <w:tcW w:w="2926" w:type="dxa"/>
            <w:vAlign w:val="center"/>
          </w:tcPr>
          <w:p w14:paraId="1E3B07C7" w14:textId="77777777" w:rsidR="00F021B1" w:rsidRPr="00D06D32" w:rsidRDefault="00F021B1" w:rsidP="0014793F">
            <w:pPr>
              <w:spacing w:line="360" w:lineRule="auto"/>
              <w:rPr>
                <w:b/>
                <w:bCs/>
              </w:rPr>
            </w:pPr>
            <w:r w:rsidRPr="00D06D32">
              <w:rPr>
                <w:b/>
                <w:bCs/>
              </w:rPr>
              <w:t>Mô tả</w:t>
            </w:r>
          </w:p>
        </w:tc>
      </w:tr>
      <w:tr w:rsidR="00F021B1" w14:paraId="02F4C06A" w14:textId="77777777" w:rsidTr="0014793F">
        <w:tc>
          <w:tcPr>
            <w:tcW w:w="2925" w:type="dxa"/>
          </w:tcPr>
          <w:p w14:paraId="529EEA15" w14:textId="77777777" w:rsidR="00F021B1" w:rsidRPr="004114E8" w:rsidRDefault="00F021B1" w:rsidP="0014793F">
            <w:pPr>
              <w:spacing w:line="360" w:lineRule="auto"/>
              <w:rPr>
                <w:lang w:val="en-US"/>
              </w:rPr>
            </w:pPr>
            <w:r>
              <w:rPr>
                <w:lang w:val="en-US"/>
              </w:rPr>
              <w:t>Id</w:t>
            </w:r>
          </w:p>
        </w:tc>
        <w:tc>
          <w:tcPr>
            <w:tcW w:w="2926" w:type="dxa"/>
          </w:tcPr>
          <w:p w14:paraId="35870EF5" w14:textId="77777777" w:rsidR="00F021B1" w:rsidRPr="00023BE5" w:rsidRDefault="00F021B1" w:rsidP="0014793F">
            <w:pPr>
              <w:spacing w:line="360" w:lineRule="auto"/>
              <w:rPr>
                <w:lang w:val="en-US"/>
              </w:rPr>
            </w:pPr>
            <w:r>
              <w:rPr>
                <w:lang w:val="en-US"/>
              </w:rPr>
              <w:t>Int</w:t>
            </w:r>
          </w:p>
        </w:tc>
        <w:tc>
          <w:tcPr>
            <w:tcW w:w="2926" w:type="dxa"/>
          </w:tcPr>
          <w:p w14:paraId="195592FD" w14:textId="77777777" w:rsidR="00F021B1" w:rsidRPr="004114E8" w:rsidRDefault="00F021B1" w:rsidP="0014793F">
            <w:pPr>
              <w:spacing w:line="360" w:lineRule="auto"/>
              <w:rPr>
                <w:lang w:val="en-US"/>
              </w:rPr>
            </w:pPr>
            <w:r>
              <w:rPr>
                <w:lang w:val="en-US"/>
              </w:rPr>
              <w:t>Id của danh mục.</w:t>
            </w:r>
          </w:p>
        </w:tc>
      </w:tr>
      <w:tr w:rsidR="00F021B1" w14:paraId="08951323" w14:textId="77777777" w:rsidTr="0014793F">
        <w:tc>
          <w:tcPr>
            <w:tcW w:w="2925" w:type="dxa"/>
          </w:tcPr>
          <w:p w14:paraId="02866772" w14:textId="77777777" w:rsidR="00F021B1" w:rsidRPr="00330938" w:rsidRDefault="00F021B1" w:rsidP="0014793F">
            <w:pPr>
              <w:spacing w:line="360" w:lineRule="auto"/>
              <w:rPr>
                <w:lang w:val="en-US"/>
              </w:rPr>
            </w:pPr>
            <w:r>
              <w:rPr>
                <w:lang w:val="en-US"/>
              </w:rPr>
              <w:t>Name</w:t>
            </w:r>
          </w:p>
        </w:tc>
        <w:tc>
          <w:tcPr>
            <w:tcW w:w="2926" w:type="dxa"/>
          </w:tcPr>
          <w:p w14:paraId="793B3816" w14:textId="77777777" w:rsidR="00F021B1" w:rsidRPr="00023BE5" w:rsidRDefault="00F021B1" w:rsidP="0014793F">
            <w:pPr>
              <w:spacing w:line="360" w:lineRule="auto"/>
              <w:rPr>
                <w:lang w:val="en-US"/>
              </w:rPr>
            </w:pPr>
            <w:r>
              <w:rPr>
                <w:lang w:val="en-US"/>
              </w:rPr>
              <w:t>Varchar(100)</w:t>
            </w:r>
          </w:p>
        </w:tc>
        <w:tc>
          <w:tcPr>
            <w:tcW w:w="2926" w:type="dxa"/>
          </w:tcPr>
          <w:p w14:paraId="6FE39341" w14:textId="77777777" w:rsidR="00F021B1" w:rsidRPr="00330938" w:rsidRDefault="00F021B1" w:rsidP="0014793F">
            <w:pPr>
              <w:spacing w:line="360" w:lineRule="auto"/>
              <w:rPr>
                <w:lang w:val="en-US"/>
              </w:rPr>
            </w:pPr>
            <w:r>
              <w:rPr>
                <w:lang w:val="en-US"/>
              </w:rPr>
              <w:t>Tên danh mục.</w:t>
            </w:r>
          </w:p>
        </w:tc>
      </w:tr>
      <w:tr w:rsidR="00F021B1" w14:paraId="258D3973" w14:textId="77777777" w:rsidTr="0014793F">
        <w:tc>
          <w:tcPr>
            <w:tcW w:w="2925" w:type="dxa"/>
          </w:tcPr>
          <w:p w14:paraId="5A0BD631" w14:textId="77777777" w:rsidR="00F021B1" w:rsidRDefault="00F021B1" w:rsidP="0014793F">
            <w:pPr>
              <w:spacing w:line="360" w:lineRule="auto"/>
              <w:rPr>
                <w:lang w:val="en-US"/>
              </w:rPr>
            </w:pPr>
            <w:r>
              <w:rPr>
                <w:lang w:val="en-US"/>
              </w:rPr>
              <w:t>Description</w:t>
            </w:r>
          </w:p>
        </w:tc>
        <w:tc>
          <w:tcPr>
            <w:tcW w:w="2926" w:type="dxa"/>
          </w:tcPr>
          <w:p w14:paraId="132503A6" w14:textId="77777777" w:rsidR="00F021B1" w:rsidRDefault="00F021B1" w:rsidP="0014793F">
            <w:pPr>
              <w:spacing w:line="360" w:lineRule="auto"/>
              <w:rPr>
                <w:lang w:val="en-US"/>
              </w:rPr>
            </w:pPr>
            <w:r>
              <w:rPr>
                <w:lang w:val="en-US"/>
              </w:rPr>
              <w:t>Text</w:t>
            </w:r>
          </w:p>
        </w:tc>
        <w:tc>
          <w:tcPr>
            <w:tcW w:w="2926" w:type="dxa"/>
          </w:tcPr>
          <w:p w14:paraId="0E09B5B9" w14:textId="77777777" w:rsidR="00F021B1" w:rsidRDefault="00F021B1" w:rsidP="007F63CC">
            <w:pPr>
              <w:keepNext/>
              <w:spacing w:line="360" w:lineRule="auto"/>
              <w:rPr>
                <w:lang w:val="en-US"/>
              </w:rPr>
            </w:pPr>
            <w:r>
              <w:rPr>
                <w:lang w:val="en-US"/>
              </w:rPr>
              <w:t>Mô tả danh mục.</w:t>
            </w:r>
          </w:p>
        </w:tc>
      </w:tr>
    </w:tbl>
    <w:p w14:paraId="1F21FCD2" w14:textId="3C682E21" w:rsidR="00FB0314" w:rsidRDefault="007F63CC" w:rsidP="007F63CC">
      <w:pPr>
        <w:pStyle w:val="Caption"/>
        <w:rPr>
          <w:lang w:val="en-US"/>
        </w:rPr>
      </w:pPr>
      <w:bookmarkStart w:id="72" w:name="_Toc186641534"/>
      <w:r>
        <w:lastRenderedPageBreak/>
        <w:t xml:space="preserve">Bảng </w:t>
      </w:r>
      <w:fldSimple w:instr=" STYLEREF 1 \s ">
        <w:r>
          <w:rPr>
            <w:noProof/>
          </w:rPr>
          <w:t>3</w:t>
        </w:r>
      </w:fldSimple>
      <w:r>
        <w:t>.</w:t>
      </w:r>
      <w:fldSimple w:instr=" SEQ Bảng \* ARABIC \s 1 ">
        <w:r>
          <w:rPr>
            <w:noProof/>
          </w:rPr>
          <w:t>22</w:t>
        </w:r>
      </w:fldSimple>
      <w:r>
        <w:rPr>
          <w:lang w:val="en-US"/>
        </w:rPr>
        <w:t xml:space="preserve"> Bảng Categories</w:t>
      </w:r>
      <w:bookmarkEnd w:id="72"/>
    </w:p>
    <w:p w14:paraId="31C19CA1" w14:textId="08E8A724" w:rsidR="007A570C" w:rsidRPr="00023BE5" w:rsidRDefault="007A570C" w:rsidP="00435946">
      <w:pPr>
        <w:pStyle w:val="ListParagraph"/>
        <w:numPr>
          <w:ilvl w:val="0"/>
          <w:numId w:val="1"/>
        </w:numPr>
        <w:spacing w:after="120" w:line="360" w:lineRule="auto"/>
        <w:contextualSpacing/>
        <w:jc w:val="left"/>
        <w:rPr>
          <w:lang w:val="vi-VN"/>
        </w:rPr>
      </w:pPr>
      <w:r w:rsidRPr="00023BE5">
        <w:rPr>
          <w:lang w:val="vi-VN"/>
        </w:rPr>
        <w:t xml:space="preserve">Bảng </w:t>
      </w:r>
      <w:r>
        <w:t>Size</w:t>
      </w:r>
    </w:p>
    <w:tbl>
      <w:tblPr>
        <w:tblStyle w:val="TableGrid"/>
        <w:tblW w:w="0" w:type="auto"/>
        <w:tblLook w:val="04A0" w:firstRow="1" w:lastRow="0" w:firstColumn="1" w:lastColumn="0" w:noHBand="0" w:noVBand="1"/>
      </w:tblPr>
      <w:tblGrid>
        <w:gridCol w:w="2925"/>
        <w:gridCol w:w="2926"/>
        <w:gridCol w:w="2926"/>
      </w:tblGrid>
      <w:tr w:rsidR="007A570C" w:rsidRPr="00D06D32" w14:paraId="5A692F76" w14:textId="77777777" w:rsidTr="0014793F">
        <w:tc>
          <w:tcPr>
            <w:tcW w:w="8777" w:type="dxa"/>
            <w:gridSpan w:val="3"/>
            <w:shd w:val="clear" w:color="auto" w:fill="0070C0"/>
          </w:tcPr>
          <w:p w14:paraId="6BA2AA39" w14:textId="02F05EB9" w:rsidR="007A570C" w:rsidRPr="0064110A" w:rsidRDefault="007A570C" w:rsidP="0014793F">
            <w:pPr>
              <w:spacing w:line="360" w:lineRule="auto"/>
              <w:rPr>
                <w:b/>
                <w:bCs/>
                <w:color w:val="FFFFFF" w:themeColor="background1"/>
                <w:lang w:val="en-US"/>
              </w:rPr>
            </w:pPr>
            <w:r>
              <w:rPr>
                <w:b/>
                <w:bCs/>
                <w:color w:val="FFFFFF" w:themeColor="background1"/>
                <w:lang w:val="en-US"/>
              </w:rPr>
              <w:t>Size</w:t>
            </w:r>
          </w:p>
        </w:tc>
      </w:tr>
      <w:tr w:rsidR="007A570C" w:rsidRPr="00D06D32" w14:paraId="118BD850" w14:textId="77777777" w:rsidTr="0014793F">
        <w:tc>
          <w:tcPr>
            <w:tcW w:w="2925" w:type="dxa"/>
            <w:vAlign w:val="center"/>
          </w:tcPr>
          <w:p w14:paraId="104EAB4B" w14:textId="77777777" w:rsidR="007A570C" w:rsidRPr="00D06D32" w:rsidRDefault="007A570C" w:rsidP="0014793F">
            <w:pPr>
              <w:spacing w:line="360" w:lineRule="auto"/>
              <w:rPr>
                <w:b/>
                <w:bCs/>
              </w:rPr>
            </w:pPr>
            <w:r w:rsidRPr="00D06D32">
              <w:rPr>
                <w:b/>
                <w:bCs/>
              </w:rPr>
              <w:t>Tên trường</w:t>
            </w:r>
          </w:p>
        </w:tc>
        <w:tc>
          <w:tcPr>
            <w:tcW w:w="2926" w:type="dxa"/>
            <w:vAlign w:val="center"/>
          </w:tcPr>
          <w:p w14:paraId="350E2587" w14:textId="77777777" w:rsidR="007A570C" w:rsidRPr="00D06D32" w:rsidRDefault="007A570C" w:rsidP="0014793F">
            <w:pPr>
              <w:spacing w:line="360" w:lineRule="auto"/>
              <w:rPr>
                <w:b/>
                <w:bCs/>
              </w:rPr>
            </w:pPr>
            <w:r w:rsidRPr="00D06D32">
              <w:rPr>
                <w:b/>
                <w:bCs/>
              </w:rPr>
              <w:t>Kiểu dữ liệu</w:t>
            </w:r>
          </w:p>
        </w:tc>
        <w:tc>
          <w:tcPr>
            <w:tcW w:w="2926" w:type="dxa"/>
            <w:vAlign w:val="center"/>
          </w:tcPr>
          <w:p w14:paraId="7AC2783E" w14:textId="77777777" w:rsidR="007A570C" w:rsidRPr="00D06D32" w:rsidRDefault="007A570C" w:rsidP="0014793F">
            <w:pPr>
              <w:spacing w:line="360" w:lineRule="auto"/>
              <w:rPr>
                <w:b/>
                <w:bCs/>
              </w:rPr>
            </w:pPr>
            <w:r w:rsidRPr="00D06D32">
              <w:rPr>
                <w:b/>
                <w:bCs/>
              </w:rPr>
              <w:t>Mô tả</w:t>
            </w:r>
          </w:p>
        </w:tc>
      </w:tr>
      <w:tr w:rsidR="007A570C" w14:paraId="46AC4E42" w14:textId="77777777" w:rsidTr="0014793F">
        <w:tc>
          <w:tcPr>
            <w:tcW w:w="2925" w:type="dxa"/>
          </w:tcPr>
          <w:p w14:paraId="3CF63D38" w14:textId="77777777" w:rsidR="007A570C" w:rsidRPr="004114E8" w:rsidRDefault="007A570C" w:rsidP="0014793F">
            <w:pPr>
              <w:spacing w:line="360" w:lineRule="auto"/>
              <w:rPr>
                <w:lang w:val="en-US"/>
              </w:rPr>
            </w:pPr>
            <w:r>
              <w:rPr>
                <w:lang w:val="en-US"/>
              </w:rPr>
              <w:t>Id</w:t>
            </w:r>
          </w:p>
        </w:tc>
        <w:tc>
          <w:tcPr>
            <w:tcW w:w="2926" w:type="dxa"/>
          </w:tcPr>
          <w:p w14:paraId="4D97641C" w14:textId="77777777" w:rsidR="007A570C" w:rsidRPr="00023BE5" w:rsidRDefault="007A570C" w:rsidP="0014793F">
            <w:pPr>
              <w:spacing w:line="360" w:lineRule="auto"/>
              <w:rPr>
                <w:lang w:val="en-US"/>
              </w:rPr>
            </w:pPr>
            <w:r>
              <w:rPr>
                <w:lang w:val="en-US"/>
              </w:rPr>
              <w:t>Int</w:t>
            </w:r>
          </w:p>
        </w:tc>
        <w:tc>
          <w:tcPr>
            <w:tcW w:w="2926" w:type="dxa"/>
          </w:tcPr>
          <w:p w14:paraId="43E86D0C" w14:textId="5E52430A" w:rsidR="007A570C" w:rsidRPr="004114E8" w:rsidRDefault="007A570C" w:rsidP="0014793F">
            <w:pPr>
              <w:spacing w:line="360" w:lineRule="auto"/>
              <w:rPr>
                <w:lang w:val="en-US"/>
              </w:rPr>
            </w:pPr>
            <w:r>
              <w:rPr>
                <w:lang w:val="en-US"/>
              </w:rPr>
              <w:t>Id của kích cỡ.</w:t>
            </w:r>
          </w:p>
        </w:tc>
      </w:tr>
      <w:tr w:rsidR="007A570C" w14:paraId="1C8A8581" w14:textId="77777777" w:rsidTr="0014793F">
        <w:tc>
          <w:tcPr>
            <w:tcW w:w="2925" w:type="dxa"/>
          </w:tcPr>
          <w:p w14:paraId="5B431F34" w14:textId="77777777" w:rsidR="007A570C" w:rsidRPr="00330938" w:rsidRDefault="007A570C" w:rsidP="0014793F">
            <w:pPr>
              <w:spacing w:line="360" w:lineRule="auto"/>
              <w:rPr>
                <w:lang w:val="en-US"/>
              </w:rPr>
            </w:pPr>
            <w:r>
              <w:rPr>
                <w:lang w:val="en-US"/>
              </w:rPr>
              <w:t>Name</w:t>
            </w:r>
          </w:p>
        </w:tc>
        <w:tc>
          <w:tcPr>
            <w:tcW w:w="2926" w:type="dxa"/>
          </w:tcPr>
          <w:p w14:paraId="3910F6F1" w14:textId="749BB82D" w:rsidR="007A570C" w:rsidRPr="00023BE5" w:rsidRDefault="00FA09BC" w:rsidP="0014793F">
            <w:pPr>
              <w:spacing w:line="360" w:lineRule="auto"/>
              <w:rPr>
                <w:lang w:val="en-US"/>
              </w:rPr>
            </w:pPr>
            <w:r>
              <w:rPr>
                <w:lang w:val="en-US"/>
              </w:rPr>
              <w:t>String</w:t>
            </w:r>
          </w:p>
        </w:tc>
        <w:tc>
          <w:tcPr>
            <w:tcW w:w="2926" w:type="dxa"/>
          </w:tcPr>
          <w:p w14:paraId="5ADE485A" w14:textId="083B6A94" w:rsidR="007A570C" w:rsidRPr="00330938" w:rsidRDefault="007A570C" w:rsidP="0014793F">
            <w:pPr>
              <w:spacing w:line="360" w:lineRule="auto"/>
              <w:rPr>
                <w:lang w:val="en-US"/>
              </w:rPr>
            </w:pPr>
            <w:r>
              <w:rPr>
                <w:lang w:val="en-US"/>
              </w:rPr>
              <w:t>Tên kích cỡ.</w:t>
            </w:r>
          </w:p>
        </w:tc>
      </w:tr>
      <w:tr w:rsidR="007A570C" w14:paraId="7C5CF8DC" w14:textId="77777777" w:rsidTr="0014793F">
        <w:tc>
          <w:tcPr>
            <w:tcW w:w="2925" w:type="dxa"/>
          </w:tcPr>
          <w:p w14:paraId="0930736B" w14:textId="77777777" w:rsidR="007A570C" w:rsidRDefault="007A570C" w:rsidP="0014793F">
            <w:pPr>
              <w:spacing w:line="360" w:lineRule="auto"/>
              <w:rPr>
                <w:lang w:val="en-US"/>
              </w:rPr>
            </w:pPr>
            <w:r>
              <w:rPr>
                <w:lang w:val="en-US"/>
              </w:rPr>
              <w:t>Description</w:t>
            </w:r>
          </w:p>
        </w:tc>
        <w:tc>
          <w:tcPr>
            <w:tcW w:w="2926" w:type="dxa"/>
          </w:tcPr>
          <w:p w14:paraId="22C88346" w14:textId="336FF3FC" w:rsidR="007A570C" w:rsidRDefault="00FA09BC" w:rsidP="0014793F">
            <w:pPr>
              <w:spacing w:line="360" w:lineRule="auto"/>
              <w:rPr>
                <w:lang w:val="en-US"/>
              </w:rPr>
            </w:pPr>
            <w:r>
              <w:rPr>
                <w:lang w:val="en-US"/>
              </w:rPr>
              <w:t>String</w:t>
            </w:r>
          </w:p>
        </w:tc>
        <w:tc>
          <w:tcPr>
            <w:tcW w:w="2926" w:type="dxa"/>
          </w:tcPr>
          <w:p w14:paraId="0160DF23" w14:textId="72B0EB2F" w:rsidR="007A570C" w:rsidRDefault="007A570C" w:rsidP="007F63CC">
            <w:pPr>
              <w:keepNext/>
              <w:spacing w:line="360" w:lineRule="auto"/>
              <w:rPr>
                <w:lang w:val="en-US"/>
              </w:rPr>
            </w:pPr>
            <w:r>
              <w:rPr>
                <w:lang w:val="en-US"/>
              </w:rPr>
              <w:t>Mô tả kích cỡ.</w:t>
            </w:r>
          </w:p>
        </w:tc>
      </w:tr>
    </w:tbl>
    <w:p w14:paraId="1611539E" w14:textId="249117E1" w:rsidR="007A570C" w:rsidRDefault="007F63CC" w:rsidP="007F63CC">
      <w:pPr>
        <w:pStyle w:val="Caption"/>
        <w:rPr>
          <w:lang w:val="en-US"/>
        </w:rPr>
      </w:pPr>
      <w:bookmarkStart w:id="73" w:name="_Toc186641535"/>
      <w:r>
        <w:t xml:space="preserve">Bảng </w:t>
      </w:r>
      <w:fldSimple w:instr=" STYLEREF 1 \s ">
        <w:r>
          <w:rPr>
            <w:noProof/>
          </w:rPr>
          <w:t>3</w:t>
        </w:r>
      </w:fldSimple>
      <w:r>
        <w:t>.</w:t>
      </w:r>
      <w:fldSimple w:instr=" SEQ Bảng \* ARABIC \s 1 ">
        <w:r>
          <w:rPr>
            <w:noProof/>
          </w:rPr>
          <w:t>23</w:t>
        </w:r>
      </w:fldSimple>
      <w:r>
        <w:rPr>
          <w:lang w:val="en-US"/>
        </w:rPr>
        <w:t xml:space="preserve"> Bảng Size</w:t>
      </w:r>
      <w:bookmarkEnd w:id="73"/>
    </w:p>
    <w:p w14:paraId="09267A17" w14:textId="6E54F361" w:rsidR="007A570C" w:rsidRPr="00023BE5" w:rsidRDefault="007A570C" w:rsidP="00435946">
      <w:pPr>
        <w:pStyle w:val="ListParagraph"/>
        <w:numPr>
          <w:ilvl w:val="0"/>
          <w:numId w:val="1"/>
        </w:numPr>
        <w:spacing w:after="120" w:line="360" w:lineRule="auto"/>
        <w:contextualSpacing/>
        <w:jc w:val="left"/>
        <w:rPr>
          <w:lang w:val="vi-VN"/>
        </w:rPr>
      </w:pPr>
      <w:r w:rsidRPr="00023BE5">
        <w:rPr>
          <w:lang w:val="vi-VN"/>
        </w:rPr>
        <w:t xml:space="preserve">Bảng </w:t>
      </w:r>
      <w:r>
        <w:t>Color</w:t>
      </w:r>
    </w:p>
    <w:tbl>
      <w:tblPr>
        <w:tblStyle w:val="TableGrid"/>
        <w:tblW w:w="0" w:type="auto"/>
        <w:tblLook w:val="04A0" w:firstRow="1" w:lastRow="0" w:firstColumn="1" w:lastColumn="0" w:noHBand="0" w:noVBand="1"/>
      </w:tblPr>
      <w:tblGrid>
        <w:gridCol w:w="2925"/>
        <w:gridCol w:w="2926"/>
        <w:gridCol w:w="2926"/>
      </w:tblGrid>
      <w:tr w:rsidR="007A570C" w:rsidRPr="00D06D32" w14:paraId="73121513" w14:textId="77777777" w:rsidTr="0014793F">
        <w:tc>
          <w:tcPr>
            <w:tcW w:w="8777" w:type="dxa"/>
            <w:gridSpan w:val="3"/>
            <w:shd w:val="clear" w:color="auto" w:fill="0070C0"/>
          </w:tcPr>
          <w:p w14:paraId="2426798E" w14:textId="1F5D4FA3" w:rsidR="007A570C" w:rsidRPr="0064110A" w:rsidRDefault="007A570C" w:rsidP="0014793F">
            <w:pPr>
              <w:spacing w:line="360" w:lineRule="auto"/>
              <w:rPr>
                <w:b/>
                <w:bCs/>
                <w:color w:val="FFFFFF" w:themeColor="background1"/>
                <w:lang w:val="en-US"/>
              </w:rPr>
            </w:pPr>
            <w:r>
              <w:rPr>
                <w:b/>
                <w:bCs/>
                <w:color w:val="FFFFFF" w:themeColor="background1"/>
                <w:lang w:val="en-US"/>
              </w:rPr>
              <w:t>Color</w:t>
            </w:r>
          </w:p>
        </w:tc>
      </w:tr>
      <w:tr w:rsidR="007A570C" w:rsidRPr="00D06D32" w14:paraId="1DEF540C" w14:textId="77777777" w:rsidTr="0014793F">
        <w:tc>
          <w:tcPr>
            <w:tcW w:w="2925" w:type="dxa"/>
            <w:vAlign w:val="center"/>
          </w:tcPr>
          <w:p w14:paraId="17BF679A" w14:textId="77777777" w:rsidR="007A570C" w:rsidRPr="00D06D32" w:rsidRDefault="007A570C" w:rsidP="0014793F">
            <w:pPr>
              <w:spacing w:line="360" w:lineRule="auto"/>
              <w:rPr>
                <w:b/>
                <w:bCs/>
              </w:rPr>
            </w:pPr>
            <w:r w:rsidRPr="00D06D32">
              <w:rPr>
                <w:b/>
                <w:bCs/>
              </w:rPr>
              <w:t>Tên trường</w:t>
            </w:r>
          </w:p>
        </w:tc>
        <w:tc>
          <w:tcPr>
            <w:tcW w:w="2926" w:type="dxa"/>
            <w:vAlign w:val="center"/>
          </w:tcPr>
          <w:p w14:paraId="24F62F6D" w14:textId="77777777" w:rsidR="007A570C" w:rsidRPr="00D06D32" w:rsidRDefault="007A570C" w:rsidP="0014793F">
            <w:pPr>
              <w:spacing w:line="360" w:lineRule="auto"/>
              <w:rPr>
                <w:b/>
                <w:bCs/>
              </w:rPr>
            </w:pPr>
            <w:r w:rsidRPr="00D06D32">
              <w:rPr>
                <w:b/>
                <w:bCs/>
              </w:rPr>
              <w:t>Kiểu dữ liệu</w:t>
            </w:r>
          </w:p>
        </w:tc>
        <w:tc>
          <w:tcPr>
            <w:tcW w:w="2926" w:type="dxa"/>
            <w:vAlign w:val="center"/>
          </w:tcPr>
          <w:p w14:paraId="13863015" w14:textId="77777777" w:rsidR="007A570C" w:rsidRPr="00D06D32" w:rsidRDefault="007A570C" w:rsidP="0014793F">
            <w:pPr>
              <w:spacing w:line="360" w:lineRule="auto"/>
              <w:rPr>
                <w:b/>
                <w:bCs/>
              </w:rPr>
            </w:pPr>
            <w:r w:rsidRPr="00D06D32">
              <w:rPr>
                <w:b/>
                <w:bCs/>
              </w:rPr>
              <w:t>Mô tả</w:t>
            </w:r>
          </w:p>
        </w:tc>
      </w:tr>
      <w:tr w:rsidR="007A570C" w14:paraId="57B3BA27" w14:textId="77777777" w:rsidTr="0014793F">
        <w:tc>
          <w:tcPr>
            <w:tcW w:w="2925" w:type="dxa"/>
          </w:tcPr>
          <w:p w14:paraId="01780F9A" w14:textId="77777777" w:rsidR="007A570C" w:rsidRPr="004114E8" w:rsidRDefault="007A570C" w:rsidP="0014793F">
            <w:pPr>
              <w:spacing w:line="360" w:lineRule="auto"/>
              <w:rPr>
                <w:lang w:val="en-US"/>
              </w:rPr>
            </w:pPr>
            <w:r>
              <w:rPr>
                <w:lang w:val="en-US"/>
              </w:rPr>
              <w:t>Id</w:t>
            </w:r>
          </w:p>
        </w:tc>
        <w:tc>
          <w:tcPr>
            <w:tcW w:w="2926" w:type="dxa"/>
          </w:tcPr>
          <w:p w14:paraId="75FB461B" w14:textId="77777777" w:rsidR="007A570C" w:rsidRPr="00023BE5" w:rsidRDefault="007A570C" w:rsidP="0014793F">
            <w:pPr>
              <w:spacing w:line="360" w:lineRule="auto"/>
              <w:rPr>
                <w:lang w:val="en-US"/>
              </w:rPr>
            </w:pPr>
            <w:r>
              <w:rPr>
                <w:lang w:val="en-US"/>
              </w:rPr>
              <w:t>Int</w:t>
            </w:r>
          </w:p>
        </w:tc>
        <w:tc>
          <w:tcPr>
            <w:tcW w:w="2926" w:type="dxa"/>
          </w:tcPr>
          <w:p w14:paraId="43BD7EBC" w14:textId="15AE0879" w:rsidR="007A570C" w:rsidRPr="004114E8" w:rsidRDefault="007A570C" w:rsidP="0014793F">
            <w:pPr>
              <w:spacing w:line="360" w:lineRule="auto"/>
              <w:rPr>
                <w:lang w:val="en-US"/>
              </w:rPr>
            </w:pPr>
            <w:r>
              <w:rPr>
                <w:lang w:val="en-US"/>
              </w:rPr>
              <w:t xml:space="preserve">Id của </w:t>
            </w:r>
            <w:r w:rsidR="00FA09BC">
              <w:rPr>
                <w:lang w:val="en-US"/>
              </w:rPr>
              <w:t>màu sắc.</w:t>
            </w:r>
          </w:p>
        </w:tc>
      </w:tr>
      <w:tr w:rsidR="007A570C" w14:paraId="385623B7" w14:textId="77777777" w:rsidTr="0014793F">
        <w:tc>
          <w:tcPr>
            <w:tcW w:w="2925" w:type="dxa"/>
          </w:tcPr>
          <w:p w14:paraId="24F94B6D" w14:textId="77777777" w:rsidR="007A570C" w:rsidRPr="00330938" w:rsidRDefault="007A570C" w:rsidP="0014793F">
            <w:pPr>
              <w:spacing w:line="360" w:lineRule="auto"/>
              <w:rPr>
                <w:lang w:val="en-US"/>
              </w:rPr>
            </w:pPr>
            <w:r>
              <w:rPr>
                <w:lang w:val="en-US"/>
              </w:rPr>
              <w:t>Name</w:t>
            </w:r>
          </w:p>
        </w:tc>
        <w:tc>
          <w:tcPr>
            <w:tcW w:w="2926" w:type="dxa"/>
          </w:tcPr>
          <w:p w14:paraId="0ACF6599" w14:textId="054CBE4B" w:rsidR="007A570C" w:rsidRPr="00023BE5" w:rsidRDefault="00FA09BC" w:rsidP="0014793F">
            <w:pPr>
              <w:spacing w:line="360" w:lineRule="auto"/>
              <w:rPr>
                <w:lang w:val="en-US"/>
              </w:rPr>
            </w:pPr>
            <w:r>
              <w:rPr>
                <w:lang w:val="en-US"/>
              </w:rPr>
              <w:t>String</w:t>
            </w:r>
          </w:p>
        </w:tc>
        <w:tc>
          <w:tcPr>
            <w:tcW w:w="2926" w:type="dxa"/>
          </w:tcPr>
          <w:p w14:paraId="51795F9E" w14:textId="0063979C" w:rsidR="007A570C" w:rsidRPr="00330938" w:rsidRDefault="007A570C" w:rsidP="0014793F">
            <w:pPr>
              <w:spacing w:line="360" w:lineRule="auto"/>
              <w:rPr>
                <w:lang w:val="en-US"/>
              </w:rPr>
            </w:pPr>
            <w:r>
              <w:rPr>
                <w:lang w:val="en-US"/>
              </w:rPr>
              <w:t xml:space="preserve">Tên </w:t>
            </w:r>
            <w:r w:rsidR="00FA09BC">
              <w:rPr>
                <w:lang w:val="en-US"/>
              </w:rPr>
              <w:t>màu sắc</w:t>
            </w:r>
            <w:r>
              <w:rPr>
                <w:lang w:val="en-US"/>
              </w:rPr>
              <w:t>.</w:t>
            </w:r>
          </w:p>
        </w:tc>
      </w:tr>
      <w:tr w:rsidR="007A570C" w14:paraId="286F3EF5" w14:textId="77777777" w:rsidTr="0014793F">
        <w:tc>
          <w:tcPr>
            <w:tcW w:w="2925" w:type="dxa"/>
          </w:tcPr>
          <w:p w14:paraId="5BA4EBDC" w14:textId="77777777" w:rsidR="007A570C" w:rsidRDefault="007A570C" w:rsidP="0014793F">
            <w:pPr>
              <w:spacing w:line="360" w:lineRule="auto"/>
              <w:rPr>
                <w:lang w:val="en-US"/>
              </w:rPr>
            </w:pPr>
            <w:r>
              <w:rPr>
                <w:lang w:val="en-US"/>
              </w:rPr>
              <w:t>Description</w:t>
            </w:r>
          </w:p>
        </w:tc>
        <w:tc>
          <w:tcPr>
            <w:tcW w:w="2926" w:type="dxa"/>
          </w:tcPr>
          <w:p w14:paraId="60F94298" w14:textId="67AB8E33" w:rsidR="007A570C" w:rsidRDefault="00FA09BC" w:rsidP="0014793F">
            <w:pPr>
              <w:spacing w:line="360" w:lineRule="auto"/>
              <w:rPr>
                <w:lang w:val="en-US"/>
              </w:rPr>
            </w:pPr>
            <w:r>
              <w:rPr>
                <w:lang w:val="en-US"/>
              </w:rPr>
              <w:t>String</w:t>
            </w:r>
          </w:p>
        </w:tc>
        <w:tc>
          <w:tcPr>
            <w:tcW w:w="2926" w:type="dxa"/>
          </w:tcPr>
          <w:p w14:paraId="557C9BBB" w14:textId="4D483A01" w:rsidR="007A570C" w:rsidRDefault="007A570C" w:rsidP="007F63CC">
            <w:pPr>
              <w:keepNext/>
              <w:spacing w:line="360" w:lineRule="auto"/>
              <w:rPr>
                <w:lang w:val="en-US"/>
              </w:rPr>
            </w:pPr>
            <w:r>
              <w:rPr>
                <w:lang w:val="en-US"/>
              </w:rPr>
              <w:t xml:space="preserve">Mô tả </w:t>
            </w:r>
            <w:r w:rsidR="00FA09BC">
              <w:rPr>
                <w:lang w:val="en-US"/>
              </w:rPr>
              <w:t>màu sắc</w:t>
            </w:r>
            <w:r>
              <w:rPr>
                <w:lang w:val="en-US"/>
              </w:rPr>
              <w:t>.</w:t>
            </w:r>
          </w:p>
        </w:tc>
      </w:tr>
    </w:tbl>
    <w:p w14:paraId="63DBFA84" w14:textId="5CECBC32" w:rsidR="007A570C" w:rsidRDefault="007F63CC" w:rsidP="007F63CC">
      <w:pPr>
        <w:pStyle w:val="Caption"/>
        <w:rPr>
          <w:lang w:val="en-US"/>
        </w:rPr>
      </w:pPr>
      <w:bookmarkStart w:id="74" w:name="_Toc186641536"/>
      <w:r>
        <w:t xml:space="preserve">Bảng </w:t>
      </w:r>
      <w:fldSimple w:instr=" STYLEREF 1 \s ">
        <w:r>
          <w:rPr>
            <w:noProof/>
          </w:rPr>
          <w:t>3</w:t>
        </w:r>
      </w:fldSimple>
      <w:r>
        <w:t>.</w:t>
      </w:r>
      <w:fldSimple w:instr=" SEQ Bảng \* ARABIC \s 1 ">
        <w:r>
          <w:rPr>
            <w:noProof/>
          </w:rPr>
          <w:t>24</w:t>
        </w:r>
      </w:fldSimple>
      <w:r>
        <w:rPr>
          <w:lang w:val="en-US"/>
        </w:rPr>
        <w:t xml:space="preserve"> Bảng Color</w:t>
      </w:r>
      <w:bookmarkEnd w:id="74"/>
    </w:p>
    <w:p w14:paraId="0526914A" w14:textId="0A5C2759" w:rsidR="006445CF" w:rsidRPr="00023BE5" w:rsidRDefault="006445CF" w:rsidP="00435946">
      <w:pPr>
        <w:pStyle w:val="ListParagraph"/>
        <w:numPr>
          <w:ilvl w:val="0"/>
          <w:numId w:val="1"/>
        </w:numPr>
        <w:spacing w:after="120" w:line="360" w:lineRule="auto"/>
        <w:contextualSpacing/>
        <w:jc w:val="left"/>
        <w:rPr>
          <w:lang w:val="vi-VN"/>
        </w:rPr>
      </w:pPr>
      <w:r w:rsidRPr="00023BE5">
        <w:rPr>
          <w:lang w:val="vi-VN"/>
        </w:rPr>
        <w:t xml:space="preserve">Bảng </w:t>
      </w:r>
      <w:r>
        <w:t>ProductVariant</w:t>
      </w:r>
    </w:p>
    <w:tbl>
      <w:tblPr>
        <w:tblStyle w:val="TableGrid"/>
        <w:tblW w:w="0" w:type="auto"/>
        <w:tblLook w:val="04A0" w:firstRow="1" w:lastRow="0" w:firstColumn="1" w:lastColumn="0" w:noHBand="0" w:noVBand="1"/>
      </w:tblPr>
      <w:tblGrid>
        <w:gridCol w:w="2925"/>
        <w:gridCol w:w="2926"/>
        <w:gridCol w:w="2926"/>
      </w:tblGrid>
      <w:tr w:rsidR="006445CF" w:rsidRPr="00D06D32" w14:paraId="2D10019B" w14:textId="77777777" w:rsidTr="0014793F">
        <w:tc>
          <w:tcPr>
            <w:tcW w:w="8777" w:type="dxa"/>
            <w:gridSpan w:val="3"/>
            <w:shd w:val="clear" w:color="auto" w:fill="0070C0"/>
          </w:tcPr>
          <w:p w14:paraId="33A070B1" w14:textId="5E8443CE" w:rsidR="006445CF" w:rsidRPr="00FF3B48" w:rsidRDefault="006445CF" w:rsidP="0014793F">
            <w:pPr>
              <w:spacing w:line="360" w:lineRule="auto"/>
              <w:rPr>
                <w:b/>
                <w:bCs/>
                <w:color w:val="FFFFFF" w:themeColor="background1"/>
                <w:lang w:val="en-US"/>
              </w:rPr>
            </w:pPr>
            <w:r>
              <w:rPr>
                <w:b/>
                <w:bCs/>
                <w:color w:val="FFFFFF" w:themeColor="background1"/>
                <w:lang w:val="en-US"/>
              </w:rPr>
              <w:t>ProductVariant</w:t>
            </w:r>
          </w:p>
        </w:tc>
      </w:tr>
      <w:tr w:rsidR="006445CF" w:rsidRPr="00D06D32" w14:paraId="518CC281" w14:textId="77777777" w:rsidTr="0014793F">
        <w:tc>
          <w:tcPr>
            <w:tcW w:w="2925" w:type="dxa"/>
            <w:vAlign w:val="center"/>
          </w:tcPr>
          <w:p w14:paraId="5A1A5FD7" w14:textId="77777777" w:rsidR="006445CF" w:rsidRPr="00D06D32" w:rsidRDefault="006445CF" w:rsidP="0014793F">
            <w:pPr>
              <w:spacing w:line="360" w:lineRule="auto"/>
              <w:rPr>
                <w:b/>
                <w:bCs/>
              </w:rPr>
            </w:pPr>
            <w:r w:rsidRPr="00D06D32">
              <w:rPr>
                <w:b/>
                <w:bCs/>
              </w:rPr>
              <w:t>Tên trường</w:t>
            </w:r>
          </w:p>
        </w:tc>
        <w:tc>
          <w:tcPr>
            <w:tcW w:w="2926" w:type="dxa"/>
            <w:vAlign w:val="center"/>
          </w:tcPr>
          <w:p w14:paraId="40DB8E5A" w14:textId="77777777" w:rsidR="006445CF" w:rsidRPr="00D06D32" w:rsidRDefault="006445CF" w:rsidP="0014793F">
            <w:pPr>
              <w:spacing w:line="360" w:lineRule="auto"/>
              <w:rPr>
                <w:b/>
                <w:bCs/>
              </w:rPr>
            </w:pPr>
            <w:r w:rsidRPr="00D06D32">
              <w:rPr>
                <w:b/>
                <w:bCs/>
              </w:rPr>
              <w:t>Kiểu dữ liệu</w:t>
            </w:r>
          </w:p>
        </w:tc>
        <w:tc>
          <w:tcPr>
            <w:tcW w:w="2926" w:type="dxa"/>
            <w:vAlign w:val="center"/>
          </w:tcPr>
          <w:p w14:paraId="41F0E4F7" w14:textId="77777777" w:rsidR="006445CF" w:rsidRPr="00D06D32" w:rsidRDefault="006445CF" w:rsidP="0014793F">
            <w:pPr>
              <w:spacing w:line="360" w:lineRule="auto"/>
              <w:rPr>
                <w:b/>
                <w:bCs/>
              </w:rPr>
            </w:pPr>
            <w:r w:rsidRPr="00D06D32">
              <w:rPr>
                <w:b/>
                <w:bCs/>
              </w:rPr>
              <w:t>Mô tả</w:t>
            </w:r>
          </w:p>
        </w:tc>
      </w:tr>
      <w:tr w:rsidR="006445CF" w14:paraId="54E1266F" w14:textId="77777777" w:rsidTr="0014793F">
        <w:tc>
          <w:tcPr>
            <w:tcW w:w="2925" w:type="dxa"/>
          </w:tcPr>
          <w:p w14:paraId="200EA27C" w14:textId="77777777" w:rsidR="006445CF" w:rsidRDefault="006445CF" w:rsidP="0014793F">
            <w:pPr>
              <w:spacing w:line="360" w:lineRule="auto"/>
            </w:pPr>
            <w:r>
              <w:rPr>
                <w:lang w:val="en-US"/>
              </w:rPr>
              <w:t>I</w:t>
            </w:r>
            <w:r w:rsidRPr="00714F2A">
              <w:t xml:space="preserve">d </w:t>
            </w:r>
          </w:p>
        </w:tc>
        <w:tc>
          <w:tcPr>
            <w:tcW w:w="2926" w:type="dxa"/>
          </w:tcPr>
          <w:p w14:paraId="6C7C3DCB" w14:textId="77777777" w:rsidR="006445CF" w:rsidRPr="00023BE5" w:rsidRDefault="006445CF" w:rsidP="0014793F">
            <w:pPr>
              <w:spacing w:line="360" w:lineRule="auto"/>
              <w:rPr>
                <w:lang w:val="en-US"/>
              </w:rPr>
            </w:pPr>
            <w:r>
              <w:rPr>
                <w:lang w:val="en-US"/>
              </w:rPr>
              <w:t>Int</w:t>
            </w:r>
          </w:p>
        </w:tc>
        <w:tc>
          <w:tcPr>
            <w:tcW w:w="2926" w:type="dxa"/>
          </w:tcPr>
          <w:p w14:paraId="755B9146" w14:textId="64C43E9D" w:rsidR="006445CF" w:rsidRPr="00023BE5" w:rsidRDefault="006445CF" w:rsidP="0014793F">
            <w:pPr>
              <w:spacing w:line="360" w:lineRule="auto"/>
              <w:rPr>
                <w:lang w:val="en-US"/>
              </w:rPr>
            </w:pPr>
            <w:r w:rsidRPr="00023BE5">
              <w:t>Id của</w:t>
            </w:r>
            <w:r w:rsidR="00EB41E4">
              <w:rPr>
                <w:lang w:val="en-US"/>
              </w:rPr>
              <w:t xml:space="preserve"> phiên bản</w:t>
            </w:r>
            <w:r w:rsidRPr="00023BE5">
              <w:t xml:space="preserve"> </w:t>
            </w:r>
            <w:r>
              <w:rPr>
                <w:lang w:val="en-US"/>
              </w:rPr>
              <w:t>sản phẩm.</w:t>
            </w:r>
          </w:p>
        </w:tc>
      </w:tr>
      <w:tr w:rsidR="006445CF" w14:paraId="69AC7E7E" w14:textId="77777777" w:rsidTr="0014793F">
        <w:tc>
          <w:tcPr>
            <w:tcW w:w="2925" w:type="dxa"/>
          </w:tcPr>
          <w:p w14:paraId="5C8C61D7" w14:textId="65E7D08A" w:rsidR="006445CF" w:rsidRPr="007272CE" w:rsidRDefault="006445CF" w:rsidP="0014793F">
            <w:pPr>
              <w:spacing w:line="360" w:lineRule="auto"/>
              <w:rPr>
                <w:lang w:val="en-US"/>
              </w:rPr>
            </w:pPr>
            <w:r>
              <w:rPr>
                <w:lang w:val="en-US"/>
              </w:rPr>
              <w:t>productId</w:t>
            </w:r>
          </w:p>
        </w:tc>
        <w:tc>
          <w:tcPr>
            <w:tcW w:w="2926" w:type="dxa"/>
          </w:tcPr>
          <w:p w14:paraId="10925611" w14:textId="2B026C5A" w:rsidR="006445CF" w:rsidRPr="004B6A09" w:rsidRDefault="004B6A09" w:rsidP="0014793F">
            <w:pPr>
              <w:spacing w:line="360" w:lineRule="auto"/>
              <w:rPr>
                <w:lang w:val="en-US"/>
              </w:rPr>
            </w:pPr>
            <w:r>
              <w:rPr>
                <w:lang w:val="en-US"/>
              </w:rPr>
              <w:t>String</w:t>
            </w:r>
          </w:p>
        </w:tc>
        <w:tc>
          <w:tcPr>
            <w:tcW w:w="2926" w:type="dxa"/>
          </w:tcPr>
          <w:p w14:paraId="58FC7F4C" w14:textId="3ADC9697" w:rsidR="006445CF" w:rsidRPr="007272CE" w:rsidRDefault="00EB41E4" w:rsidP="0014793F">
            <w:pPr>
              <w:spacing w:line="360" w:lineRule="auto"/>
              <w:rPr>
                <w:lang w:val="en-US"/>
              </w:rPr>
            </w:pPr>
            <w:r>
              <w:rPr>
                <w:lang w:val="en-US"/>
              </w:rPr>
              <w:t>Id</w:t>
            </w:r>
            <w:r w:rsidR="006445CF">
              <w:rPr>
                <w:lang w:val="en-US"/>
              </w:rPr>
              <w:t xml:space="preserve"> sản phẩm</w:t>
            </w:r>
          </w:p>
        </w:tc>
      </w:tr>
      <w:tr w:rsidR="006445CF" w14:paraId="32AEAC8E" w14:textId="77777777" w:rsidTr="0014793F">
        <w:tc>
          <w:tcPr>
            <w:tcW w:w="2925" w:type="dxa"/>
          </w:tcPr>
          <w:p w14:paraId="197D9998" w14:textId="44E2C2D0" w:rsidR="006445CF" w:rsidRPr="00C2432D" w:rsidRDefault="00C2432D" w:rsidP="0014793F">
            <w:pPr>
              <w:spacing w:line="360" w:lineRule="auto"/>
              <w:rPr>
                <w:lang w:val="en-US"/>
              </w:rPr>
            </w:pPr>
            <w:r>
              <w:rPr>
                <w:lang w:val="en-US"/>
              </w:rPr>
              <w:t>sizeId</w:t>
            </w:r>
          </w:p>
        </w:tc>
        <w:tc>
          <w:tcPr>
            <w:tcW w:w="2926" w:type="dxa"/>
          </w:tcPr>
          <w:p w14:paraId="027A0C54" w14:textId="644F90E2" w:rsidR="006445CF" w:rsidRPr="00023BE5" w:rsidRDefault="004B6A09" w:rsidP="0014793F">
            <w:pPr>
              <w:spacing w:line="360" w:lineRule="auto"/>
              <w:rPr>
                <w:lang w:val="en-US"/>
              </w:rPr>
            </w:pPr>
            <w:r>
              <w:rPr>
                <w:lang w:val="en-US"/>
              </w:rPr>
              <w:t>String</w:t>
            </w:r>
          </w:p>
        </w:tc>
        <w:tc>
          <w:tcPr>
            <w:tcW w:w="2926" w:type="dxa"/>
          </w:tcPr>
          <w:p w14:paraId="1F379728" w14:textId="0D8B1123" w:rsidR="006445CF" w:rsidRPr="00EB41E4" w:rsidRDefault="00EB41E4" w:rsidP="0014793F">
            <w:pPr>
              <w:spacing w:line="360" w:lineRule="auto"/>
              <w:rPr>
                <w:lang w:val="en-US"/>
              </w:rPr>
            </w:pPr>
            <w:r>
              <w:rPr>
                <w:lang w:val="en-US"/>
              </w:rPr>
              <w:t>Id kích cỡ</w:t>
            </w:r>
          </w:p>
        </w:tc>
      </w:tr>
      <w:tr w:rsidR="006445CF" w14:paraId="67DA77CC" w14:textId="77777777" w:rsidTr="0014793F">
        <w:tc>
          <w:tcPr>
            <w:tcW w:w="2925" w:type="dxa"/>
          </w:tcPr>
          <w:p w14:paraId="721E97F4" w14:textId="23D5D059" w:rsidR="006445CF" w:rsidRPr="00E860AF" w:rsidRDefault="00C2432D" w:rsidP="0014793F">
            <w:pPr>
              <w:spacing w:line="360" w:lineRule="auto"/>
              <w:rPr>
                <w:lang w:val="en-US"/>
              </w:rPr>
            </w:pPr>
            <w:r>
              <w:rPr>
                <w:lang w:val="en-US"/>
              </w:rPr>
              <w:t>colorId</w:t>
            </w:r>
          </w:p>
        </w:tc>
        <w:tc>
          <w:tcPr>
            <w:tcW w:w="2926" w:type="dxa"/>
          </w:tcPr>
          <w:p w14:paraId="1AB859B7" w14:textId="19534F71" w:rsidR="006445CF" w:rsidRPr="004B6A09" w:rsidRDefault="004B6A09" w:rsidP="0014793F">
            <w:pPr>
              <w:spacing w:line="360" w:lineRule="auto"/>
              <w:rPr>
                <w:lang w:val="en-US"/>
              </w:rPr>
            </w:pPr>
            <w:r>
              <w:rPr>
                <w:lang w:val="en-US"/>
              </w:rPr>
              <w:t>String</w:t>
            </w:r>
          </w:p>
        </w:tc>
        <w:tc>
          <w:tcPr>
            <w:tcW w:w="2926" w:type="dxa"/>
          </w:tcPr>
          <w:p w14:paraId="2D566E84" w14:textId="13F65D52" w:rsidR="006445CF" w:rsidRPr="00EB41E4" w:rsidRDefault="00EB41E4" w:rsidP="0014793F">
            <w:pPr>
              <w:spacing w:line="360" w:lineRule="auto"/>
              <w:rPr>
                <w:lang w:val="en-US"/>
              </w:rPr>
            </w:pPr>
            <w:r>
              <w:rPr>
                <w:lang w:val="en-US"/>
              </w:rPr>
              <w:t>Id màu sắc</w:t>
            </w:r>
          </w:p>
        </w:tc>
      </w:tr>
      <w:tr w:rsidR="006445CF" w14:paraId="3575ADDE" w14:textId="77777777" w:rsidTr="0014793F">
        <w:tc>
          <w:tcPr>
            <w:tcW w:w="2925" w:type="dxa"/>
          </w:tcPr>
          <w:p w14:paraId="4332AFA4" w14:textId="75965EC8" w:rsidR="006445CF" w:rsidRPr="00493874" w:rsidRDefault="00C2432D" w:rsidP="0014793F">
            <w:pPr>
              <w:spacing w:line="360" w:lineRule="auto"/>
              <w:rPr>
                <w:lang w:val="en-US"/>
              </w:rPr>
            </w:pPr>
            <w:r>
              <w:rPr>
                <w:lang w:val="en-US"/>
              </w:rPr>
              <w:t>price</w:t>
            </w:r>
          </w:p>
        </w:tc>
        <w:tc>
          <w:tcPr>
            <w:tcW w:w="2926" w:type="dxa"/>
          </w:tcPr>
          <w:p w14:paraId="0A88FAF3" w14:textId="77724292" w:rsidR="006445CF" w:rsidRPr="004B6A09" w:rsidRDefault="004B6A09" w:rsidP="0014793F">
            <w:pPr>
              <w:spacing w:line="360" w:lineRule="auto"/>
              <w:rPr>
                <w:lang w:val="en-US"/>
              </w:rPr>
            </w:pPr>
            <w:r>
              <w:rPr>
                <w:lang w:val="en-US"/>
              </w:rPr>
              <w:t>Int</w:t>
            </w:r>
          </w:p>
        </w:tc>
        <w:tc>
          <w:tcPr>
            <w:tcW w:w="2926" w:type="dxa"/>
          </w:tcPr>
          <w:p w14:paraId="441003FC" w14:textId="0C9B719C" w:rsidR="006445CF" w:rsidRPr="00493874" w:rsidRDefault="00EB41E4" w:rsidP="0014793F">
            <w:pPr>
              <w:keepNext/>
              <w:spacing w:line="360" w:lineRule="auto"/>
              <w:rPr>
                <w:lang w:val="en-US"/>
              </w:rPr>
            </w:pPr>
            <w:r>
              <w:rPr>
                <w:lang w:val="en-US"/>
              </w:rPr>
              <w:t>Giá của phiên bản sản phẩm</w:t>
            </w:r>
          </w:p>
        </w:tc>
      </w:tr>
      <w:tr w:rsidR="00C2432D" w14:paraId="718A631B" w14:textId="77777777" w:rsidTr="0014793F">
        <w:tc>
          <w:tcPr>
            <w:tcW w:w="2925" w:type="dxa"/>
          </w:tcPr>
          <w:p w14:paraId="39F25092" w14:textId="497064C6" w:rsidR="00C2432D" w:rsidRDefault="00C2432D" w:rsidP="0014793F">
            <w:pPr>
              <w:rPr>
                <w:lang w:val="en-US"/>
              </w:rPr>
            </w:pPr>
            <w:r>
              <w:rPr>
                <w:lang w:val="en-US"/>
              </w:rPr>
              <w:t>Stock</w:t>
            </w:r>
          </w:p>
        </w:tc>
        <w:tc>
          <w:tcPr>
            <w:tcW w:w="2926" w:type="dxa"/>
          </w:tcPr>
          <w:p w14:paraId="2009C243" w14:textId="6DF9B98E" w:rsidR="00C2432D" w:rsidRPr="00C2432D" w:rsidRDefault="00C2432D" w:rsidP="0014793F">
            <w:pPr>
              <w:rPr>
                <w:lang w:val="en-US"/>
              </w:rPr>
            </w:pPr>
            <w:r>
              <w:rPr>
                <w:lang w:val="en-US"/>
              </w:rPr>
              <w:t>Int</w:t>
            </w:r>
          </w:p>
        </w:tc>
        <w:tc>
          <w:tcPr>
            <w:tcW w:w="2926" w:type="dxa"/>
          </w:tcPr>
          <w:p w14:paraId="316E5A49" w14:textId="34FA2216" w:rsidR="00C2432D" w:rsidRDefault="00C2432D" w:rsidP="007F63CC">
            <w:pPr>
              <w:keepNext/>
              <w:rPr>
                <w:lang w:val="en-US"/>
              </w:rPr>
            </w:pPr>
            <w:r>
              <w:rPr>
                <w:lang w:val="en-US"/>
              </w:rPr>
              <w:t>Lượng sản phẩm trong kho</w:t>
            </w:r>
          </w:p>
        </w:tc>
      </w:tr>
    </w:tbl>
    <w:p w14:paraId="2E72CCC6" w14:textId="3FECE1D1" w:rsidR="006445CF" w:rsidRDefault="007F63CC" w:rsidP="007F63CC">
      <w:pPr>
        <w:pStyle w:val="Caption"/>
        <w:rPr>
          <w:lang w:val="en-US"/>
        </w:rPr>
      </w:pPr>
      <w:bookmarkStart w:id="75" w:name="_Toc186641537"/>
      <w:r>
        <w:t xml:space="preserve">Bảng </w:t>
      </w:r>
      <w:fldSimple w:instr=" STYLEREF 1 \s ">
        <w:r>
          <w:rPr>
            <w:noProof/>
          </w:rPr>
          <w:t>3</w:t>
        </w:r>
      </w:fldSimple>
      <w:r>
        <w:t>.</w:t>
      </w:r>
      <w:fldSimple w:instr=" SEQ Bảng \* ARABIC \s 1 ">
        <w:r>
          <w:rPr>
            <w:noProof/>
          </w:rPr>
          <w:t>25</w:t>
        </w:r>
      </w:fldSimple>
      <w:r>
        <w:rPr>
          <w:lang w:val="en-US"/>
        </w:rPr>
        <w:t xml:space="preserve"> Bảng ProductVariant</w:t>
      </w:r>
      <w:bookmarkEnd w:id="75"/>
    </w:p>
    <w:p w14:paraId="044E1215" w14:textId="56936437" w:rsidR="004B6A09" w:rsidRPr="00023BE5" w:rsidRDefault="004B6A09" w:rsidP="00435946">
      <w:pPr>
        <w:pStyle w:val="ListParagraph"/>
        <w:numPr>
          <w:ilvl w:val="0"/>
          <w:numId w:val="1"/>
        </w:numPr>
        <w:spacing w:after="120" w:line="360" w:lineRule="auto"/>
        <w:contextualSpacing/>
        <w:jc w:val="left"/>
        <w:rPr>
          <w:lang w:val="vi-VN"/>
        </w:rPr>
      </w:pPr>
      <w:r w:rsidRPr="00023BE5">
        <w:rPr>
          <w:lang w:val="vi-VN"/>
        </w:rPr>
        <w:t xml:space="preserve">Bảng </w:t>
      </w:r>
      <w:r>
        <w:t>Promotion</w:t>
      </w:r>
    </w:p>
    <w:tbl>
      <w:tblPr>
        <w:tblStyle w:val="TableGrid"/>
        <w:tblW w:w="0" w:type="auto"/>
        <w:tblLook w:val="04A0" w:firstRow="1" w:lastRow="0" w:firstColumn="1" w:lastColumn="0" w:noHBand="0" w:noVBand="1"/>
      </w:tblPr>
      <w:tblGrid>
        <w:gridCol w:w="2925"/>
        <w:gridCol w:w="2926"/>
        <w:gridCol w:w="2926"/>
      </w:tblGrid>
      <w:tr w:rsidR="004B6A09" w:rsidRPr="00D06D32" w14:paraId="3C375923" w14:textId="77777777" w:rsidTr="0014793F">
        <w:tc>
          <w:tcPr>
            <w:tcW w:w="8777" w:type="dxa"/>
            <w:gridSpan w:val="3"/>
            <w:shd w:val="clear" w:color="auto" w:fill="0070C0"/>
          </w:tcPr>
          <w:p w14:paraId="42186068" w14:textId="44FD2C46" w:rsidR="004B6A09" w:rsidRPr="00FF3B48" w:rsidRDefault="004B6A09" w:rsidP="00C62261">
            <w:pPr>
              <w:spacing w:line="360" w:lineRule="auto"/>
              <w:rPr>
                <w:b/>
                <w:bCs/>
                <w:color w:val="FFFFFF" w:themeColor="background1"/>
                <w:lang w:val="en-US"/>
              </w:rPr>
            </w:pPr>
            <w:r>
              <w:rPr>
                <w:b/>
                <w:bCs/>
                <w:color w:val="FFFFFF" w:themeColor="background1"/>
                <w:lang w:val="en-US"/>
              </w:rPr>
              <w:lastRenderedPageBreak/>
              <w:t>Promotion</w:t>
            </w:r>
          </w:p>
        </w:tc>
      </w:tr>
      <w:tr w:rsidR="004B6A09" w:rsidRPr="00D06D32" w14:paraId="7FB0205E" w14:textId="77777777" w:rsidTr="0014793F">
        <w:tc>
          <w:tcPr>
            <w:tcW w:w="2925" w:type="dxa"/>
            <w:vAlign w:val="center"/>
          </w:tcPr>
          <w:p w14:paraId="32636803" w14:textId="77777777" w:rsidR="004B6A09" w:rsidRPr="00D06D32" w:rsidRDefault="004B6A09" w:rsidP="00C62261">
            <w:pPr>
              <w:spacing w:line="360" w:lineRule="auto"/>
              <w:rPr>
                <w:b/>
                <w:bCs/>
              </w:rPr>
            </w:pPr>
            <w:r w:rsidRPr="00D06D32">
              <w:rPr>
                <w:b/>
                <w:bCs/>
              </w:rPr>
              <w:t>Tên trường</w:t>
            </w:r>
          </w:p>
        </w:tc>
        <w:tc>
          <w:tcPr>
            <w:tcW w:w="2926" w:type="dxa"/>
            <w:vAlign w:val="center"/>
          </w:tcPr>
          <w:p w14:paraId="2A99FBD4" w14:textId="77777777" w:rsidR="004B6A09" w:rsidRPr="00D06D32" w:rsidRDefault="004B6A09" w:rsidP="00C62261">
            <w:pPr>
              <w:spacing w:line="360" w:lineRule="auto"/>
              <w:rPr>
                <w:b/>
                <w:bCs/>
              </w:rPr>
            </w:pPr>
            <w:r w:rsidRPr="00D06D32">
              <w:rPr>
                <w:b/>
                <w:bCs/>
              </w:rPr>
              <w:t>Kiểu dữ liệu</w:t>
            </w:r>
          </w:p>
        </w:tc>
        <w:tc>
          <w:tcPr>
            <w:tcW w:w="2926" w:type="dxa"/>
            <w:vAlign w:val="center"/>
          </w:tcPr>
          <w:p w14:paraId="705ECB74" w14:textId="77777777" w:rsidR="004B6A09" w:rsidRPr="00D06D32" w:rsidRDefault="004B6A09" w:rsidP="00C62261">
            <w:pPr>
              <w:spacing w:line="360" w:lineRule="auto"/>
              <w:rPr>
                <w:b/>
                <w:bCs/>
              </w:rPr>
            </w:pPr>
            <w:r w:rsidRPr="00D06D32">
              <w:rPr>
                <w:b/>
                <w:bCs/>
              </w:rPr>
              <w:t>Mô tả</w:t>
            </w:r>
          </w:p>
        </w:tc>
      </w:tr>
      <w:tr w:rsidR="004B6A09" w14:paraId="723E0A0A" w14:textId="77777777" w:rsidTr="0014793F">
        <w:tc>
          <w:tcPr>
            <w:tcW w:w="2925" w:type="dxa"/>
          </w:tcPr>
          <w:p w14:paraId="22D6A079" w14:textId="77777777" w:rsidR="004B6A09" w:rsidRDefault="004B6A09" w:rsidP="00C62261">
            <w:pPr>
              <w:spacing w:line="360" w:lineRule="auto"/>
            </w:pPr>
            <w:r>
              <w:rPr>
                <w:lang w:val="en-US"/>
              </w:rPr>
              <w:t>I</w:t>
            </w:r>
            <w:r w:rsidRPr="00714F2A">
              <w:t xml:space="preserve">d </w:t>
            </w:r>
          </w:p>
        </w:tc>
        <w:tc>
          <w:tcPr>
            <w:tcW w:w="2926" w:type="dxa"/>
          </w:tcPr>
          <w:p w14:paraId="1ED71235" w14:textId="77777777" w:rsidR="004B6A09" w:rsidRPr="00023BE5" w:rsidRDefault="004B6A09" w:rsidP="00C62261">
            <w:pPr>
              <w:spacing w:line="360" w:lineRule="auto"/>
              <w:rPr>
                <w:lang w:val="en-US"/>
              </w:rPr>
            </w:pPr>
            <w:r>
              <w:rPr>
                <w:lang w:val="en-US"/>
              </w:rPr>
              <w:t>Int</w:t>
            </w:r>
          </w:p>
        </w:tc>
        <w:tc>
          <w:tcPr>
            <w:tcW w:w="2926" w:type="dxa"/>
          </w:tcPr>
          <w:p w14:paraId="3BE24356" w14:textId="6B3FA86B" w:rsidR="004B6A09" w:rsidRPr="00023BE5" w:rsidRDefault="004B6A09" w:rsidP="00C62261">
            <w:pPr>
              <w:spacing w:line="360" w:lineRule="auto"/>
              <w:rPr>
                <w:lang w:val="en-US"/>
              </w:rPr>
            </w:pPr>
            <w:r w:rsidRPr="00023BE5">
              <w:t>Id của</w:t>
            </w:r>
            <w:r>
              <w:rPr>
                <w:lang w:val="en-US"/>
              </w:rPr>
              <w:t xml:space="preserve"> </w:t>
            </w:r>
            <w:r w:rsidR="0015563A">
              <w:rPr>
                <w:lang w:val="en-US"/>
              </w:rPr>
              <w:t>mã khuyến mãi</w:t>
            </w:r>
          </w:p>
        </w:tc>
      </w:tr>
      <w:tr w:rsidR="004B6A09" w14:paraId="6C066B65" w14:textId="77777777" w:rsidTr="0014793F">
        <w:tc>
          <w:tcPr>
            <w:tcW w:w="2925" w:type="dxa"/>
          </w:tcPr>
          <w:p w14:paraId="51140CA1" w14:textId="261ADF8D" w:rsidR="004B6A09" w:rsidRPr="007272CE" w:rsidRDefault="0015563A" w:rsidP="00C62261">
            <w:pPr>
              <w:spacing w:line="360" w:lineRule="auto"/>
              <w:rPr>
                <w:lang w:val="en-US"/>
              </w:rPr>
            </w:pPr>
            <w:r>
              <w:rPr>
                <w:lang w:val="en-US"/>
              </w:rPr>
              <w:t>code</w:t>
            </w:r>
          </w:p>
        </w:tc>
        <w:tc>
          <w:tcPr>
            <w:tcW w:w="2926" w:type="dxa"/>
          </w:tcPr>
          <w:p w14:paraId="09356504" w14:textId="78EEAAAB" w:rsidR="004B6A09" w:rsidRPr="00C62261" w:rsidRDefault="00C62261" w:rsidP="00C62261">
            <w:pPr>
              <w:spacing w:line="360" w:lineRule="auto"/>
              <w:rPr>
                <w:lang w:val="en-US"/>
              </w:rPr>
            </w:pPr>
            <w:r>
              <w:rPr>
                <w:lang w:val="en-US"/>
              </w:rPr>
              <w:t>String</w:t>
            </w:r>
          </w:p>
        </w:tc>
        <w:tc>
          <w:tcPr>
            <w:tcW w:w="2926" w:type="dxa"/>
          </w:tcPr>
          <w:p w14:paraId="60710CD7" w14:textId="090B4961" w:rsidR="004B6A09" w:rsidRPr="007272CE" w:rsidRDefault="00C62261" w:rsidP="00C62261">
            <w:pPr>
              <w:spacing w:line="360" w:lineRule="auto"/>
              <w:rPr>
                <w:lang w:val="en-US"/>
              </w:rPr>
            </w:pPr>
            <w:r>
              <w:rPr>
                <w:lang w:val="en-US"/>
              </w:rPr>
              <w:t>Code của mã khuyến mãi</w:t>
            </w:r>
          </w:p>
        </w:tc>
      </w:tr>
      <w:tr w:rsidR="004B6A09" w14:paraId="6DB3D4B9" w14:textId="77777777" w:rsidTr="0014793F">
        <w:tc>
          <w:tcPr>
            <w:tcW w:w="2925" w:type="dxa"/>
          </w:tcPr>
          <w:p w14:paraId="4D52F2FC" w14:textId="05A2400E" w:rsidR="004B6A09" w:rsidRPr="00C2432D" w:rsidRDefault="0015563A" w:rsidP="00C62261">
            <w:pPr>
              <w:spacing w:line="360" w:lineRule="auto"/>
              <w:rPr>
                <w:lang w:val="en-US"/>
              </w:rPr>
            </w:pPr>
            <w:r>
              <w:rPr>
                <w:lang w:val="en-US"/>
              </w:rPr>
              <w:t>discountPercent</w:t>
            </w:r>
          </w:p>
        </w:tc>
        <w:tc>
          <w:tcPr>
            <w:tcW w:w="2926" w:type="dxa"/>
          </w:tcPr>
          <w:p w14:paraId="0240799A" w14:textId="3ADADE1F" w:rsidR="004B6A09" w:rsidRPr="00023BE5" w:rsidRDefault="0015563A" w:rsidP="00C62261">
            <w:pPr>
              <w:spacing w:line="360" w:lineRule="auto"/>
              <w:rPr>
                <w:lang w:val="en-US"/>
              </w:rPr>
            </w:pPr>
            <w:r>
              <w:rPr>
                <w:lang w:val="en-US"/>
              </w:rPr>
              <w:t>Int</w:t>
            </w:r>
          </w:p>
        </w:tc>
        <w:tc>
          <w:tcPr>
            <w:tcW w:w="2926" w:type="dxa"/>
          </w:tcPr>
          <w:p w14:paraId="7E85CA6E" w14:textId="71990C2D" w:rsidR="004B6A09" w:rsidRPr="00EB41E4" w:rsidRDefault="00C62261" w:rsidP="00C62261">
            <w:pPr>
              <w:spacing w:line="360" w:lineRule="auto"/>
              <w:rPr>
                <w:lang w:val="en-US"/>
              </w:rPr>
            </w:pPr>
            <w:r>
              <w:rPr>
                <w:lang w:val="en-US"/>
              </w:rPr>
              <w:t>Phần trăm giảm giá của mã khuyến mãi</w:t>
            </w:r>
          </w:p>
        </w:tc>
      </w:tr>
      <w:tr w:rsidR="004B6A09" w14:paraId="78702CA1" w14:textId="77777777" w:rsidTr="0014793F">
        <w:tc>
          <w:tcPr>
            <w:tcW w:w="2925" w:type="dxa"/>
          </w:tcPr>
          <w:p w14:paraId="26F4AA3B" w14:textId="1611857D" w:rsidR="004B6A09" w:rsidRPr="00E860AF" w:rsidRDefault="0015563A" w:rsidP="00C62261">
            <w:pPr>
              <w:spacing w:line="360" w:lineRule="auto"/>
              <w:rPr>
                <w:lang w:val="en-US"/>
              </w:rPr>
            </w:pPr>
            <w:r>
              <w:rPr>
                <w:lang w:val="en-US"/>
              </w:rPr>
              <w:t>discountPrice</w:t>
            </w:r>
          </w:p>
        </w:tc>
        <w:tc>
          <w:tcPr>
            <w:tcW w:w="2926" w:type="dxa"/>
          </w:tcPr>
          <w:p w14:paraId="13335800" w14:textId="6580F865" w:rsidR="004B6A09" w:rsidRPr="0015563A" w:rsidRDefault="0015563A" w:rsidP="00C62261">
            <w:pPr>
              <w:spacing w:line="360" w:lineRule="auto"/>
              <w:rPr>
                <w:lang w:val="en-US"/>
              </w:rPr>
            </w:pPr>
            <w:r>
              <w:rPr>
                <w:lang w:val="en-US"/>
              </w:rPr>
              <w:t>Int</w:t>
            </w:r>
          </w:p>
        </w:tc>
        <w:tc>
          <w:tcPr>
            <w:tcW w:w="2926" w:type="dxa"/>
          </w:tcPr>
          <w:p w14:paraId="33C3C52D" w14:textId="2616CC9A" w:rsidR="004B6A09" w:rsidRPr="00EB41E4" w:rsidRDefault="00C62261" w:rsidP="00C62261">
            <w:pPr>
              <w:spacing w:line="360" w:lineRule="auto"/>
              <w:rPr>
                <w:lang w:val="en-US"/>
              </w:rPr>
            </w:pPr>
            <w:r>
              <w:rPr>
                <w:lang w:val="en-US"/>
              </w:rPr>
              <w:t>Số tiền giảm giá</w:t>
            </w:r>
          </w:p>
        </w:tc>
      </w:tr>
      <w:tr w:rsidR="004B6A09" w14:paraId="035F08DE" w14:textId="77777777" w:rsidTr="0014793F">
        <w:tc>
          <w:tcPr>
            <w:tcW w:w="2925" w:type="dxa"/>
          </w:tcPr>
          <w:p w14:paraId="026D222A" w14:textId="1F041C42" w:rsidR="004B6A09" w:rsidRPr="00493874" w:rsidRDefault="0015563A" w:rsidP="00C62261">
            <w:pPr>
              <w:spacing w:line="360" w:lineRule="auto"/>
              <w:rPr>
                <w:lang w:val="en-US"/>
              </w:rPr>
            </w:pPr>
            <w:r>
              <w:rPr>
                <w:lang w:val="en-US"/>
              </w:rPr>
              <w:t>startDate</w:t>
            </w:r>
          </w:p>
        </w:tc>
        <w:tc>
          <w:tcPr>
            <w:tcW w:w="2926" w:type="dxa"/>
          </w:tcPr>
          <w:p w14:paraId="2FC45A88" w14:textId="15CFAF8A" w:rsidR="004B6A09" w:rsidRPr="0015563A" w:rsidRDefault="0015563A" w:rsidP="00C62261">
            <w:pPr>
              <w:spacing w:line="360" w:lineRule="auto"/>
              <w:rPr>
                <w:lang w:val="en-US"/>
              </w:rPr>
            </w:pPr>
            <w:r>
              <w:rPr>
                <w:lang w:val="en-US"/>
              </w:rPr>
              <w:t>date</w:t>
            </w:r>
          </w:p>
        </w:tc>
        <w:tc>
          <w:tcPr>
            <w:tcW w:w="2926" w:type="dxa"/>
          </w:tcPr>
          <w:p w14:paraId="1AD1F2DF" w14:textId="43B374B8" w:rsidR="004B6A09" w:rsidRPr="00493874" w:rsidRDefault="00C62261" w:rsidP="00C62261">
            <w:pPr>
              <w:keepNext/>
              <w:spacing w:line="360" w:lineRule="auto"/>
              <w:rPr>
                <w:lang w:val="en-US"/>
              </w:rPr>
            </w:pPr>
            <w:r>
              <w:rPr>
                <w:lang w:val="en-US"/>
              </w:rPr>
              <w:t>Ngày bắt đầu của mã</w:t>
            </w:r>
          </w:p>
        </w:tc>
      </w:tr>
      <w:tr w:rsidR="004B6A09" w14:paraId="449E7C56" w14:textId="77777777" w:rsidTr="0014793F">
        <w:tc>
          <w:tcPr>
            <w:tcW w:w="2925" w:type="dxa"/>
          </w:tcPr>
          <w:p w14:paraId="6FE3D46F" w14:textId="0E42D5F3" w:rsidR="004B6A09" w:rsidRDefault="0015563A" w:rsidP="00C62261">
            <w:pPr>
              <w:spacing w:line="360" w:lineRule="auto"/>
              <w:rPr>
                <w:lang w:val="en-US"/>
              </w:rPr>
            </w:pPr>
            <w:r>
              <w:rPr>
                <w:lang w:val="en-US"/>
              </w:rPr>
              <w:t>endDate</w:t>
            </w:r>
          </w:p>
        </w:tc>
        <w:tc>
          <w:tcPr>
            <w:tcW w:w="2926" w:type="dxa"/>
          </w:tcPr>
          <w:p w14:paraId="1259917A" w14:textId="3F284F49" w:rsidR="004B6A09" w:rsidRPr="00C2432D" w:rsidRDefault="0015563A" w:rsidP="00C62261">
            <w:pPr>
              <w:spacing w:line="360" w:lineRule="auto"/>
              <w:rPr>
                <w:lang w:val="en-US"/>
              </w:rPr>
            </w:pPr>
            <w:r>
              <w:rPr>
                <w:lang w:val="en-US"/>
              </w:rPr>
              <w:t>date</w:t>
            </w:r>
          </w:p>
        </w:tc>
        <w:tc>
          <w:tcPr>
            <w:tcW w:w="2926" w:type="dxa"/>
          </w:tcPr>
          <w:p w14:paraId="112E9F35" w14:textId="1E91AE4D" w:rsidR="004B6A09" w:rsidRDefault="00C62261" w:rsidP="00C62261">
            <w:pPr>
              <w:keepNext/>
              <w:spacing w:line="360" w:lineRule="auto"/>
              <w:rPr>
                <w:lang w:val="en-US"/>
              </w:rPr>
            </w:pPr>
            <w:r>
              <w:rPr>
                <w:lang w:val="en-US"/>
              </w:rPr>
              <w:t>Ngày kết thúc của mã</w:t>
            </w:r>
          </w:p>
        </w:tc>
      </w:tr>
      <w:tr w:rsidR="0015563A" w14:paraId="00357FB4" w14:textId="77777777" w:rsidTr="0014793F">
        <w:tc>
          <w:tcPr>
            <w:tcW w:w="2925" w:type="dxa"/>
          </w:tcPr>
          <w:p w14:paraId="6AC24462" w14:textId="3360FA0F" w:rsidR="0015563A" w:rsidRDefault="0015563A" w:rsidP="00C62261">
            <w:pPr>
              <w:spacing w:line="360" w:lineRule="auto"/>
              <w:rPr>
                <w:lang w:val="en-US"/>
              </w:rPr>
            </w:pPr>
            <w:r>
              <w:rPr>
                <w:lang w:val="en-US"/>
              </w:rPr>
              <w:t>Description</w:t>
            </w:r>
          </w:p>
        </w:tc>
        <w:tc>
          <w:tcPr>
            <w:tcW w:w="2926" w:type="dxa"/>
          </w:tcPr>
          <w:p w14:paraId="39C64B14" w14:textId="18659DE0" w:rsidR="0015563A" w:rsidRDefault="0015563A" w:rsidP="00C62261">
            <w:pPr>
              <w:spacing w:line="360" w:lineRule="auto"/>
              <w:rPr>
                <w:lang w:val="en-US"/>
              </w:rPr>
            </w:pPr>
            <w:r>
              <w:rPr>
                <w:lang w:val="en-US"/>
              </w:rPr>
              <w:t>String</w:t>
            </w:r>
          </w:p>
        </w:tc>
        <w:tc>
          <w:tcPr>
            <w:tcW w:w="2926" w:type="dxa"/>
          </w:tcPr>
          <w:p w14:paraId="073B1230" w14:textId="5AA861B6" w:rsidR="0015563A" w:rsidRDefault="0015563A" w:rsidP="007F63CC">
            <w:pPr>
              <w:keepNext/>
              <w:spacing w:line="360" w:lineRule="auto"/>
              <w:rPr>
                <w:lang w:val="en-US"/>
              </w:rPr>
            </w:pPr>
            <w:r>
              <w:rPr>
                <w:lang w:val="en-US"/>
              </w:rPr>
              <w:t>Mô tả mã khuyến mãi</w:t>
            </w:r>
          </w:p>
        </w:tc>
      </w:tr>
    </w:tbl>
    <w:p w14:paraId="7E364DA8" w14:textId="7CD31CDE" w:rsidR="004B6A09" w:rsidRDefault="007F63CC" w:rsidP="007F63CC">
      <w:pPr>
        <w:pStyle w:val="Caption"/>
        <w:rPr>
          <w:lang w:val="en-US"/>
        </w:rPr>
      </w:pPr>
      <w:bookmarkStart w:id="76" w:name="_Toc186641538"/>
      <w:r>
        <w:t xml:space="preserve">Bảng </w:t>
      </w:r>
      <w:fldSimple w:instr=" STYLEREF 1 \s ">
        <w:r>
          <w:rPr>
            <w:noProof/>
          </w:rPr>
          <w:t>3</w:t>
        </w:r>
      </w:fldSimple>
      <w:r>
        <w:t>.</w:t>
      </w:r>
      <w:fldSimple w:instr=" SEQ Bảng \* ARABIC \s 1 ">
        <w:r>
          <w:rPr>
            <w:noProof/>
          </w:rPr>
          <w:t>26</w:t>
        </w:r>
      </w:fldSimple>
      <w:r>
        <w:rPr>
          <w:lang w:val="en-US"/>
        </w:rPr>
        <w:t xml:space="preserve"> Bảng Promotion</w:t>
      </w:r>
      <w:bookmarkEnd w:id="76"/>
    </w:p>
    <w:p w14:paraId="6613A260" w14:textId="0DA78A3B" w:rsidR="002015E8" w:rsidRPr="00023BE5" w:rsidRDefault="002015E8" w:rsidP="00435946">
      <w:pPr>
        <w:pStyle w:val="ListParagraph"/>
        <w:numPr>
          <w:ilvl w:val="0"/>
          <w:numId w:val="1"/>
        </w:numPr>
        <w:spacing w:after="120" w:line="360" w:lineRule="auto"/>
        <w:contextualSpacing/>
        <w:jc w:val="left"/>
        <w:rPr>
          <w:lang w:val="vi-VN"/>
        </w:rPr>
      </w:pPr>
      <w:r w:rsidRPr="00023BE5">
        <w:rPr>
          <w:lang w:val="vi-VN"/>
        </w:rPr>
        <w:t xml:space="preserve">Bảng </w:t>
      </w:r>
      <w:r>
        <w:t>Review</w:t>
      </w:r>
    </w:p>
    <w:tbl>
      <w:tblPr>
        <w:tblStyle w:val="TableGrid"/>
        <w:tblW w:w="0" w:type="auto"/>
        <w:tblLook w:val="04A0" w:firstRow="1" w:lastRow="0" w:firstColumn="1" w:lastColumn="0" w:noHBand="0" w:noVBand="1"/>
      </w:tblPr>
      <w:tblGrid>
        <w:gridCol w:w="2925"/>
        <w:gridCol w:w="2926"/>
        <w:gridCol w:w="2926"/>
      </w:tblGrid>
      <w:tr w:rsidR="002015E8" w:rsidRPr="00D06D32" w14:paraId="02B9A7FB" w14:textId="77777777" w:rsidTr="0014793F">
        <w:tc>
          <w:tcPr>
            <w:tcW w:w="8777" w:type="dxa"/>
            <w:gridSpan w:val="3"/>
            <w:shd w:val="clear" w:color="auto" w:fill="0070C0"/>
          </w:tcPr>
          <w:p w14:paraId="1A492268" w14:textId="1A49CD95" w:rsidR="002015E8" w:rsidRPr="00FF3B48" w:rsidRDefault="002015E8" w:rsidP="0014793F">
            <w:pPr>
              <w:spacing w:line="360" w:lineRule="auto"/>
              <w:rPr>
                <w:b/>
                <w:bCs/>
                <w:color w:val="FFFFFF" w:themeColor="background1"/>
                <w:lang w:val="en-US"/>
              </w:rPr>
            </w:pPr>
            <w:r>
              <w:rPr>
                <w:b/>
                <w:bCs/>
                <w:color w:val="FFFFFF" w:themeColor="background1"/>
                <w:lang w:val="en-US"/>
              </w:rPr>
              <w:t>Review</w:t>
            </w:r>
          </w:p>
        </w:tc>
      </w:tr>
      <w:tr w:rsidR="002015E8" w:rsidRPr="00D06D32" w14:paraId="68D99E1F" w14:textId="77777777" w:rsidTr="0014793F">
        <w:tc>
          <w:tcPr>
            <w:tcW w:w="2925" w:type="dxa"/>
            <w:vAlign w:val="center"/>
          </w:tcPr>
          <w:p w14:paraId="276E0481" w14:textId="77777777" w:rsidR="002015E8" w:rsidRPr="00D06D32" w:rsidRDefault="002015E8" w:rsidP="0014793F">
            <w:pPr>
              <w:spacing w:line="360" w:lineRule="auto"/>
              <w:rPr>
                <w:b/>
                <w:bCs/>
              </w:rPr>
            </w:pPr>
            <w:r w:rsidRPr="00D06D32">
              <w:rPr>
                <w:b/>
                <w:bCs/>
              </w:rPr>
              <w:t>Tên trường</w:t>
            </w:r>
          </w:p>
        </w:tc>
        <w:tc>
          <w:tcPr>
            <w:tcW w:w="2926" w:type="dxa"/>
            <w:vAlign w:val="center"/>
          </w:tcPr>
          <w:p w14:paraId="42AF84CF" w14:textId="77777777" w:rsidR="002015E8" w:rsidRPr="00D06D32" w:rsidRDefault="002015E8" w:rsidP="0014793F">
            <w:pPr>
              <w:spacing w:line="360" w:lineRule="auto"/>
              <w:rPr>
                <w:b/>
                <w:bCs/>
              </w:rPr>
            </w:pPr>
            <w:r w:rsidRPr="00D06D32">
              <w:rPr>
                <w:b/>
                <w:bCs/>
              </w:rPr>
              <w:t>Kiểu dữ liệu</w:t>
            </w:r>
          </w:p>
        </w:tc>
        <w:tc>
          <w:tcPr>
            <w:tcW w:w="2926" w:type="dxa"/>
            <w:vAlign w:val="center"/>
          </w:tcPr>
          <w:p w14:paraId="6286CFAA" w14:textId="77777777" w:rsidR="002015E8" w:rsidRPr="00D06D32" w:rsidRDefault="002015E8" w:rsidP="0014793F">
            <w:pPr>
              <w:spacing w:line="360" w:lineRule="auto"/>
              <w:rPr>
                <w:b/>
                <w:bCs/>
              </w:rPr>
            </w:pPr>
            <w:r w:rsidRPr="00D06D32">
              <w:rPr>
                <w:b/>
                <w:bCs/>
              </w:rPr>
              <w:t>Mô tả</w:t>
            </w:r>
          </w:p>
        </w:tc>
      </w:tr>
      <w:tr w:rsidR="002015E8" w14:paraId="57FDCA6B" w14:textId="77777777" w:rsidTr="0014793F">
        <w:tc>
          <w:tcPr>
            <w:tcW w:w="2925" w:type="dxa"/>
          </w:tcPr>
          <w:p w14:paraId="7F9404A4" w14:textId="77777777" w:rsidR="002015E8" w:rsidRDefault="002015E8" w:rsidP="0014793F">
            <w:pPr>
              <w:spacing w:line="360" w:lineRule="auto"/>
            </w:pPr>
            <w:r>
              <w:rPr>
                <w:lang w:val="en-US"/>
              </w:rPr>
              <w:t>I</w:t>
            </w:r>
            <w:r w:rsidRPr="00714F2A">
              <w:t xml:space="preserve">d </w:t>
            </w:r>
          </w:p>
        </w:tc>
        <w:tc>
          <w:tcPr>
            <w:tcW w:w="2926" w:type="dxa"/>
          </w:tcPr>
          <w:p w14:paraId="6C8311AB" w14:textId="77777777" w:rsidR="002015E8" w:rsidRPr="00023BE5" w:rsidRDefault="002015E8" w:rsidP="0014793F">
            <w:pPr>
              <w:spacing w:line="360" w:lineRule="auto"/>
              <w:rPr>
                <w:lang w:val="en-US"/>
              </w:rPr>
            </w:pPr>
            <w:r>
              <w:rPr>
                <w:lang w:val="en-US"/>
              </w:rPr>
              <w:t>Int</w:t>
            </w:r>
          </w:p>
        </w:tc>
        <w:tc>
          <w:tcPr>
            <w:tcW w:w="2926" w:type="dxa"/>
          </w:tcPr>
          <w:p w14:paraId="7B49C454" w14:textId="43405373" w:rsidR="002015E8" w:rsidRPr="00023BE5" w:rsidRDefault="002015E8" w:rsidP="0014793F">
            <w:pPr>
              <w:spacing w:line="360" w:lineRule="auto"/>
              <w:rPr>
                <w:lang w:val="en-US"/>
              </w:rPr>
            </w:pPr>
            <w:r w:rsidRPr="00023BE5">
              <w:t>Id của</w:t>
            </w:r>
            <w:r>
              <w:rPr>
                <w:lang w:val="en-US"/>
              </w:rPr>
              <w:t xml:space="preserve"> </w:t>
            </w:r>
            <w:r w:rsidR="00C31697">
              <w:rPr>
                <w:lang w:val="en-US"/>
              </w:rPr>
              <w:t>bình luận</w:t>
            </w:r>
          </w:p>
        </w:tc>
      </w:tr>
      <w:tr w:rsidR="002015E8" w14:paraId="6EDFC9A4" w14:textId="77777777" w:rsidTr="0014793F">
        <w:tc>
          <w:tcPr>
            <w:tcW w:w="2925" w:type="dxa"/>
          </w:tcPr>
          <w:p w14:paraId="3E4B471C" w14:textId="1FBB799A" w:rsidR="002015E8" w:rsidRPr="007272CE" w:rsidRDefault="00C31697" w:rsidP="0014793F">
            <w:pPr>
              <w:spacing w:line="360" w:lineRule="auto"/>
              <w:rPr>
                <w:lang w:val="en-US"/>
              </w:rPr>
            </w:pPr>
            <w:r>
              <w:rPr>
                <w:lang w:val="en-US"/>
              </w:rPr>
              <w:t>User_id</w:t>
            </w:r>
          </w:p>
        </w:tc>
        <w:tc>
          <w:tcPr>
            <w:tcW w:w="2926" w:type="dxa"/>
          </w:tcPr>
          <w:p w14:paraId="68F3C7A6" w14:textId="77777777" w:rsidR="002015E8" w:rsidRPr="00C62261" w:rsidRDefault="002015E8" w:rsidP="0014793F">
            <w:pPr>
              <w:spacing w:line="360" w:lineRule="auto"/>
              <w:rPr>
                <w:lang w:val="en-US"/>
              </w:rPr>
            </w:pPr>
            <w:r>
              <w:rPr>
                <w:lang w:val="en-US"/>
              </w:rPr>
              <w:t>String</w:t>
            </w:r>
          </w:p>
        </w:tc>
        <w:tc>
          <w:tcPr>
            <w:tcW w:w="2926" w:type="dxa"/>
          </w:tcPr>
          <w:p w14:paraId="6B3F1A45" w14:textId="39FE4955" w:rsidR="002015E8" w:rsidRPr="007272CE" w:rsidRDefault="005C5170" w:rsidP="0014793F">
            <w:pPr>
              <w:spacing w:line="360" w:lineRule="auto"/>
              <w:rPr>
                <w:lang w:val="en-US"/>
              </w:rPr>
            </w:pPr>
            <w:r>
              <w:rPr>
                <w:lang w:val="en-US"/>
              </w:rPr>
              <w:t>Id của người bình luận</w:t>
            </w:r>
          </w:p>
        </w:tc>
      </w:tr>
      <w:tr w:rsidR="002015E8" w14:paraId="018D01C5" w14:textId="77777777" w:rsidTr="0014793F">
        <w:tc>
          <w:tcPr>
            <w:tcW w:w="2925" w:type="dxa"/>
          </w:tcPr>
          <w:p w14:paraId="1A478D18" w14:textId="22BDD442" w:rsidR="002015E8" w:rsidRPr="00C2432D" w:rsidRDefault="00C31697" w:rsidP="0014793F">
            <w:pPr>
              <w:spacing w:line="360" w:lineRule="auto"/>
              <w:rPr>
                <w:lang w:val="en-US"/>
              </w:rPr>
            </w:pPr>
            <w:r>
              <w:rPr>
                <w:lang w:val="en-US"/>
              </w:rPr>
              <w:t>productId</w:t>
            </w:r>
          </w:p>
        </w:tc>
        <w:tc>
          <w:tcPr>
            <w:tcW w:w="2926" w:type="dxa"/>
          </w:tcPr>
          <w:p w14:paraId="45FC9694" w14:textId="7E3784C7" w:rsidR="002015E8" w:rsidRPr="00023BE5" w:rsidRDefault="00E32B5D" w:rsidP="0014793F">
            <w:pPr>
              <w:spacing w:line="360" w:lineRule="auto"/>
              <w:rPr>
                <w:lang w:val="en-US"/>
              </w:rPr>
            </w:pPr>
            <w:r>
              <w:rPr>
                <w:lang w:val="en-US"/>
              </w:rPr>
              <w:t>String</w:t>
            </w:r>
          </w:p>
        </w:tc>
        <w:tc>
          <w:tcPr>
            <w:tcW w:w="2926" w:type="dxa"/>
          </w:tcPr>
          <w:p w14:paraId="062982D6" w14:textId="7AF515CE" w:rsidR="002015E8" w:rsidRPr="00EB41E4" w:rsidRDefault="005C5170" w:rsidP="0014793F">
            <w:pPr>
              <w:spacing w:line="360" w:lineRule="auto"/>
              <w:rPr>
                <w:lang w:val="en-US"/>
              </w:rPr>
            </w:pPr>
            <w:r>
              <w:rPr>
                <w:lang w:val="en-US"/>
              </w:rPr>
              <w:t>Id của sản phẩm tương ứng</w:t>
            </w:r>
          </w:p>
        </w:tc>
      </w:tr>
      <w:tr w:rsidR="002015E8" w14:paraId="45360A13" w14:textId="77777777" w:rsidTr="0014793F">
        <w:tc>
          <w:tcPr>
            <w:tcW w:w="2925" w:type="dxa"/>
          </w:tcPr>
          <w:p w14:paraId="1989949F" w14:textId="4D0D2103" w:rsidR="002015E8" w:rsidRPr="00E860AF" w:rsidRDefault="00C31697" w:rsidP="0014793F">
            <w:pPr>
              <w:spacing w:line="360" w:lineRule="auto"/>
              <w:rPr>
                <w:lang w:val="en-US"/>
              </w:rPr>
            </w:pPr>
            <w:r>
              <w:rPr>
                <w:lang w:val="en-US"/>
              </w:rPr>
              <w:t>Rating</w:t>
            </w:r>
          </w:p>
        </w:tc>
        <w:tc>
          <w:tcPr>
            <w:tcW w:w="2926" w:type="dxa"/>
          </w:tcPr>
          <w:p w14:paraId="4E175820" w14:textId="77777777" w:rsidR="002015E8" w:rsidRPr="0015563A" w:rsidRDefault="002015E8" w:rsidP="0014793F">
            <w:pPr>
              <w:spacing w:line="360" w:lineRule="auto"/>
              <w:rPr>
                <w:lang w:val="en-US"/>
              </w:rPr>
            </w:pPr>
            <w:r>
              <w:rPr>
                <w:lang w:val="en-US"/>
              </w:rPr>
              <w:t>Int</w:t>
            </w:r>
          </w:p>
        </w:tc>
        <w:tc>
          <w:tcPr>
            <w:tcW w:w="2926" w:type="dxa"/>
          </w:tcPr>
          <w:p w14:paraId="709CAA16" w14:textId="53D4D732" w:rsidR="002015E8" w:rsidRPr="00EB41E4" w:rsidRDefault="005C5170" w:rsidP="0014793F">
            <w:pPr>
              <w:spacing w:line="360" w:lineRule="auto"/>
              <w:rPr>
                <w:lang w:val="en-US"/>
              </w:rPr>
            </w:pPr>
            <w:r>
              <w:rPr>
                <w:lang w:val="en-US"/>
              </w:rPr>
              <w:t>Đánh giá</w:t>
            </w:r>
          </w:p>
        </w:tc>
      </w:tr>
      <w:tr w:rsidR="002015E8" w14:paraId="03DDBE4D" w14:textId="77777777" w:rsidTr="0014793F">
        <w:tc>
          <w:tcPr>
            <w:tcW w:w="2925" w:type="dxa"/>
          </w:tcPr>
          <w:p w14:paraId="452D4CF3" w14:textId="0D407D9A" w:rsidR="002015E8" w:rsidRPr="00493874" w:rsidRDefault="00C31697" w:rsidP="0014793F">
            <w:pPr>
              <w:spacing w:line="360" w:lineRule="auto"/>
              <w:rPr>
                <w:lang w:val="en-US"/>
              </w:rPr>
            </w:pPr>
            <w:r>
              <w:rPr>
                <w:lang w:val="en-US"/>
              </w:rPr>
              <w:t>comment</w:t>
            </w:r>
          </w:p>
        </w:tc>
        <w:tc>
          <w:tcPr>
            <w:tcW w:w="2926" w:type="dxa"/>
          </w:tcPr>
          <w:p w14:paraId="75EDDC24" w14:textId="32256A18" w:rsidR="002015E8" w:rsidRPr="0015563A" w:rsidRDefault="00C31697" w:rsidP="0014793F">
            <w:pPr>
              <w:spacing w:line="360" w:lineRule="auto"/>
              <w:rPr>
                <w:lang w:val="en-US"/>
              </w:rPr>
            </w:pPr>
            <w:r>
              <w:rPr>
                <w:lang w:val="en-US"/>
              </w:rPr>
              <w:t>String</w:t>
            </w:r>
          </w:p>
        </w:tc>
        <w:tc>
          <w:tcPr>
            <w:tcW w:w="2926" w:type="dxa"/>
          </w:tcPr>
          <w:p w14:paraId="4123576D" w14:textId="6A82AC7E" w:rsidR="002015E8" w:rsidRPr="00493874" w:rsidRDefault="005C5170" w:rsidP="0014793F">
            <w:pPr>
              <w:keepNext/>
              <w:spacing w:line="360" w:lineRule="auto"/>
              <w:rPr>
                <w:lang w:val="en-US"/>
              </w:rPr>
            </w:pPr>
            <w:r>
              <w:rPr>
                <w:lang w:val="en-US"/>
              </w:rPr>
              <w:t>Bình luận người dùng</w:t>
            </w:r>
          </w:p>
        </w:tc>
      </w:tr>
      <w:tr w:rsidR="002015E8" w14:paraId="59143A3A" w14:textId="77777777" w:rsidTr="0014793F">
        <w:tc>
          <w:tcPr>
            <w:tcW w:w="2925" w:type="dxa"/>
          </w:tcPr>
          <w:p w14:paraId="6CDA514F" w14:textId="3AA054AC" w:rsidR="002015E8" w:rsidRDefault="00C31697" w:rsidP="0014793F">
            <w:pPr>
              <w:spacing w:line="360" w:lineRule="auto"/>
              <w:rPr>
                <w:lang w:val="en-US"/>
              </w:rPr>
            </w:pPr>
            <w:r>
              <w:rPr>
                <w:lang w:val="en-US"/>
              </w:rPr>
              <w:t>reviewDate</w:t>
            </w:r>
          </w:p>
        </w:tc>
        <w:tc>
          <w:tcPr>
            <w:tcW w:w="2926" w:type="dxa"/>
          </w:tcPr>
          <w:p w14:paraId="0E6E2C87" w14:textId="77777777" w:rsidR="002015E8" w:rsidRPr="00C2432D" w:rsidRDefault="002015E8" w:rsidP="0014793F">
            <w:pPr>
              <w:spacing w:line="360" w:lineRule="auto"/>
              <w:rPr>
                <w:lang w:val="en-US"/>
              </w:rPr>
            </w:pPr>
            <w:r>
              <w:rPr>
                <w:lang w:val="en-US"/>
              </w:rPr>
              <w:t>date</w:t>
            </w:r>
          </w:p>
        </w:tc>
        <w:tc>
          <w:tcPr>
            <w:tcW w:w="2926" w:type="dxa"/>
          </w:tcPr>
          <w:p w14:paraId="33AEEF04" w14:textId="2870B619" w:rsidR="002015E8" w:rsidRDefault="005C5170" w:rsidP="007F63CC">
            <w:pPr>
              <w:keepNext/>
              <w:spacing w:line="360" w:lineRule="auto"/>
              <w:rPr>
                <w:lang w:val="en-US"/>
              </w:rPr>
            </w:pPr>
            <w:r>
              <w:rPr>
                <w:lang w:val="en-US"/>
              </w:rPr>
              <w:t xml:space="preserve">Ngày </w:t>
            </w:r>
            <w:r w:rsidR="00993909">
              <w:rPr>
                <w:lang w:val="en-US"/>
              </w:rPr>
              <w:t>bình luận</w:t>
            </w:r>
          </w:p>
        </w:tc>
      </w:tr>
    </w:tbl>
    <w:p w14:paraId="3C9AD788" w14:textId="4CAB223C" w:rsidR="00C62261" w:rsidRPr="00492D5A" w:rsidRDefault="007F63CC" w:rsidP="007F63CC">
      <w:pPr>
        <w:pStyle w:val="Caption"/>
        <w:rPr>
          <w:lang w:val="en-US"/>
        </w:rPr>
      </w:pPr>
      <w:bookmarkStart w:id="77" w:name="_Toc186641539"/>
      <w:r>
        <w:t xml:space="preserve">Bảng </w:t>
      </w:r>
      <w:fldSimple w:instr=" STYLEREF 1 \s ">
        <w:r>
          <w:rPr>
            <w:noProof/>
          </w:rPr>
          <w:t>3</w:t>
        </w:r>
      </w:fldSimple>
      <w:r>
        <w:t>.</w:t>
      </w:r>
      <w:fldSimple w:instr=" SEQ Bảng \* ARABIC \s 1 ">
        <w:r>
          <w:rPr>
            <w:noProof/>
          </w:rPr>
          <w:t>27</w:t>
        </w:r>
      </w:fldSimple>
      <w:r>
        <w:rPr>
          <w:lang w:val="en-US"/>
        </w:rPr>
        <w:t xml:space="preserve"> Bảng Review</w:t>
      </w:r>
      <w:bookmarkEnd w:id="77"/>
    </w:p>
    <w:p w14:paraId="6B649E8C" w14:textId="689AC822" w:rsidR="00545B46" w:rsidRPr="00545B46" w:rsidRDefault="00545B46" w:rsidP="00CB7655">
      <w:pPr>
        <w:pStyle w:val="ListParagraph"/>
      </w:pPr>
      <w:r>
        <w:br w:type="page"/>
      </w:r>
    </w:p>
    <w:p w14:paraId="252A6CE9" w14:textId="0EF51649" w:rsidR="009C753E" w:rsidRDefault="00667FB6" w:rsidP="009C753E">
      <w:pPr>
        <w:pStyle w:val="Heading1"/>
        <w:rPr>
          <w:rFonts w:cstheme="majorHAnsi"/>
          <w:lang w:val="en-US"/>
        </w:rPr>
      </w:pPr>
      <w:bookmarkStart w:id="78" w:name="_Toc186658257"/>
      <w:r w:rsidRPr="006835D7">
        <w:rPr>
          <w:rFonts w:cstheme="majorHAnsi"/>
        </w:rPr>
        <w:lastRenderedPageBreak/>
        <w:t>THIẾT KẾ GIAO DIỆN</w:t>
      </w:r>
      <w:bookmarkEnd w:id="29"/>
      <w:bookmarkEnd w:id="30"/>
      <w:bookmarkEnd w:id="78"/>
    </w:p>
    <w:p w14:paraId="396BC46B" w14:textId="002231FA" w:rsidR="00A82B20" w:rsidRDefault="00A21DF6" w:rsidP="00A21DF6">
      <w:pPr>
        <w:pStyle w:val="Heading2"/>
        <w:rPr>
          <w:lang w:val="en-US"/>
        </w:rPr>
      </w:pPr>
      <w:bookmarkStart w:id="79" w:name="_Toc186658258"/>
      <w:r>
        <w:rPr>
          <w:lang w:val="en-US"/>
        </w:rPr>
        <w:t>Thiết kế ứng dụng</w:t>
      </w:r>
      <w:bookmarkEnd w:id="79"/>
    </w:p>
    <w:p w14:paraId="4C600E8E" w14:textId="4B6D9A73" w:rsidR="00A21DF6" w:rsidRDefault="00A21DF6" w:rsidP="00953C7C">
      <w:pPr>
        <w:pStyle w:val="Heading3"/>
        <w:rPr>
          <w:lang w:val="en-US"/>
        </w:rPr>
      </w:pPr>
      <w:bookmarkStart w:id="80" w:name="_Toc186658259"/>
      <w:r>
        <w:rPr>
          <w:lang w:val="en-US"/>
        </w:rPr>
        <w:t>Wireframe</w:t>
      </w:r>
      <w:bookmarkEnd w:id="80"/>
    </w:p>
    <w:p w14:paraId="3BE4F966" w14:textId="3CDECD3A" w:rsidR="00B7120C" w:rsidRDefault="00B7120C" w:rsidP="00B7120C">
      <w:pPr>
        <w:jc w:val="center"/>
        <w:rPr>
          <w:lang w:val="en-US"/>
        </w:rPr>
      </w:pPr>
      <w:r>
        <w:rPr>
          <w:noProof/>
        </w:rPr>
        <w:drawing>
          <wp:inline distT="0" distB="0" distL="0" distR="0" wp14:anchorId="4A73ED48" wp14:editId="6186BCC3">
            <wp:extent cx="5731510" cy="2878455"/>
            <wp:effectExtent l="0" t="0" r="2540" b="0"/>
            <wp:docPr id="1975049349" name="Picture 1"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975049349"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878455"/>
                    </a:xfrm>
                    <a:prstGeom prst="rect">
                      <a:avLst/>
                    </a:prstGeom>
                    <a:noFill/>
                    <a:ln>
                      <a:noFill/>
                    </a:ln>
                  </pic:spPr>
                </pic:pic>
              </a:graphicData>
            </a:graphic>
          </wp:inline>
        </w:drawing>
      </w:r>
    </w:p>
    <w:p w14:paraId="32B183E1" w14:textId="77777777" w:rsidR="007F63CC" w:rsidRDefault="00FF5305" w:rsidP="007F63CC">
      <w:pPr>
        <w:keepNext/>
        <w:jc w:val="center"/>
      </w:pPr>
      <w:r>
        <w:rPr>
          <w:noProof/>
        </w:rPr>
        <w:drawing>
          <wp:inline distT="0" distB="0" distL="0" distR="0" wp14:anchorId="5C409326" wp14:editId="2D2AE458">
            <wp:extent cx="5731510" cy="3828415"/>
            <wp:effectExtent l="0" t="0" r="2540" b="635"/>
            <wp:docPr id="1081099648" name="Picture 3"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1081099648" name="Picture 3"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828415"/>
                    </a:xfrm>
                    <a:prstGeom prst="rect">
                      <a:avLst/>
                    </a:prstGeom>
                    <a:noFill/>
                    <a:ln>
                      <a:noFill/>
                    </a:ln>
                  </pic:spPr>
                </pic:pic>
              </a:graphicData>
            </a:graphic>
          </wp:inline>
        </w:drawing>
      </w:r>
    </w:p>
    <w:p w14:paraId="66FA11F9" w14:textId="0B971E30" w:rsidR="00FF5305" w:rsidRPr="00B7120C" w:rsidRDefault="007F63CC" w:rsidP="007F63CC">
      <w:pPr>
        <w:pStyle w:val="Caption"/>
        <w:rPr>
          <w:lang w:val="en-US"/>
        </w:rPr>
      </w:pPr>
      <w:bookmarkStart w:id="81" w:name="_Toc186641561"/>
      <w:r>
        <w:t xml:space="preserve">Hình </w:t>
      </w:r>
      <w:fldSimple w:instr=" STYLEREF 1 \s ">
        <w:r>
          <w:rPr>
            <w:noProof/>
          </w:rPr>
          <w:t>4</w:t>
        </w:r>
      </w:fldSimple>
      <w:r>
        <w:t>.</w:t>
      </w:r>
      <w:fldSimple w:instr=" SEQ Hình \* ARABIC \s 1 ">
        <w:r>
          <w:rPr>
            <w:noProof/>
          </w:rPr>
          <w:t>1</w:t>
        </w:r>
      </w:fldSimple>
      <w:r>
        <w:rPr>
          <w:lang w:val="en-US"/>
        </w:rPr>
        <w:t xml:space="preserve"> Wireframe</w:t>
      </w:r>
      <w:bookmarkEnd w:id="81"/>
    </w:p>
    <w:p w14:paraId="7796970E" w14:textId="51205F86" w:rsidR="00A21DF6" w:rsidRDefault="00A21DF6" w:rsidP="00953C7C">
      <w:pPr>
        <w:pStyle w:val="Heading3"/>
        <w:rPr>
          <w:lang w:val="en-US"/>
        </w:rPr>
      </w:pPr>
      <w:bookmarkStart w:id="82" w:name="_Toc186658260"/>
      <w:r>
        <w:rPr>
          <w:lang w:val="en-US"/>
        </w:rPr>
        <w:lastRenderedPageBreak/>
        <w:t>Figma</w:t>
      </w:r>
      <w:bookmarkEnd w:id="82"/>
    </w:p>
    <w:p w14:paraId="6BEC8B52" w14:textId="4A886502" w:rsidR="00B7120C" w:rsidRPr="00B7120C" w:rsidRDefault="00B7120C" w:rsidP="00435946">
      <w:pPr>
        <w:pStyle w:val="ListParagraph"/>
        <w:numPr>
          <w:ilvl w:val="2"/>
          <w:numId w:val="21"/>
        </w:numPr>
      </w:pPr>
      <w:r w:rsidRPr="00B7120C">
        <w:t xml:space="preserve">Link Figma: </w:t>
      </w:r>
      <w:hyperlink r:id="rId18" w:history="1">
        <w:r w:rsidR="00FF5305" w:rsidRPr="00FF5305">
          <w:rPr>
            <w:rStyle w:val="Hyperlink"/>
            <w:b/>
            <w:lang w:val="vi-VN"/>
          </w:rPr>
          <w:t>DesignFigma_Link</w:t>
        </w:r>
      </w:hyperlink>
    </w:p>
    <w:p w14:paraId="344216E3" w14:textId="4BFF1A8C" w:rsidR="00630AAB" w:rsidRDefault="008E3CD8" w:rsidP="008E3CD8">
      <w:pPr>
        <w:pStyle w:val="Heading2"/>
        <w:rPr>
          <w:lang w:val="en-US"/>
        </w:rPr>
      </w:pPr>
      <w:bookmarkStart w:id="83" w:name="_Toc186658261"/>
      <w:r>
        <w:rPr>
          <w:lang w:val="en-US"/>
        </w:rPr>
        <w:t>Giao diện người dùng</w:t>
      </w:r>
      <w:bookmarkEnd w:id="83"/>
    </w:p>
    <w:p w14:paraId="4B2E857F" w14:textId="3203C8DA" w:rsidR="008E3CD8" w:rsidRDefault="008E3CD8" w:rsidP="008E3CD8">
      <w:pPr>
        <w:pStyle w:val="Heading3"/>
        <w:rPr>
          <w:lang w:val="en-US"/>
        </w:rPr>
      </w:pPr>
      <w:bookmarkStart w:id="84" w:name="_Toc186658262"/>
      <w:r>
        <w:rPr>
          <w:lang w:val="en-US"/>
        </w:rPr>
        <w:t>Danh sách giao diện</w:t>
      </w:r>
      <w:bookmarkEnd w:id="84"/>
    </w:p>
    <w:tbl>
      <w:tblPr>
        <w:tblStyle w:val="TableGrid"/>
        <w:tblW w:w="0" w:type="auto"/>
        <w:tblLook w:val="04A0" w:firstRow="1" w:lastRow="0" w:firstColumn="1" w:lastColumn="0" w:noHBand="0" w:noVBand="1"/>
      </w:tblPr>
      <w:tblGrid>
        <w:gridCol w:w="708"/>
        <w:gridCol w:w="3256"/>
        <w:gridCol w:w="4813"/>
      </w:tblGrid>
      <w:tr w:rsidR="008137D0" w:rsidRPr="00AF2752" w14:paraId="5748C2C4" w14:textId="77777777" w:rsidTr="0081516A">
        <w:tc>
          <w:tcPr>
            <w:tcW w:w="708" w:type="dxa"/>
            <w:shd w:val="clear" w:color="auto" w:fill="0070C0"/>
          </w:tcPr>
          <w:p w14:paraId="3C4335AD" w14:textId="77777777" w:rsidR="008137D0" w:rsidRPr="00AF2752" w:rsidRDefault="008137D0" w:rsidP="0081516A">
            <w:pPr>
              <w:spacing w:line="360" w:lineRule="auto"/>
              <w:rPr>
                <w:b/>
                <w:bCs/>
                <w:color w:val="FFFFFF" w:themeColor="background1"/>
              </w:rPr>
            </w:pPr>
            <w:r w:rsidRPr="00AF2752">
              <w:rPr>
                <w:b/>
                <w:bCs/>
                <w:color w:val="FFFFFF" w:themeColor="background1"/>
              </w:rPr>
              <w:t>STT</w:t>
            </w:r>
          </w:p>
        </w:tc>
        <w:tc>
          <w:tcPr>
            <w:tcW w:w="3256" w:type="dxa"/>
            <w:shd w:val="clear" w:color="auto" w:fill="0070C0"/>
          </w:tcPr>
          <w:p w14:paraId="796EF999" w14:textId="77777777" w:rsidR="008137D0" w:rsidRPr="00AF2752" w:rsidRDefault="008137D0" w:rsidP="0081516A">
            <w:pPr>
              <w:spacing w:line="360" w:lineRule="auto"/>
              <w:rPr>
                <w:b/>
                <w:bCs/>
                <w:color w:val="FFFFFF" w:themeColor="background1"/>
              </w:rPr>
            </w:pPr>
            <w:r w:rsidRPr="00AF2752">
              <w:rPr>
                <w:b/>
                <w:bCs/>
                <w:color w:val="FFFFFF" w:themeColor="background1"/>
              </w:rPr>
              <w:t>Tên giao diện</w:t>
            </w:r>
          </w:p>
        </w:tc>
        <w:tc>
          <w:tcPr>
            <w:tcW w:w="4813" w:type="dxa"/>
            <w:shd w:val="clear" w:color="auto" w:fill="0070C0"/>
          </w:tcPr>
          <w:p w14:paraId="316A54ED" w14:textId="77777777" w:rsidR="008137D0" w:rsidRPr="00AF2752" w:rsidRDefault="008137D0" w:rsidP="0081516A">
            <w:pPr>
              <w:spacing w:line="360" w:lineRule="auto"/>
              <w:rPr>
                <w:b/>
                <w:bCs/>
                <w:color w:val="FFFFFF" w:themeColor="background1"/>
              </w:rPr>
            </w:pPr>
            <w:r w:rsidRPr="00AF2752">
              <w:rPr>
                <w:b/>
                <w:bCs/>
                <w:color w:val="FFFFFF" w:themeColor="background1"/>
              </w:rPr>
              <w:t>Mô tả giao diện</w:t>
            </w:r>
          </w:p>
        </w:tc>
      </w:tr>
      <w:tr w:rsidR="008137D0" w14:paraId="265E5A23" w14:textId="77777777" w:rsidTr="0081516A">
        <w:tc>
          <w:tcPr>
            <w:tcW w:w="708" w:type="dxa"/>
          </w:tcPr>
          <w:p w14:paraId="1D64BBA9" w14:textId="77777777" w:rsidR="008137D0" w:rsidRDefault="008137D0" w:rsidP="0081516A">
            <w:pPr>
              <w:spacing w:line="360" w:lineRule="auto"/>
              <w:jc w:val="center"/>
            </w:pPr>
            <w:r>
              <w:t>1</w:t>
            </w:r>
          </w:p>
        </w:tc>
        <w:tc>
          <w:tcPr>
            <w:tcW w:w="3256" w:type="dxa"/>
          </w:tcPr>
          <w:p w14:paraId="3C800FCC" w14:textId="77777777" w:rsidR="008137D0" w:rsidRDefault="008137D0" w:rsidP="0081516A">
            <w:pPr>
              <w:spacing w:line="360" w:lineRule="auto"/>
            </w:pPr>
            <w:r>
              <w:t>Đăng nhập</w:t>
            </w:r>
          </w:p>
        </w:tc>
        <w:tc>
          <w:tcPr>
            <w:tcW w:w="4813" w:type="dxa"/>
          </w:tcPr>
          <w:p w14:paraId="17EAD0F1" w14:textId="77777777" w:rsidR="008137D0" w:rsidRDefault="008137D0" w:rsidP="0081516A">
            <w:pPr>
              <w:spacing w:line="360" w:lineRule="auto"/>
            </w:pPr>
            <w:r>
              <w:t xml:space="preserve">Hiển thị trang đăng nhập </w:t>
            </w:r>
          </w:p>
        </w:tc>
      </w:tr>
      <w:tr w:rsidR="008137D0" w14:paraId="56FDF077" w14:textId="77777777" w:rsidTr="0081516A">
        <w:tc>
          <w:tcPr>
            <w:tcW w:w="708" w:type="dxa"/>
          </w:tcPr>
          <w:p w14:paraId="0CB4A71E" w14:textId="77777777" w:rsidR="008137D0" w:rsidRDefault="008137D0" w:rsidP="0081516A">
            <w:pPr>
              <w:spacing w:line="360" w:lineRule="auto"/>
              <w:jc w:val="center"/>
            </w:pPr>
            <w:r>
              <w:t>2</w:t>
            </w:r>
          </w:p>
        </w:tc>
        <w:tc>
          <w:tcPr>
            <w:tcW w:w="3256" w:type="dxa"/>
          </w:tcPr>
          <w:p w14:paraId="097BD86F" w14:textId="77777777" w:rsidR="008137D0" w:rsidRDefault="008137D0" w:rsidP="0081516A">
            <w:pPr>
              <w:spacing w:line="360" w:lineRule="auto"/>
            </w:pPr>
            <w:r>
              <w:t xml:space="preserve">Đăng ký </w:t>
            </w:r>
          </w:p>
        </w:tc>
        <w:tc>
          <w:tcPr>
            <w:tcW w:w="4813" w:type="dxa"/>
          </w:tcPr>
          <w:p w14:paraId="6F2AC614" w14:textId="77777777" w:rsidR="008137D0" w:rsidRDefault="008137D0" w:rsidP="0081516A">
            <w:pPr>
              <w:spacing w:line="360" w:lineRule="auto"/>
            </w:pPr>
            <w:r>
              <w:t xml:space="preserve">Hiển thị trang đăng ký </w:t>
            </w:r>
          </w:p>
        </w:tc>
      </w:tr>
      <w:tr w:rsidR="008137D0" w14:paraId="079C6CA2" w14:textId="77777777" w:rsidTr="0081516A">
        <w:tc>
          <w:tcPr>
            <w:tcW w:w="708" w:type="dxa"/>
          </w:tcPr>
          <w:p w14:paraId="66FEE12A" w14:textId="77777777" w:rsidR="008137D0" w:rsidRDefault="008137D0" w:rsidP="0081516A">
            <w:pPr>
              <w:spacing w:line="360" w:lineRule="auto"/>
              <w:jc w:val="center"/>
            </w:pPr>
            <w:r>
              <w:t>3</w:t>
            </w:r>
          </w:p>
        </w:tc>
        <w:tc>
          <w:tcPr>
            <w:tcW w:w="3256" w:type="dxa"/>
          </w:tcPr>
          <w:p w14:paraId="5B110397" w14:textId="77777777" w:rsidR="008137D0" w:rsidRDefault="008137D0" w:rsidP="0081516A">
            <w:pPr>
              <w:spacing w:line="360" w:lineRule="auto"/>
            </w:pPr>
            <w:r>
              <w:t>Trang chủ</w:t>
            </w:r>
          </w:p>
        </w:tc>
        <w:tc>
          <w:tcPr>
            <w:tcW w:w="4813" w:type="dxa"/>
          </w:tcPr>
          <w:p w14:paraId="36C390F2" w14:textId="77777777" w:rsidR="008137D0" w:rsidRDefault="008137D0" w:rsidP="0081516A">
            <w:pPr>
              <w:spacing w:line="360" w:lineRule="auto"/>
            </w:pPr>
            <w:r>
              <w:t>Hiển thị sản phẩm mới được cập nhật</w:t>
            </w:r>
          </w:p>
        </w:tc>
      </w:tr>
      <w:tr w:rsidR="008137D0" w14:paraId="1465F1CF" w14:textId="77777777" w:rsidTr="0081516A">
        <w:tc>
          <w:tcPr>
            <w:tcW w:w="708" w:type="dxa"/>
          </w:tcPr>
          <w:p w14:paraId="170038BA" w14:textId="77777777" w:rsidR="008137D0" w:rsidRDefault="008137D0" w:rsidP="0081516A">
            <w:pPr>
              <w:spacing w:line="360" w:lineRule="auto"/>
              <w:jc w:val="center"/>
            </w:pPr>
            <w:r>
              <w:t>4</w:t>
            </w:r>
          </w:p>
        </w:tc>
        <w:tc>
          <w:tcPr>
            <w:tcW w:w="3256" w:type="dxa"/>
          </w:tcPr>
          <w:p w14:paraId="7E8D020C" w14:textId="77777777" w:rsidR="008137D0" w:rsidRDefault="008137D0" w:rsidP="0081516A">
            <w:pPr>
              <w:spacing w:line="360" w:lineRule="auto"/>
            </w:pPr>
            <w:r>
              <w:t>Xem sản phẩm</w:t>
            </w:r>
          </w:p>
        </w:tc>
        <w:tc>
          <w:tcPr>
            <w:tcW w:w="4813" w:type="dxa"/>
          </w:tcPr>
          <w:p w14:paraId="02947555" w14:textId="77777777" w:rsidR="008137D0" w:rsidRDefault="008137D0" w:rsidP="0081516A">
            <w:pPr>
              <w:spacing w:line="360" w:lineRule="auto"/>
            </w:pPr>
            <w:r>
              <w:t>Hiển thị tất cả sản phẩm</w:t>
            </w:r>
          </w:p>
        </w:tc>
      </w:tr>
      <w:tr w:rsidR="008137D0" w14:paraId="12BFFFA4" w14:textId="77777777" w:rsidTr="0081516A">
        <w:tc>
          <w:tcPr>
            <w:tcW w:w="708" w:type="dxa"/>
          </w:tcPr>
          <w:p w14:paraId="25FA40F5" w14:textId="77777777" w:rsidR="008137D0" w:rsidRDefault="008137D0" w:rsidP="0081516A">
            <w:pPr>
              <w:spacing w:line="360" w:lineRule="auto"/>
              <w:jc w:val="center"/>
            </w:pPr>
            <w:r>
              <w:t>5</w:t>
            </w:r>
          </w:p>
        </w:tc>
        <w:tc>
          <w:tcPr>
            <w:tcW w:w="3256" w:type="dxa"/>
          </w:tcPr>
          <w:p w14:paraId="0C9ACEAC" w14:textId="77777777" w:rsidR="008137D0" w:rsidRDefault="008137D0" w:rsidP="0081516A">
            <w:pPr>
              <w:spacing w:line="360" w:lineRule="auto"/>
            </w:pPr>
            <w:r>
              <w:t>Chi tiết sản phẩm</w:t>
            </w:r>
          </w:p>
        </w:tc>
        <w:tc>
          <w:tcPr>
            <w:tcW w:w="4813" w:type="dxa"/>
          </w:tcPr>
          <w:p w14:paraId="29F763E5" w14:textId="77777777" w:rsidR="008137D0" w:rsidRDefault="008137D0" w:rsidP="0081516A">
            <w:pPr>
              <w:spacing w:line="360" w:lineRule="auto"/>
            </w:pPr>
            <w:r>
              <w:t xml:space="preserve">Hiển thị thông tin chi tiết của sản phẩm </w:t>
            </w:r>
          </w:p>
        </w:tc>
      </w:tr>
      <w:tr w:rsidR="008137D0" w14:paraId="5F7F28DC" w14:textId="77777777" w:rsidTr="0081516A">
        <w:tc>
          <w:tcPr>
            <w:tcW w:w="708" w:type="dxa"/>
          </w:tcPr>
          <w:p w14:paraId="6ABEF9F0" w14:textId="77777777" w:rsidR="008137D0" w:rsidRDefault="008137D0" w:rsidP="0081516A">
            <w:pPr>
              <w:spacing w:line="360" w:lineRule="auto"/>
              <w:jc w:val="center"/>
            </w:pPr>
            <w:r>
              <w:t>6</w:t>
            </w:r>
          </w:p>
        </w:tc>
        <w:tc>
          <w:tcPr>
            <w:tcW w:w="3256" w:type="dxa"/>
          </w:tcPr>
          <w:p w14:paraId="3B875157" w14:textId="77777777" w:rsidR="008137D0" w:rsidRDefault="008137D0" w:rsidP="0081516A">
            <w:pPr>
              <w:spacing w:line="360" w:lineRule="auto"/>
            </w:pPr>
            <w:r>
              <w:t xml:space="preserve">Giỏ hàng </w:t>
            </w:r>
          </w:p>
        </w:tc>
        <w:tc>
          <w:tcPr>
            <w:tcW w:w="4813" w:type="dxa"/>
          </w:tcPr>
          <w:p w14:paraId="514858B0" w14:textId="77777777" w:rsidR="008137D0" w:rsidRDefault="008137D0" w:rsidP="0081516A">
            <w:pPr>
              <w:spacing w:line="360" w:lineRule="auto"/>
            </w:pPr>
            <w:r>
              <w:t>Hiển thị những sản phẩm có trong giỏ hàng</w:t>
            </w:r>
          </w:p>
        </w:tc>
      </w:tr>
      <w:tr w:rsidR="008137D0" w14:paraId="73CEE653" w14:textId="77777777" w:rsidTr="0081516A">
        <w:tc>
          <w:tcPr>
            <w:tcW w:w="708" w:type="dxa"/>
          </w:tcPr>
          <w:p w14:paraId="2C4F605B" w14:textId="77777777" w:rsidR="008137D0" w:rsidRDefault="008137D0" w:rsidP="0081516A">
            <w:pPr>
              <w:spacing w:line="360" w:lineRule="auto"/>
              <w:jc w:val="center"/>
            </w:pPr>
            <w:r>
              <w:t>7</w:t>
            </w:r>
          </w:p>
        </w:tc>
        <w:tc>
          <w:tcPr>
            <w:tcW w:w="3256" w:type="dxa"/>
          </w:tcPr>
          <w:p w14:paraId="7C305421" w14:textId="77777777" w:rsidR="008137D0" w:rsidRDefault="008137D0" w:rsidP="0081516A">
            <w:pPr>
              <w:spacing w:line="360" w:lineRule="auto"/>
            </w:pPr>
            <w:r>
              <w:t>Thanh toán</w:t>
            </w:r>
          </w:p>
        </w:tc>
        <w:tc>
          <w:tcPr>
            <w:tcW w:w="4813" w:type="dxa"/>
          </w:tcPr>
          <w:p w14:paraId="6518645B" w14:textId="77777777" w:rsidR="008137D0" w:rsidRDefault="008137D0" w:rsidP="0081516A">
            <w:pPr>
              <w:spacing w:line="360" w:lineRule="auto"/>
            </w:pPr>
            <w:r>
              <w:t xml:space="preserve">Hiển thị trang thanh toán </w:t>
            </w:r>
          </w:p>
        </w:tc>
      </w:tr>
      <w:tr w:rsidR="008137D0" w:rsidRPr="008E30ED" w14:paraId="69AA0027" w14:textId="77777777" w:rsidTr="0081516A">
        <w:tc>
          <w:tcPr>
            <w:tcW w:w="708" w:type="dxa"/>
          </w:tcPr>
          <w:p w14:paraId="6366F43D" w14:textId="77777777" w:rsidR="008137D0" w:rsidRPr="0065286D" w:rsidRDefault="008137D0" w:rsidP="0081516A">
            <w:pPr>
              <w:spacing w:line="360" w:lineRule="auto"/>
              <w:jc w:val="center"/>
              <w:rPr>
                <w:lang w:val="en-US"/>
              </w:rPr>
            </w:pPr>
            <w:r>
              <w:rPr>
                <w:lang w:val="en-US"/>
              </w:rPr>
              <w:t>8</w:t>
            </w:r>
          </w:p>
        </w:tc>
        <w:tc>
          <w:tcPr>
            <w:tcW w:w="3256" w:type="dxa"/>
          </w:tcPr>
          <w:p w14:paraId="7FB4AC30" w14:textId="77777777" w:rsidR="008137D0" w:rsidRPr="008E30ED" w:rsidRDefault="008137D0" w:rsidP="0081516A">
            <w:pPr>
              <w:spacing w:line="360" w:lineRule="auto"/>
              <w:rPr>
                <w:lang w:val="en-US"/>
              </w:rPr>
            </w:pPr>
            <w:r>
              <w:rPr>
                <w:lang w:val="en-US"/>
              </w:rPr>
              <w:t>Tìm kiếm sản phẩm</w:t>
            </w:r>
          </w:p>
        </w:tc>
        <w:tc>
          <w:tcPr>
            <w:tcW w:w="4813" w:type="dxa"/>
          </w:tcPr>
          <w:p w14:paraId="513E9A15" w14:textId="77777777" w:rsidR="008137D0" w:rsidRPr="008E30ED" w:rsidRDefault="008137D0" w:rsidP="0081516A">
            <w:pPr>
              <w:spacing w:line="360" w:lineRule="auto"/>
              <w:rPr>
                <w:lang w:val="en-US"/>
              </w:rPr>
            </w:pPr>
            <w:r>
              <w:t xml:space="preserve">Hiển thị </w:t>
            </w:r>
            <w:r>
              <w:rPr>
                <w:lang w:val="en-US"/>
              </w:rPr>
              <w:t>trang tìm kiếm sản phẩm</w:t>
            </w:r>
          </w:p>
        </w:tc>
      </w:tr>
      <w:tr w:rsidR="008137D0" w14:paraId="025E9DFE" w14:textId="77777777" w:rsidTr="0081516A">
        <w:tc>
          <w:tcPr>
            <w:tcW w:w="708" w:type="dxa"/>
          </w:tcPr>
          <w:p w14:paraId="39D4C0EB" w14:textId="77777777" w:rsidR="008137D0" w:rsidRPr="00570514" w:rsidRDefault="008137D0" w:rsidP="0081516A">
            <w:pPr>
              <w:spacing w:line="360" w:lineRule="auto"/>
              <w:jc w:val="center"/>
              <w:rPr>
                <w:lang w:val="en-US"/>
              </w:rPr>
            </w:pPr>
            <w:r>
              <w:rPr>
                <w:lang w:val="en-US"/>
              </w:rPr>
              <w:t>9</w:t>
            </w:r>
          </w:p>
        </w:tc>
        <w:tc>
          <w:tcPr>
            <w:tcW w:w="3256" w:type="dxa"/>
          </w:tcPr>
          <w:p w14:paraId="31F9CEAA" w14:textId="77777777" w:rsidR="008137D0" w:rsidRDefault="008137D0" w:rsidP="0081516A">
            <w:pPr>
              <w:spacing w:line="360" w:lineRule="auto"/>
            </w:pPr>
            <w:r>
              <w:t xml:space="preserve">Quản lý thông tin </w:t>
            </w:r>
          </w:p>
        </w:tc>
        <w:tc>
          <w:tcPr>
            <w:tcW w:w="4813" w:type="dxa"/>
          </w:tcPr>
          <w:p w14:paraId="577A1AAF" w14:textId="77777777" w:rsidR="008137D0" w:rsidRDefault="008137D0" w:rsidP="007F63CC">
            <w:pPr>
              <w:keepNext/>
              <w:spacing w:line="360" w:lineRule="auto"/>
            </w:pPr>
            <w:r>
              <w:t xml:space="preserve">Hiển thị thông tin tài khoản </w:t>
            </w:r>
          </w:p>
        </w:tc>
      </w:tr>
    </w:tbl>
    <w:p w14:paraId="22535A95" w14:textId="351704FB" w:rsidR="003D0254" w:rsidRPr="003D0254" w:rsidRDefault="007F63CC" w:rsidP="007F63CC">
      <w:pPr>
        <w:pStyle w:val="Caption"/>
        <w:rPr>
          <w:lang w:val="en-US"/>
        </w:rPr>
      </w:pPr>
      <w:bookmarkStart w:id="85" w:name="_Toc186641540"/>
      <w:r>
        <w:t xml:space="preserve">Bảng </w:t>
      </w:r>
      <w:fldSimple w:instr=" STYLEREF 1 \s ">
        <w:r>
          <w:rPr>
            <w:noProof/>
          </w:rPr>
          <w:t>4</w:t>
        </w:r>
      </w:fldSimple>
      <w:r>
        <w:t>.</w:t>
      </w:r>
      <w:fldSimple w:instr=" SEQ Bảng \* ARABIC \s 1 ">
        <w:r>
          <w:rPr>
            <w:noProof/>
          </w:rPr>
          <w:t>1</w:t>
        </w:r>
      </w:fldSimple>
      <w:r>
        <w:rPr>
          <w:lang w:val="en-US"/>
        </w:rPr>
        <w:t xml:space="preserve"> Danh sách giao diện người dùng</w:t>
      </w:r>
      <w:bookmarkEnd w:id="85"/>
    </w:p>
    <w:p w14:paraId="01212489" w14:textId="2C2204E9" w:rsidR="008E3CD8" w:rsidRDefault="008E3CD8" w:rsidP="008E3CD8">
      <w:pPr>
        <w:pStyle w:val="Heading3"/>
        <w:rPr>
          <w:lang w:val="en-US"/>
        </w:rPr>
      </w:pPr>
      <w:bookmarkStart w:id="86" w:name="_Toc186658263"/>
      <w:r>
        <w:rPr>
          <w:lang w:val="en-US"/>
        </w:rPr>
        <w:lastRenderedPageBreak/>
        <w:t>Mô tả chi tiết giao diện</w:t>
      </w:r>
      <w:bookmarkEnd w:id="86"/>
    </w:p>
    <w:p w14:paraId="746FDE90" w14:textId="7D02CDAE" w:rsidR="00BC69EF" w:rsidRDefault="00BC69EF" w:rsidP="00F567E6">
      <w:pPr>
        <w:pStyle w:val="Heading4"/>
        <w:rPr>
          <w:lang w:val="en-US"/>
        </w:rPr>
      </w:pPr>
      <w:r>
        <w:rPr>
          <w:lang w:val="en-US"/>
        </w:rPr>
        <w:t>Giao diện Đăng nhập</w:t>
      </w:r>
    </w:p>
    <w:p w14:paraId="22279467" w14:textId="77777777" w:rsidR="007F63CC" w:rsidRDefault="008D56B1" w:rsidP="007F63CC">
      <w:pPr>
        <w:keepNext/>
        <w:jc w:val="center"/>
      </w:pPr>
      <w:r w:rsidRPr="008D56B1">
        <w:rPr>
          <w:noProof/>
          <w:lang w:val="en-US"/>
        </w:rPr>
        <w:drawing>
          <wp:inline distT="0" distB="0" distL="0" distR="0" wp14:anchorId="4789A504" wp14:editId="4018586B">
            <wp:extent cx="5197290" cy="4313294"/>
            <wp:effectExtent l="0" t="0" r="3810" b="0"/>
            <wp:docPr id="1661097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09717" name="Picture 1" descr="A screenshot of a login form&#10;&#10;Description automatically generated"/>
                    <pic:cNvPicPr/>
                  </pic:nvPicPr>
                  <pic:blipFill>
                    <a:blip r:embed="rId19"/>
                    <a:stretch>
                      <a:fillRect/>
                    </a:stretch>
                  </pic:blipFill>
                  <pic:spPr>
                    <a:xfrm>
                      <a:off x="0" y="0"/>
                      <a:ext cx="5197290" cy="4313294"/>
                    </a:xfrm>
                    <a:prstGeom prst="rect">
                      <a:avLst/>
                    </a:prstGeom>
                  </pic:spPr>
                </pic:pic>
              </a:graphicData>
            </a:graphic>
          </wp:inline>
        </w:drawing>
      </w:r>
    </w:p>
    <w:p w14:paraId="6757C303" w14:textId="01EC8198" w:rsidR="008D56B1" w:rsidRDefault="007F63CC" w:rsidP="007F63CC">
      <w:pPr>
        <w:pStyle w:val="Caption"/>
        <w:rPr>
          <w:lang w:val="en-US"/>
        </w:rPr>
      </w:pPr>
      <w:bookmarkStart w:id="87" w:name="_Toc186641562"/>
      <w:r>
        <w:t xml:space="preserve">Hình </w:t>
      </w:r>
      <w:fldSimple w:instr=" STYLEREF 1 \s ">
        <w:r>
          <w:rPr>
            <w:noProof/>
          </w:rPr>
          <w:t>4</w:t>
        </w:r>
      </w:fldSimple>
      <w:r>
        <w:t>.</w:t>
      </w:r>
      <w:fldSimple w:instr=" SEQ Hình \* ARABIC \s 1 ">
        <w:r>
          <w:rPr>
            <w:noProof/>
          </w:rPr>
          <w:t>2</w:t>
        </w:r>
      </w:fldSimple>
      <w:r>
        <w:rPr>
          <w:lang w:val="en-US"/>
        </w:rPr>
        <w:t xml:space="preserve"> Giao diện Đăng nhập</w:t>
      </w:r>
      <w:bookmarkEnd w:id="87"/>
    </w:p>
    <w:tbl>
      <w:tblPr>
        <w:tblStyle w:val="TableGrid"/>
        <w:tblW w:w="0" w:type="auto"/>
        <w:tblLook w:val="04A0" w:firstRow="1" w:lastRow="0" w:firstColumn="1" w:lastColumn="0" w:noHBand="0" w:noVBand="1"/>
      </w:tblPr>
      <w:tblGrid>
        <w:gridCol w:w="846"/>
        <w:gridCol w:w="2268"/>
        <w:gridCol w:w="1417"/>
        <w:gridCol w:w="4246"/>
      </w:tblGrid>
      <w:tr w:rsidR="001D2D5A" w:rsidRPr="0048771F" w14:paraId="3FFA1591" w14:textId="77777777" w:rsidTr="0081516A">
        <w:tc>
          <w:tcPr>
            <w:tcW w:w="846" w:type="dxa"/>
            <w:shd w:val="clear" w:color="auto" w:fill="0070C0"/>
          </w:tcPr>
          <w:p w14:paraId="1D364DA0" w14:textId="77777777" w:rsidR="001D2D5A" w:rsidRPr="0048771F" w:rsidRDefault="001D2D5A" w:rsidP="0081516A">
            <w:pPr>
              <w:spacing w:line="360" w:lineRule="auto"/>
              <w:rPr>
                <w:b/>
                <w:bCs/>
                <w:color w:val="FFFFFF" w:themeColor="background1"/>
              </w:rPr>
            </w:pPr>
            <w:r w:rsidRPr="0048771F">
              <w:rPr>
                <w:b/>
                <w:bCs/>
                <w:color w:val="FFFFFF" w:themeColor="background1"/>
              </w:rPr>
              <w:t>STT</w:t>
            </w:r>
          </w:p>
        </w:tc>
        <w:tc>
          <w:tcPr>
            <w:tcW w:w="2268" w:type="dxa"/>
            <w:shd w:val="clear" w:color="auto" w:fill="0070C0"/>
          </w:tcPr>
          <w:p w14:paraId="474CB5BC" w14:textId="77777777" w:rsidR="001D2D5A" w:rsidRPr="0048771F" w:rsidRDefault="001D2D5A" w:rsidP="0081516A">
            <w:pPr>
              <w:spacing w:line="360" w:lineRule="auto"/>
              <w:rPr>
                <w:b/>
                <w:bCs/>
                <w:color w:val="FFFFFF" w:themeColor="background1"/>
              </w:rPr>
            </w:pPr>
            <w:r w:rsidRPr="0048771F">
              <w:rPr>
                <w:b/>
                <w:bCs/>
                <w:color w:val="FFFFFF" w:themeColor="background1"/>
              </w:rPr>
              <w:t xml:space="preserve">Tên thành phần </w:t>
            </w:r>
          </w:p>
        </w:tc>
        <w:tc>
          <w:tcPr>
            <w:tcW w:w="1417" w:type="dxa"/>
            <w:shd w:val="clear" w:color="auto" w:fill="0070C0"/>
          </w:tcPr>
          <w:p w14:paraId="64E4D97E" w14:textId="77777777" w:rsidR="001D2D5A" w:rsidRPr="0048771F" w:rsidRDefault="001D2D5A" w:rsidP="0081516A">
            <w:pPr>
              <w:spacing w:line="360" w:lineRule="auto"/>
              <w:rPr>
                <w:b/>
                <w:bCs/>
                <w:color w:val="FFFFFF" w:themeColor="background1"/>
              </w:rPr>
            </w:pPr>
            <w:r w:rsidRPr="0048771F">
              <w:rPr>
                <w:b/>
                <w:bCs/>
                <w:color w:val="FFFFFF" w:themeColor="background1"/>
              </w:rPr>
              <w:t xml:space="preserve">Loại </w:t>
            </w:r>
          </w:p>
        </w:tc>
        <w:tc>
          <w:tcPr>
            <w:tcW w:w="4246" w:type="dxa"/>
            <w:shd w:val="clear" w:color="auto" w:fill="0070C0"/>
          </w:tcPr>
          <w:p w14:paraId="3A789BB4" w14:textId="77777777" w:rsidR="001D2D5A" w:rsidRPr="0048771F" w:rsidRDefault="001D2D5A" w:rsidP="0081516A">
            <w:pPr>
              <w:spacing w:line="360" w:lineRule="auto"/>
              <w:rPr>
                <w:b/>
                <w:bCs/>
                <w:color w:val="FFFFFF" w:themeColor="background1"/>
              </w:rPr>
            </w:pPr>
            <w:r w:rsidRPr="0048771F">
              <w:rPr>
                <w:b/>
                <w:bCs/>
                <w:color w:val="FFFFFF" w:themeColor="background1"/>
              </w:rPr>
              <w:t>Mô tả thành phần</w:t>
            </w:r>
          </w:p>
        </w:tc>
      </w:tr>
      <w:tr w:rsidR="001D2D5A" w14:paraId="3CA8CE70" w14:textId="77777777" w:rsidTr="0081516A">
        <w:tc>
          <w:tcPr>
            <w:tcW w:w="846" w:type="dxa"/>
          </w:tcPr>
          <w:p w14:paraId="781A38F5" w14:textId="77777777" w:rsidR="001D2D5A" w:rsidRDefault="001D2D5A" w:rsidP="0081516A">
            <w:pPr>
              <w:spacing w:line="360" w:lineRule="auto"/>
              <w:jc w:val="center"/>
            </w:pPr>
            <w:r>
              <w:t>1</w:t>
            </w:r>
          </w:p>
        </w:tc>
        <w:tc>
          <w:tcPr>
            <w:tcW w:w="2268" w:type="dxa"/>
          </w:tcPr>
          <w:p w14:paraId="210814AE" w14:textId="77777777" w:rsidR="001D2D5A" w:rsidRPr="00252E4C" w:rsidRDefault="001D2D5A" w:rsidP="0081516A">
            <w:pPr>
              <w:spacing w:line="360" w:lineRule="auto"/>
              <w:rPr>
                <w:lang w:val="en-US"/>
              </w:rPr>
            </w:pPr>
            <w:r>
              <w:rPr>
                <w:lang w:val="en-US"/>
              </w:rPr>
              <w:t>Email</w:t>
            </w:r>
          </w:p>
        </w:tc>
        <w:tc>
          <w:tcPr>
            <w:tcW w:w="1417" w:type="dxa"/>
          </w:tcPr>
          <w:p w14:paraId="4E0E0C7C" w14:textId="77777777" w:rsidR="001D2D5A" w:rsidRDefault="001D2D5A" w:rsidP="0081516A">
            <w:pPr>
              <w:spacing w:line="360" w:lineRule="auto"/>
            </w:pPr>
            <w:r>
              <w:t xml:space="preserve">Textbox </w:t>
            </w:r>
          </w:p>
        </w:tc>
        <w:tc>
          <w:tcPr>
            <w:tcW w:w="4246" w:type="dxa"/>
          </w:tcPr>
          <w:p w14:paraId="0C01D082" w14:textId="77777777" w:rsidR="001D2D5A" w:rsidRDefault="001D2D5A" w:rsidP="0081516A">
            <w:pPr>
              <w:spacing w:line="360" w:lineRule="auto"/>
            </w:pPr>
            <w:r>
              <w:t>Nơi nhập email đã đăng ký của khách hàng</w:t>
            </w:r>
          </w:p>
        </w:tc>
      </w:tr>
      <w:tr w:rsidR="001D2D5A" w14:paraId="27DB9400" w14:textId="77777777" w:rsidTr="0081516A">
        <w:tc>
          <w:tcPr>
            <w:tcW w:w="846" w:type="dxa"/>
          </w:tcPr>
          <w:p w14:paraId="330475E8" w14:textId="77777777" w:rsidR="001D2D5A" w:rsidRDefault="001D2D5A" w:rsidP="0081516A">
            <w:pPr>
              <w:spacing w:line="360" w:lineRule="auto"/>
              <w:jc w:val="center"/>
            </w:pPr>
            <w:r>
              <w:t>2</w:t>
            </w:r>
          </w:p>
        </w:tc>
        <w:tc>
          <w:tcPr>
            <w:tcW w:w="2268" w:type="dxa"/>
          </w:tcPr>
          <w:p w14:paraId="4D2C093E" w14:textId="77777777" w:rsidR="001D2D5A" w:rsidRDefault="001D2D5A" w:rsidP="0081516A">
            <w:pPr>
              <w:spacing w:line="360" w:lineRule="auto"/>
            </w:pPr>
            <w:r>
              <w:t xml:space="preserve">Password </w:t>
            </w:r>
          </w:p>
        </w:tc>
        <w:tc>
          <w:tcPr>
            <w:tcW w:w="1417" w:type="dxa"/>
          </w:tcPr>
          <w:p w14:paraId="2D6B5FB3" w14:textId="77777777" w:rsidR="001D2D5A" w:rsidRDefault="001D2D5A" w:rsidP="0081516A">
            <w:pPr>
              <w:spacing w:line="360" w:lineRule="auto"/>
            </w:pPr>
            <w:r>
              <w:t>Textbox</w:t>
            </w:r>
          </w:p>
        </w:tc>
        <w:tc>
          <w:tcPr>
            <w:tcW w:w="4246" w:type="dxa"/>
          </w:tcPr>
          <w:p w14:paraId="0B431725" w14:textId="77777777" w:rsidR="001D2D5A" w:rsidRDefault="001D2D5A" w:rsidP="0081516A">
            <w:pPr>
              <w:spacing w:line="360" w:lineRule="auto"/>
            </w:pPr>
            <w:r>
              <w:t xml:space="preserve">Nơi nhập mật khẩu </w:t>
            </w:r>
          </w:p>
        </w:tc>
      </w:tr>
      <w:tr w:rsidR="001D2D5A" w14:paraId="79DD61F4" w14:textId="77777777" w:rsidTr="0081516A">
        <w:tc>
          <w:tcPr>
            <w:tcW w:w="846" w:type="dxa"/>
          </w:tcPr>
          <w:p w14:paraId="2DC98843" w14:textId="77777777" w:rsidR="001D2D5A" w:rsidRDefault="001D2D5A" w:rsidP="0081516A">
            <w:pPr>
              <w:spacing w:line="360" w:lineRule="auto"/>
              <w:jc w:val="center"/>
            </w:pPr>
            <w:r>
              <w:t>3</w:t>
            </w:r>
          </w:p>
        </w:tc>
        <w:tc>
          <w:tcPr>
            <w:tcW w:w="2268" w:type="dxa"/>
          </w:tcPr>
          <w:p w14:paraId="277D3806" w14:textId="77777777" w:rsidR="001D2D5A" w:rsidRDefault="001D2D5A" w:rsidP="0081516A">
            <w:pPr>
              <w:spacing w:line="360" w:lineRule="auto"/>
            </w:pPr>
            <w:r>
              <w:t>Login</w:t>
            </w:r>
          </w:p>
        </w:tc>
        <w:tc>
          <w:tcPr>
            <w:tcW w:w="1417" w:type="dxa"/>
          </w:tcPr>
          <w:p w14:paraId="09DB152D" w14:textId="77777777" w:rsidR="001D2D5A" w:rsidRDefault="001D2D5A" w:rsidP="0081516A">
            <w:pPr>
              <w:spacing w:line="360" w:lineRule="auto"/>
            </w:pPr>
            <w:r>
              <w:t xml:space="preserve">Button </w:t>
            </w:r>
          </w:p>
        </w:tc>
        <w:tc>
          <w:tcPr>
            <w:tcW w:w="4246" w:type="dxa"/>
          </w:tcPr>
          <w:p w14:paraId="34C80E67" w14:textId="77777777" w:rsidR="001D2D5A" w:rsidRDefault="001D2D5A" w:rsidP="007F63CC">
            <w:pPr>
              <w:keepNext/>
              <w:spacing w:line="360" w:lineRule="auto"/>
            </w:pPr>
            <w:r>
              <w:t xml:space="preserve">Thực hiện đăng nhập sau khi đã nhập email và password </w:t>
            </w:r>
          </w:p>
        </w:tc>
      </w:tr>
    </w:tbl>
    <w:p w14:paraId="0457D01F" w14:textId="1E5B7421" w:rsidR="00273AD3" w:rsidRPr="008D56B1" w:rsidRDefault="007F63CC" w:rsidP="007F63CC">
      <w:pPr>
        <w:pStyle w:val="Caption"/>
        <w:rPr>
          <w:lang w:val="en-US"/>
        </w:rPr>
      </w:pPr>
      <w:bookmarkStart w:id="88" w:name="_Toc186641541"/>
      <w:r>
        <w:t xml:space="preserve">Bảng </w:t>
      </w:r>
      <w:fldSimple w:instr=" STYLEREF 1 \s ">
        <w:r>
          <w:rPr>
            <w:noProof/>
          </w:rPr>
          <w:t>4</w:t>
        </w:r>
      </w:fldSimple>
      <w:r>
        <w:t>.</w:t>
      </w:r>
      <w:fldSimple w:instr=" SEQ Bảng \* ARABIC \s 1 ">
        <w:r>
          <w:rPr>
            <w:noProof/>
          </w:rPr>
          <w:t>2</w:t>
        </w:r>
      </w:fldSimple>
      <w:r>
        <w:rPr>
          <w:lang w:val="en-US"/>
        </w:rPr>
        <w:t xml:space="preserve"> Mô tả chi tiết giao diện Đăng nhập</w:t>
      </w:r>
      <w:bookmarkEnd w:id="88"/>
    </w:p>
    <w:p w14:paraId="7042351D" w14:textId="42A5B1B0" w:rsidR="00BC69EF" w:rsidRDefault="00BC69EF" w:rsidP="00F567E6">
      <w:pPr>
        <w:pStyle w:val="Heading4"/>
        <w:rPr>
          <w:lang w:val="en-US"/>
        </w:rPr>
      </w:pPr>
      <w:r>
        <w:rPr>
          <w:lang w:val="en-US"/>
        </w:rPr>
        <w:lastRenderedPageBreak/>
        <w:t>Giao diện Đăng ký</w:t>
      </w:r>
    </w:p>
    <w:p w14:paraId="22B3A377" w14:textId="77777777" w:rsidR="007F63CC" w:rsidRDefault="00793DEF" w:rsidP="007F63CC">
      <w:pPr>
        <w:keepNext/>
        <w:jc w:val="center"/>
      </w:pPr>
      <w:r w:rsidRPr="00793DEF">
        <w:rPr>
          <w:noProof/>
          <w:lang w:val="en-US"/>
        </w:rPr>
        <w:drawing>
          <wp:inline distT="0" distB="0" distL="0" distR="0" wp14:anchorId="05379202" wp14:editId="7BE2F651">
            <wp:extent cx="5692633" cy="5845047"/>
            <wp:effectExtent l="0" t="0" r="3810" b="3810"/>
            <wp:docPr id="687975357" name="Picture 1" descr="A screen 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75357" name="Picture 1" descr="A screen shot of a login form&#10;&#10;Description automatically generated"/>
                    <pic:cNvPicPr/>
                  </pic:nvPicPr>
                  <pic:blipFill>
                    <a:blip r:embed="rId20"/>
                    <a:stretch>
                      <a:fillRect/>
                    </a:stretch>
                  </pic:blipFill>
                  <pic:spPr>
                    <a:xfrm>
                      <a:off x="0" y="0"/>
                      <a:ext cx="5692633" cy="5845047"/>
                    </a:xfrm>
                    <a:prstGeom prst="rect">
                      <a:avLst/>
                    </a:prstGeom>
                  </pic:spPr>
                </pic:pic>
              </a:graphicData>
            </a:graphic>
          </wp:inline>
        </w:drawing>
      </w:r>
    </w:p>
    <w:p w14:paraId="34A5CE81" w14:textId="36D9CEB0" w:rsidR="008D56B1" w:rsidRDefault="007F63CC" w:rsidP="007F63CC">
      <w:pPr>
        <w:pStyle w:val="Caption"/>
        <w:rPr>
          <w:lang w:val="en-US"/>
        </w:rPr>
      </w:pPr>
      <w:bookmarkStart w:id="89" w:name="_Toc186641563"/>
      <w:r>
        <w:t xml:space="preserve">Hình </w:t>
      </w:r>
      <w:fldSimple w:instr=" STYLEREF 1 \s ">
        <w:r>
          <w:rPr>
            <w:noProof/>
          </w:rPr>
          <w:t>4</w:t>
        </w:r>
      </w:fldSimple>
      <w:r>
        <w:t>.</w:t>
      </w:r>
      <w:fldSimple w:instr=" SEQ Hình \* ARABIC \s 1 ">
        <w:r>
          <w:rPr>
            <w:noProof/>
          </w:rPr>
          <w:t>3</w:t>
        </w:r>
      </w:fldSimple>
      <w:r>
        <w:rPr>
          <w:lang w:val="en-US"/>
        </w:rPr>
        <w:t xml:space="preserve"> </w:t>
      </w:r>
      <w:r w:rsidRPr="00D010FE">
        <w:rPr>
          <w:lang w:val="en-US"/>
        </w:rPr>
        <w:t>Giao diện</w:t>
      </w:r>
      <w:r>
        <w:rPr>
          <w:lang w:val="en-US"/>
        </w:rPr>
        <w:t xml:space="preserve"> đăng ký</w:t>
      </w:r>
      <w:bookmarkEnd w:id="89"/>
    </w:p>
    <w:tbl>
      <w:tblPr>
        <w:tblStyle w:val="TableGrid"/>
        <w:tblW w:w="0" w:type="auto"/>
        <w:tblLook w:val="04A0" w:firstRow="1" w:lastRow="0" w:firstColumn="1" w:lastColumn="0" w:noHBand="0" w:noVBand="1"/>
      </w:tblPr>
      <w:tblGrid>
        <w:gridCol w:w="846"/>
        <w:gridCol w:w="2268"/>
        <w:gridCol w:w="1417"/>
        <w:gridCol w:w="4246"/>
      </w:tblGrid>
      <w:tr w:rsidR="00CE4F09" w:rsidRPr="0048771F" w14:paraId="2FB922D4" w14:textId="77777777" w:rsidTr="0081516A">
        <w:tc>
          <w:tcPr>
            <w:tcW w:w="846" w:type="dxa"/>
            <w:shd w:val="clear" w:color="auto" w:fill="0070C0"/>
          </w:tcPr>
          <w:p w14:paraId="796AF7B0" w14:textId="77777777" w:rsidR="00CE4F09" w:rsidRPr="0048771F" w:rsidRDefault="00CE4F09" w:rsidP="00CE4F09">
            <w:pPr>
              <w:spacing w:line="360" w:lineRule="auto"/>
              <w:rPr>
                <w:b/>
                <w:bCs/>
                <w:color w:val="FFFFFF" w:themeColor="background1"/>
              </w:rPr>
            </w:pPr>
            <w:r w:rsidRPr="0048771F">
              <w:rPr>
                <w:b/>
                <w:bCs/>
                <w:color w:val="FFFFFF" w:themeColor="background1"/>
              </w:rPr>
              <w:t>STT</w:t>
            </w:r>
          </w:p>
        </w:tc>
        <w:tc>
          <w:tcPr>
            <w:tcW w:w="2268" w:type="dxa"/>
            <w:shd w:val="clear" w:color="auto" w:fill="0070C0"/>
          </w:tcPr>
          <w:p w14:paraId="17AD1992" w14:textId="77777777" w:rsidR="00CE4F09" w:rsidRPr="0048771F" w:rsidRDefault="00CE4F09" w:rsidP="00CE4F09">
            <w:pPr>
              <w:spacing w:line="360" w:lineRule="auto"/>
              <w:rPr>
                <w:b/>
                <w:bCs/>
                <w:color w:val="FFFFFF" w:themeColor="background1"/>
              </w:rPr>
            </w:pPr>
            <w:r w:rsidRPr="0048771F">
              <w:rPr>
                <w:b/>
                <w:bCs/>
                <w:color w:val="FFFFFF" w:themeColor="background1"/>
              </w:rPr>
              <w:t xml:space="preserve">Tên thành phần </w:t>
            </w:r>
          </w:p>
        </w:tc>
        <w:tc>
          <w:tcPr>
            <w:tcW w:w="1417" w:type="dxa"/>
            <w:shd w:val="clear" w:color="auto" w:fill="0070C0"/>
          </w:tcPr>
          <w:p w14:paraId="66BAA89D" w14:textId="77777777" w:rsidR="00CE4F09" w:rsidRPr="0048771F" w:rsidRDefault="00CE4F09" w:rsidP="00CE4F09">
            <w:pPr>
              <w:spacing w:line="360" w:lineRule="auto"/>
              <w:rPr>
                <w:b/>
                <w:bCs/>
                <w:color w:val="FFFFFF" w:themeColor="background1"/>
              </w:rPr>
            </w:pPr>
            <w:r w:rsidRPr="0048771F">
              <w:rPr>
                <w:b/>
                <w:bCs/>
                <w:color w:val="FFFFFF" w:themeColor="background1"/>
              </w:rPr>
              <w:t xml:space="preserve">Loại </w:t>
            </w:r>
          </w:p>
        </w:tc>
        <w:tc>
          <w:tcPr>
            <w:tcW w:w="4246" w:type="dxa"/>
            <w:shd w:val="clear" w:color="auto" w:fill="0070C0"/>
          </w:tcPr>
          <w:p w14:paraId="21E3802E" w14:textId="77777777" w:rsidR="00CE4F09" w:rsidRPr="0048771F" w:rsidRDefault="00CE4F09" w:rsidP="00CE4F09">
            <w:pPr>
              <w:spacing w:line="360" w:lineRule="auto"/>
              <w:rPr>
                <w:b/>
                <w:bCs/>
                <w:color w:val="FFFFFF" w:themeColor="background1"/>
              </w:rPr>
            </w:pPr>
            <w:r w:rsidRPr="0048771F">
              <w:rPr>
                <w:b/>
                <w:bCs/>
                <w:color w:val="FFFFFF" w:themeColor="background1"/>
              </w:rPr>
              <w:t>Mô tả thành phần</w:t>
            </w:r>
          </w:p>
        </w:tc>
      </w:tr>
      <w:tr w:rsidR="00CE4F09" w14:paraId="311A200C" w14:textId="77777777" w:rsidTr="0081516A">
        <w:tc>
          <w:tcPr>
            <w:tcW w:w="846" w:type="dxa"/>
          </w:tcPr>
          <w:p w14:paraId="6C79E8BE" w14:textId="77777777" w:rsidR="00CE4F09" w:rsidRDefault="00CE4F09" w:rsidP="00CE4F09">
            <w:pPr>
              <w:spacing w:line="360" w:lineRule="auto"/>
              <w:jc w:val="center"/>
            </w:pPr>
            <w:r>
              <w:t>1</w:t>
            </w:r>
          </w:p>
        </w:tc>
        <w:tc>
          <w:tcPr>
            <w:tcW w:w="2268" w:type="dxa"/>
          </w:tcPr>
          <w:p w14:paraId="1BE2B70A" w14:textId="77777777" w:rsidR="00CE4F09" w:rsidRDefault="00CE4F09" w:rsidP="00CE4F09">
            <w:pPr>
              <w:spacing w:line="360" w:lineRule="auto"/>
            </w:pPr>
            <w:r>
              <w:t>Your email</w:t>
            </w:r>
          </w:p>
        </w:tc>
        <w:tc>
          <w:tcPr>
            <w:tcW w:w="1417" w:type="dxa"/>
          </w:tcPr>
          <w:p w14:paraId="6394B167" w14:textId="77777777" w:rsidR="00CE4F09" w:rsidRDefault="00CE4F09" w:rsidP="00CE4F09">
            <w:pPr>
              <w:spacing w:line="360" w:lineRule="auto"/>
            </w:pPr>
            <w:r>
              <w:t xml:space="preserve">Textbox </w:t>
            </w:r>
          </w:p>
        </w:tc>
        <w:tc>
          <w:tcPr>
            <w:tcW w:w="4246" w:type="dxa"/>
          </w:tcPr>
          <w:p w14:paraId="5A66B427" w14:textId="77777777" w:rsidR="00CE4F09" w:rsidRDefault="00CE4F09" w:rsidP="00CE4F09">
            <w:pPr>
              <w:spacing w:line="360" w:lineRule="auto"/>
            </w:pPr>
            <w:r>
              <w:t>Nơi nhập email đã đăng ký của khách hàng</w:t>
            </w:r>
          </w:p>
        </w:tc>
      </w:tr>
      <w:tr w:rsidR="00CE4F09" w14:paraId="578ED251" w14:textId="77777777" w:rsidTr="0081516A">
        <w:trPr>
          <w:trHeight w:val="393"/>
        </w:trPr>
        <w:tc>
          <w:tcPr>
            <w:tcW w:w="846" w:type="dxa"/>
          </w:tcPr>
          <w:p w14:paraId="524C4B11" w14:textId="77777777" w:rsidR="00CE4F09" w:rsidRDefault="00CE4F09" w:rsidP="00CE4F09">
            <w:pPr>
              <w:spacing w:line="360" w:lineRule="auto"/>
              <w:jc w:val="center"/>
            </w:pPr>
            <w:r>
              <w:t>2</w:t>
            </w:r>
          </w:p>
        </w:tc>
        <w:tc>
          <w:tcPr>
            <w:tcW w:w="2268" w:type="dxa"/>
          </w:tcPr>
          <w:p w14:paraId="53E8BBCB" w14:textId="77777777" w:rsidR="00CE4F09" w:rsidRDefault="00CE4F09" w:rsidP="00CE4F09">
            <w:pPr>
              <w:spacing w:line="360" w:lineRule="auto"/>
            </w:pPr>
            <w:r>
              <w:t xml:space="preserve">Password </w:t>
            </w:r>
          </w:p>
        </w:tc>
        <w:tc>
          <w:tcPr>
            <w:tcW w:w="1417" w:type="dxa"/>
          </w:tcPr>
          <w:p w14:paraId="227934D0" w14:textId="77777777" w:rsidR="00CE4F09" w:rsidRDefault="00CE4F09" w:rsidP="00CE4F09">
            <w:pPr>
              <w:spacing w:line="360" w:lineRule="auto"/>
            </w:pPr>
            <w:r>
              <w:t>Textbox</w:t>
            </w:r>
          </w:p>
        </w:tc>
        <w:tc>
          <w:tcPr>
            <w:tcW w:w="4246" w:type="dxa"/>
          </w:tcPr>
          <w:p w14:paraId="1EEBCFC7" w14:textId="77777777" w:rsidR="00CE4F09" w:rsidRDefault="00CE4F09" w:rsidP="00CE4F09">
            <w:pPr>
              <w:spacing w:line="360" w:lineRule="auto"/>
            </w:pPr>
            <w:r>
              <w:t xml:space="preserve">Nơi nhập mật khẩu </w:t>
            </w:r>
          </w:p>
        </w:tc>
      </w:tr>
      <w:tr w:rsidR="00CE4F09" w14:paraId="474ACE7B" w14:textId="77777777" w:rsidTr="0081516A">
        <w:tc>
          <w:tcPr>
            <w:tcW w:w="846" w:type="dxa"/>
          </w:tcPr>
          <w:p w14:paraId="1D276324" w14:textId="77777777" w:rsidR="00CE4F09" w:rsidRDefault="00CE4F09" w:rsidP="00CE4F09">
            <w:pPr>
              <w:spacing w:line="360" w:lineRule="auto"/>
              <w:jc w:val="center"/>
            </w:pPr>
            <w:r>
              <w:t>3</w:t>
            </w:r>
          </w:p>
        </w:tc>
        <w:tc>
          <w:tcPr>
            <w:tcW w:w="2268" w:type="dxa"/>
          </w:tcPr>
          <w:p w14:paraId="0B131D45" w14:textId="77777777" w:rsidR="00CE4F09" w:rsidRDefault="00CE4F09" w:rsidP="00CE4F09">
            <w:pPr>
              <w:spacing w:line="360" w:lineRule="auto"/>
            </w:pPr>
            <w:r>
              <w:t xml:space="preserve">Register </w:t>
            </w:r>
          </w:p>
        </w:tc>
        <w:tc>
          <w:tcPr>
            <w:tcW w:w="1417" w:type="dxa"/>
          </w:tcPr>
          <w:p w14:paraId="77569497" w14:textId="77777777" w:rsidR="00CE4F09" w:rsidRDefault="00CE4F09" w:rsidP="00CE4F09">
            <w:pPr>
              <w:spacing w:line="360" w:lineRule="auto"/>
            </w:pPr>
            <w:r>
              <w:t xml:space="preserve">Button </w:t>
            </w:r>
          </w:p>
        </w:tc>
        <w:tc>
          <w:tcPr>
            <w:tcW w:w="4246" w:type="dxa"/>
          </w:tcPr>
          <w:p w14:paraId="4F8F4B5B" w14:textId="77777777" w:rsidR="00CE4F09" w:rsidRDefault="00CE4F09" w:rsidP="00CE4F09">
            <w:pPr>
              <w:keepNext/>
              <w:spacing w:line="360" w:lineRule="auto"/>
            </w:pPr>
            <w:r>
              <w:t xml:space="preserve">Thực hiện đăng ký tài khoản mới sau khi đã nhập email và password </w:t>
            </w:r>
          </w:p>
        </w:tc>
      </w:tr>
      <w:tr w:rsidR="00CE4F09" w:rsidRPr="00BE7EF7" w14:paraId="7EEDA1CE" w14:textId="77777777" w:rsidTr="0081516A">
        <w:tc>
          <w:tcPr>
            <w:tcW w:w="846" w:type="dxa"/>
          </w:tcPr>
          <w:p w14:paraId="1BE01828" w14:textId="77777777" w:rsidR="00CE4F09" w:rsidRPr="00BE7EF7" w:rsidRDefault="00CE4F09" w:rsidP="00CE4F09">
            <w:pPr>
              <w:spacing w:line="360" w:lineRule="auto"/>
              <w:jc w:val="center"/>
              <w:rPr>
                <w:lang w:val="en-US"/>
              </w:rPr>
            </w:pPr>
            <w:r>
              <w:rPr>
                <w:lang w:val="en-US"/>
              </w:rPr>
              <w:t>4</w:t>
            </w:r>
          </w:p>
        </w:tc>
        <w:tc>
          <w:tcPr>
            <w:tcW w:w="2268" w:type="dxa"/>
          </w:tcPr>
          <w:p w14:paraId="7F0B7757" w14:textId="77777777" w:rsidR="00CE4F09" w:rsidRPr="00BE7EF7" w:rsidRDefault="00CE4F09" w:rsidP="00CE4F09">
            <w:pPr>
              <w:spacing w:line="360" w:lineRule="auto"/>
              <w:rPr>
                <w:lang w:val="en-US"/>
              </w:rPr>
            </w:pPr>
            <w:r>
              <w:rPr>
                <w:lang w:val="en-US"/>
              </w:rPr>
              <w:t>txtName</w:t>
            </w:r>
          </w:p>
        </w:tc>
        <w:tc>
          <w:tcPr>
            <w:tcW w:w="1417" w:type="dxa"/>
          </w:tcPr>
          <w:p w14:paraId="75EE4960" w14:textId="77777777" w:rsidR="00CE4F09" w:rsidRPr="00BE7EF7" w:rsidRDefault="00CE4F09" w:rsidP="00CE4F09">
            <w:pPr>
              <w:spacing w:line="360" w:lineRule="auto"/>
              <w:rPr>
                <w:lang w:val="en-US"/>
              </w:rPr>
            </w:pPr>
            <w:r>
              <w:rPr>
                <w:lang w:val="en-US"/>
              </w:rPr>
              <w:t xml:space="preserve">Textbox </w:t>
            </w:r>
          </w:p>
        </w:tc>
        <w:tc>
          <w:tcPr>
            <w:tcW w:w="4246" w:type="dxa"/>
          </w:tcPr>
          <w:p w14:paraId="5181E2FB" w14:textId="77777777" w:rsidR="00CE4F09" w:rsidRPr="00BE7EF7" w:rsidRDefault="00CE4F09" w:rsidP="00CE4F09">
            <w:pPr>
              <w:keepNext/>
              <w:spacing w:line="360" w:lineRule="auto"/>
              <w:rPr>
                <w:lang w:val="en-US"/>
              </w:rPr>
            </w:pPr>
            <w:r>
              <w:rPr>
                <w:lang w:val="en-US"/>
              </w:rPr>
              <w:t>Nơi nhập họ và tên người dùng</w:t>
            </w:r>
          </w:p>
        </w:tc>
      </w:tr>
      <w:tr w:rsidR="00CE4F09" w:rsidRPr="00BE7EF7" w14:paraId="4376B664" w14:textId="77777777" w:rsidTr="0081516A">
        <w:tc>
          <w:tcPr>
            <w:tcW w:w="846" w:type="dxa"/>
          </w:tcPr>
          <w:p w14:paraId="61DDCC51" w14:textId="3C3FF2D2" w:rsidR="00CE4F09" w:rsidRDefault="00CE4F09" w:rsidP="00CE4F09">
            <w:pPr>
              <w:spacing w:line="360" w:lineRule="auto"/>
              <w:jc w:val="center"/>
              <w:rPr>
                <w:lang w:val="en-US"/>
              </w:rPr>
            </w:pPr>
            <w:r>
              <w:rPr>
                <w:lang w:val="en-US"/>
              </w:rPr>
              <w:lastRenderedPageBreak/>
              <w:t>5</w:t>
            </w:r>
          </w:p>
        </w:tc>
        <w:tc>
          <w:tcPr>
            <w:tcW w:w="2268" w:type="dxa"/>
          </w:tcPr>
          <w:p w14:paraId="14F423C2" w14:textId="3089B299" w:rsidR="00CE4F09" w:rsidRDefault="00CE4F09" w:rsidP="00CE4F09">
            <w:pPr>
              <w:spacing w:line="360" w:lineRule="auto"/>
              <w:rPr>
                <w:lang w:val="en-US"/>
              </w:rPr>
            </w:pPr>
            <w:r>
              <w:rPr>
                <w:lang w:val="en-US"/>
              </w:rPr>
              <w:t>txtPhone</w:t>
            </w:r>
          </w:p>
        </w:tc>
        <w:tc>
          <w:tcPr>
            <w:tcW w:w="1417" w:type="dxa"/>
          </w:tcPr>
          <w:p w14:paraId="750C8544" w14:textId="2BEC32FF" w:rsidR="00CE4F09" w:rsidRDefault="00CE4F09" w:rsidP="00CE4F09">
            <w:pPr>
              <w:spacing w:line="360" w:lineRule="auto"/>
              <w:rPr>
                <w:lang w:val="en-US"/>
              </w:rPr>
            </w:pPr>
            <w:r>
              <w:rPr>
                <w:lang w:val="en-US"/>
              </w:rPr>
              <w:t xml:space="preserve">Textbox </w:t>
            </w:r>
          </w:p>
        </w:tc>
        <w:tc>
          <w:tcPr>
            <w:tcW w:w="4246" w:type="dxa"/>
          </w:tcPr>
          <w:p w14:paraId="7C617FF4" w14:textId="66FEE357" w:rsidR="00CE4F09" w:rsidRDefault="00CE4F09" w:rsidP="007F63CC">
            <w:pPr>
              <w:keepNext/>
              <w:spacing w:line="360" w:lineRule="auto"/>
              <w:rPr>
                <w:lang w:val="en-US"/>
              </w:rPr>
            </w:pPr>
            <w:r>
              <w:rPr>
                <w:lang w:val="en-US"/>
              </w:rPr>
              <w:t>Nơi người dùng nhập số điện thoại</w:t>
            </w:r>
          </w:p>
        </w:tc>
      </w:tr>
    </w:tbl>
    <w:p w14:paraId="4A2833A2" w14:textId="59E98302" w:rsidR="001D2D5A" w:rsidRPr="008D56B1" w:rsidRDefault="007F63CC" w:rsidP="007F63CC">
      <w:pPr>
        <w:pStyle w:val="Caption"/>
        <w:rPr>
          <w:lang w:val="en-US"/>
        </w:rPr>
      </w:pPr>
      <w:bookmarkStart w:id="90" w:name="_Toc186641542"/>
      <w:r>
        <w:t xml:space="preserve">Bảng </w:t>
      </w:r>
      <w:fldSimple w:instr=" STYLEREF 1 \s ">
        <w:r>
          <w:rPr>
            <w:noProof/>
          </w:rPr>
          <w:t>4</w:t>
        </w:r>
      </w:fldSimple>
      <w:r>
        <w:t>.</w:t>
      </w:r>
      <w:fldSimple w:instr=" SEQ Bảng \* ARABIC \s 1 ">
        <w:r>
          <w:rPr>
            <w:noProof/>
          </w:rPr>
          <w:t>3</w:t>
        </w:r>
      </w:fldSimple>
      <w:r>
        <w:rPr>
          <w:lang w:val="en-US"/>
        </w:rPr>
        <w:t xml:space="preserve"> </w:t>
      </w:r>
      <w:r w:rsidRPr="00AC0C0A">
        <w:rPr>
          <w:lang w:val="en-US"/>
        </w:rPr>
        <w:t>Mô tả chi tiết giao diện</w:t>
      </w:r>
      <w:r>
        <w:rPr>
          <w:lang w:val="en-US"/>
        </w:rPr>
        <w:t xml:space="preserve"> Đăng ký</w:t>
      </w:r>
      <w:bookmarkEnd w:id="90"/>
    </w:p>
    <w:p w14:paraId="016EB46D" w14:textId="5C12D910" w:rsidR="00BC69EF" w:rsidRDefault="00BC69EF" w:rsidP="00F567E6">
      <w:pPr>
        <w:pStyle w:val="Heading4"/>
        <w:rPr>
          <w:lang w:val="en-US"/>
        </w:rPr>
      </w:pPr>
      <w:r>
        <w:rPr>
          <w:lang w:val="en-US"/>
        </w:rPr>
        <w:lastRenderedPageBreak/>
        <w:t>Giao diện Trang chủ</w:t>
      </w:r>
    </w:p>
    <w:p w14:paraId="3284C7C1" w14:textId="77777777" w:rsidR="007F63CC" w:rsidRDefault="00410F57" w:rsidP="007F63CC">
      <w:pPr>
        <w:keepNext/>
        <w:spacing w:before="100" w:beforeAutospacing="1" w:after="100" w:afterAutospacing="1" w:line="240" w:lineRule="auto"/>
        <w:jc w:val="center"/>
      </w:pPr>
      <w:r w:rsidRPr="00410F57">
        <w:rPr>
          <w:rFonts w:ascii="Times New Roman" w:eastAsia="Times New Roman" w:hAnsi="Times New Roman" w:cs="Times New Roman"/>
          <w:noProof/>
          <w:kern w:val="0"/>
          <w:sz w:val="24"/>
          <w:szCs w:val="24"/>
          <w:lang w:val="en-US"/>
          <w14:ligatures w14:val="none"/>
        </w:rPr>
        <w:drawing>
          <wp:inline distT="0" distB="0" distL="0" distR="0" wp14:anchorId="41221A04" wp14:editId="5217DC0B">
            <wp:extent cx="5205859" cy="7717660"/>
            <wp:effectExtent l="0" t="0" r="0" b="0"/>
            <wp:docPr id="242462539" name="Picture 1"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62539" name="Picture 1" descr="A screenshot of a websit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07693" cy="7720379"/>
                    </a:xfrm>
                    <a:prstGeom prst="rect">
                      <a:avLst/>
                    </a:prstGeom>
                    <a:noFill/>
                    <a:ln>
                      <a:noFill/>
                    </a:ln>
                  </pic:spPr>
                </pic:pic>
              </a:graphicData>
            </a:graphic>
          </wp:inline>
        </w:drawing>
      </w:r>
    </w:p>
    <w:p w14:paraId="544CF1BB" w14:textId="11184815" w:rsidR="00410F57" w:rsidRDefault="007F63CC" w:rsidP="007F63CC">
      <w:pPr>
        <w:pStyle w:val="Caption"/>
        <w:rPr>
          <w:rFonts w:ascii="Times New Roman" w:eastAsia="Times New Roman" w:hAnsi="Times New Roman" w:cs="Times New Roman"/>
          <w:kern w:val="0"/>
          <w:sz w:val="24"/>
          <w:szCs w:val="24"/>
          <w:lang w:val="en-US"/>
          <w14:ligatures w14:val="none"/>
        </w:rPr>
      </w:pPr>
      <w:bookmarkStart w:id="91" w:name="_Toc186641564"/>
      <w:r>
        <w:t xml:space="preserve">Hình </w:t>
      </w:r>
      <w:fldSimple w:instr=" STYLEREF 1 \s ">
        <w:r>
          <w:rPr>
            <w:noProof/>
          </w:rPr>
          <w:t>4</w:t>
        </w:r>
      </w:fldSimple>
      <w:r>
        <w:t>.</w:t>
      </w:r>
      <w:fldSimple w:instr=" SEQ Hình \* ARABIC \s 1 ">
        <w:r>
          <w:rPr>
            <w:noProof/>
          </w:rPr>
          <w:t>4</w:t>
        </w:r>
      </w:fldSimple>
      <w:r>
        <w:rPr>
          <w:lang w:val="en-US"/>
        </w:rPr>
        <w:t xml:space="preserve"> </w:t>
      </w:r>
      <w:r w:rsidRPr="00452FB5">
        <w:rPr>
          <w:lang w:val="en-US"/>
        </w:rPr>
        <w:t>Giao diện</w:t>
      </w:r>
      <w:r>
        <w:rPr>
          <w:lang w:val="en-US"/>
        </w:rPr>
        <w:t xml:space="preserve"> Trang chủ</w:t>
      </w:r>
      <w:bookmarkEnd w:id="91"/>
    </w:p>
    <w:tbl>
      <w:tblPr>
        <w:tblStyle w:val="TableGrid"/>
        <w:tblW w:w="9067" w:type="dxa"/>
        <w:tblLook w:val="04A0" w:firstRow="1" w:lastRow="0" w:firstColumn="1" w:lastColumn="0" w:noHBand="0" w:noVBand="1"/>
      </w:tblPr>
      <w:tblGrid>
        <w:gridCol w:w="708"/>
        <w:gridCol w:w="2409"/>
        <w:gridCol w:w="1417"/>
        <w:gridCol w:w="4533"/>
      </w:tblGrid>
      <w:tr w:rsidR="00414254" w:rsidRPr="0048771F" w14:paraId="67812128" w14:textId="77777777" w:rsidTr="0081516A">
        <w:tc>
          <w:tcPr>
            <w:tcW w:w="708" w:type="dxa"/>
            <w:shd w:val="clear" w:color="auto" w:fill="0070C0"/>
          </w:tcPr>
          <w:p w14:paraId="183170BA" w14:textId="77777777" w:rsidR="00414254" w:rsidRPr="0048771F" w:rsidRDefault="00414254" w:rsidP="0081516A">
            <w:pPr>
              <w:spacing w:line="360" w:lineRule="auto"/>
              <w:rPr>
                <w:b/>
                <w:bCs/>
                <w:color w:val="FFFFFF" w:themeColor="background1"/>
              </w:rPr>
            </w:pPr>
            <w:r w:rsidRPr="0048771F">
              <w:rPr>
                <w:b/>
                <w:bCs/>
                <w:color w:val="FFFFFF" w:themeColor="background1"/>
              </w:rPr>
              <w:lastRenderedPageBreak/>
              <w:t>STT</w:t>
            </w:r>
          </w:p>
        </w:tc>
        <w:tc>
          <w:tcPr>
            <w:tcW w:w="2409" w:type="dxa"/>
            <w:shd w:val="clear" w:color="auto" w:fill="0070C0"/>
          </w:tcPr>
          <w:p w14:paraId="3BBE5135" w14:textId="77777777" w:rsidR="00414254" w:rsidRPr="0048771F" w:rsidRDefault="00414254" w:rsidP="0081516A">
            <w:pPr>
              <w:spacing w:line="360" w:lineRule="auto"/>
              <w:rPr>
                <w:b/>
                <w:bCs/>
                <w:color w:val="FFFFFF" w:themeColor="background1"/>
              </w:rPr>
            </w:pPr>
            <w:r w:rsidRPr="0048771F">
              <w:rPr>
                <w:b/>
                <w:bCs/>
                <w:color w:val="FFFFFF" w:themeColor="background1"/>
              </w:rPr>
              <w:t xml:space="preserve">Tên thành phần </w:t>
            </w:r>
          </w:p>
        </w:tc>
        <w:tc>
          <w:tcPr>
            <w:tcW w:w="1417" w:type="dxa"/>
            <w:shd w:val="clear" w:color="auto" w:fill="0070C0"/>
          </w:tcPr>
          <w:p w14:paraId="0F3E3C98" w14:textId="77777777" w:rsidR="00414254" w:rsidRPr="0048771F" w:rsidRDefault="00414254" w:rsidP="0081516A">
            <w:pPr>
              <w:spacing w:line="360" w:lineRule="auto"/>
              <w:rPr>
                <w:b/>
                <w:bCs/>
                <w:color w:val="FFFFFF" w:themeColor="background1"/>
              </w:rPr>
            </w:pPr>
            <w:r w:rsidRPr="0048771F">
              <w:rPr>
                <w:b/>
                <w:bCs/>
                <w:color w:val="FFFFFF" w:themeColor="background1"/>
              </w:rPr>
              <w:t xml:space="preserve">Loại </w:t>
            </w:r>
          </w:p>
        </w:tc>
        <w:tc>
          <w:tcPr>
            <w:tcW w:w="4533" w:type="dxa"/>
            <w:shd w:val="clear" w:color="auto" w:fill="0070C0"/>
          </w:tcPr>
          <w:p w14:paraId="61A73AA1" w14:textId="77777777" w:rsidR="00414254" w:rsidRPr="0048771F" w:rsidRDefault="00414254" w:rsidP="0081516A">
            <w:pPr>
              <w:spacing w:line="360" w:lineRule="auto"/>
              <w:rPr>
                <w:b/>
                <w:bCs/>
                <w:color w:val="FFFFFF" w:themeColor="background1"/>
              </w:rPr>
            </w:pPr>
            <w:r w:rsidRPr="0048771F">
              <w:rPr>
                <w:b/>
                <w:bCs/>
                <w:color w:val="FFFFFF" w:themeColor="background1"/>
              </w:rPr>
              <w:t>Mô tả thành phần</w:t>
            </w:r>
          </w:p>
        </w:tc>
      </w:tr>
      <w:tr w:rsidR="00414254" w14:paraId="490C7680" w14:textId="77777777" w:rsidTr="0081516A">
        <w:tc>
          <w:tcPr>
            <w:tcW w:w="708" w:type="dxa"/>
          </w:tcPr>
          <w:p w14:paraId="5FE1E03C" w14:textId="77777777" w:rsidR="00414254" w:rsidRDefault="00414254" w:rsidP="0081516A">
            <w:pPr>
              <w:spacing w:line="360" w:lineRule="auto"/>
              <w:jc w:val="center"/>
            </w:pPr>
            <w:r>
              <w:t>1</w:t>
            </w:r>
          </w:p>
        </w:tc>
        <w:tc>
          <w:tcPr>
            <w:tcW w:w="2409" w:type="dxa"/>
          </w:tcPr>
          <w:p w14:paraId="77643C6E" w14:textId="77777777" w:rsidR="00414254" w:rsidRDefault="00414254" w:rsidP="0081516A">
            <w:pPr>
              <w:spacing w:line="360" w:lineRule="auto"/>
            </w:pPr>
            <w:r w:rsidRPr="0029124C">
              <w:t>Header</w:t>
            </w:r>
          </w:p>
        </w:tc>
        <w:tc>
          <w:tcPr>
            <w:tcW w:w="1417" w:type="dxa"/>
          </w:tcPr>
          <w:p w14:paraId="5B6F319C" w14:textId="77777777" w:rsidR="00414254" w:rsidRDefault="00414254" w:rsidP="0081516A">
            <w:pPr>
              <w:spacing w:line="360" w:lineRule="auto"/>
            </w:pPr>
            <w:r>
              <w:rPr>
                <w:lang w:val="en-US"/>
              </w:rPr>
              <w:t>Navigation</w:t>
            </w:r>
            <w:r>
              <w:t xml:space="preserve"> </w:t>
            </w:r>
          </w:p>
        </w:tc>
        <w:tc>
          <w:tcPr>
            <w:tcW w:w="4533" w:type="dxa"/>
          </w:tcPr>
          <w:p w14:paraId="53CF0C01" w14:textId="77777777" w:rsidR="00414254" w:rsidRDefault="00414254" w:rsidP="0081516A">
            <w:pPr>
              <w:spacing w:line="360" w:lineRule="auto"/>
            </w:pPr>
            <w:r w:rsidRPr="0029124C">
              <w:t>Phần đầu trang chứa logo, menu điều hướng), thanh tìm kiếm và biểu tượng giỏ hàng.</w:t>
            </w:r>
          </w:p>
        </w:tc>
      </w:tr>
      <w:tr w:rsidR="00414254" w14:paraId="35113D4F" w14:textId="77777777" w:rsidTr="0081516A">
        <w:trPr>
          <w:trHeight w:val="393"/>
        </w:trPr>
        <w:tc>
          <w:tcPr>
            <w:tcW w:w="708" w:type="dxa"/>
          </w:tcPr>
          <w:p w14:paraId="7E2AFB2A" w14:textId="77777777" w:rsidR="00414254" w:rsidRDefault="00414254" w:rsidP="0081516A">
            <w:pPr>
              <w:spacing w:line="360" w:lineRule="auto"/>
              <w:jc w:val="center"/>
            </w:pPr>
            <w:r>
              <w:t>2</w:t>
            </w:r>
          </w:p>
        </w:tc>
        <w:tc>
          <w:tcPr>
            <w:tcW w:w="2409" w:type="dxa"/>
          </w:tcPr>
          <w:p w14:paraId="51F28553" w14:textId="77777777" w:rsidR="00414254" w:rsidRDefault="00414254" w:rsidP="0081516A">
            <w:pPr>
              <w:spacing w:line="360" w:lineRule="auto"/>
            </w:pPr>
            <w:r w:rsidRPr="00A12E73">
              <w:t>Hero Banner</w:t>
            </w:r>
          </w:p>
        </w:tc>
        <w:tc>
          <w:tcPr>
            <w:tcW w:w="1417" w:type="dxa"/>
          </w:tcPr>
          <w:p w14:paraId="5FF19FC9" w14:textId="77777777" w:rsidR="00414254" w:rsidRPr="00A12E73" w:rsidRDefault="00414254" w:rsidP="0081516A">
            <w:pPr>
              <w:spacing w:line="360" w:lineRule="auto"/>
              <w:rPr>
                <w:lang w:val="en-US"/>
              </w:rPr>
            </w:pPr>
            <w:r>
              <w:rPr>
                <w:lang w:val="en-US"/>
              </w:rPr>
              <w:t>Banner</w:t>
            </w:r>
          </w:p>
        </w:tc>
        <w:tc>
          <w:tcPr>
            <w:tcW w:w="4533" w:type="dxa"/>
          </w:tcPr>
          <w:p w14:paraId="538BCBAB" w14:textId="250B7376" w:rsidR="00414254" w:rsidRDefault="00414254" w:rsidP="0081516A">
            <w:pPr>
              <w:spacing w:line="360" w:lineRule="auto"/>
            </w:pPr>
            <w:r w:rsidRPr="0059144F">
              <w:t xml:space="preserve">Hình ảnh lớn ở đầu trang, bao phủ toàn bộ chiều ngang, làm nổi bật hình ảnh </w:t>
            </w:r>
            <w:r w:rsidR="008738BE">
              <w:rPr>
                <w:lang w:val="en-US"/>
              </w:rPr>
              <w:t xml:space="preserve">sản phẩm </w:t>
            </w:r>
            <w:r w:rsidRPr="0059144F">
              <w:t>và không gian chủ đề.</w:t>
            </w:r>
          </w:p>
        </w:tc>
      </w:tr>
      <w:tr w:rsidR="00414254" w14:paraId="26C7F6B7" w14:textId="77777777" w:rsidTr="0081516A">
        <w:trPr>
          <w:trHeight w:val="689"/>
        </w:trPr>
        <w:tc>
          <w:tcPr>
            <w:tcW w:w="708" w:type="dxa"/>
          </w:tcPr>
          <w:p w14:paraId="7169BF89" w14:textId="77777777" w:rsidR="00414254" w:rsidRDefault="00414254" w:rsidP="0081516A">
            <w:pPr>
              <w:spacing w:line="360" w:lineRule="auto"/>
              <w:jc w:val="center"/>
            </w:pPr>
            <w:r>
              <w:t>3</w:t>
            </w:r>
          </w:p>
        </w:tc>
        <w:tc>
          <w:tcPr>
            <w:tcW w:w="2409" w:type="dxa"/>
          </w:tcPr>
          <w:p w14:paraId="00E5E1AF" w14:textId="77777777" w:rsidR="00414254" w:rsidRPr="00B45261" w:rsidRDefault="00414254" w:rsidP="0081516A">
            <w:pPr>
              <w:spacing w:line="360" w:lineRule="auto"/>
              <w:jc w:val="left"/>
              <w:rPr>
                <w:lang w:val="en-US"/>
              </w:rPr>
            </w:pPr>
            <w:r>
              <w:rPr>
                <w:lang w:val="en-US"/>
              </w:rPr>
              <w:t>WhychooseUs</w:t>
            </w:r>
          </w:p>
        </w:tc>
        <w:tc>
          <w:tcPr>
            <w:tcW w:w="1417" w:type="dxa"/>
          </w:tcPr>
          <w:p w14:paraId="0E0FB43E" w14:textId="77777777" w:rsidR="00414254" w:rsidRDefault="00414254" w:rsidP="0081516A">
            <w:pPr>
              <w:spacing w:line="360" w:lineRule="auto"/>
            </w:pPr>
            <w:r>
              <w:rPr>
                <w:lang w:val="en-US"/>
              </w:rPr>
              <w:t>Danh mục</w:t>
            </w:r>
            <w:r>
              <w:t xml:space="preserve"> </w:t>
            </w:r>
          </w:p>
        </w:tc>
        <w:tc>
          <w:tcPr>
            <w:tcW w:w="4533" w:type="dxa"/>
          </w:tcPr>
          <w:p w14:paraId="0B8274D0" w14:textId="77777777" w:rsidR="00414254" w:rsidRDefault="00414254" w:rsidP="0081516A">
            <w:pPr>
              <w:keepNext/>
              <w:spacing w:line="360" w:lineRule="auto"/>
            </w:pPr>
            <w:r w:rsidRPr="00EC5CDB">
              <w:t>Liệt kê các ưu điểm như: An toàn và chất lượng</w:t>
            </w:r>
            <w:r>
              <w:rPr>
                <w:lang w:val="en-US"/>
              </w:rPr>
              <w:t>,</w:t>
            </w:r>
            <w:r w:rsidRPr="00EC5CDB">
              <w:t xml:space="preserve"> </w:t>
            </w:r>
            <w:r>
              <w:rPr>
                <w:lang w:val="en-US"/>
              </w:rPr>
              <w:t>n</w:t>
            </w:r>
            <w:r w:rsidRPr="00EC5CDB">
              <w:t>guồn gốc rõ ràng</w:t>
            </w:r>
            <w:r>
              <w:rPr>
                <w:lang w:val="en-US"/>
              </w:rPr>
              <w:t>, q</w:t>
            </w:r>
            <w:r w:rsidRPr="00EC5CDB">
              <w:t>uy trình kiểm soát chất lượng</w:t>
            </w:r>
            <w:r>
              <w:rPr>
                <w:lang w:val="en-US"/>
              </w:rPr>
              <w:t>,</w:t>
            </w:r>
            <w:r w:rsidRPr="00EC5CDB">
              <w:t xml:space="preserve"> </w:t>
            </w:r>
            <w:r>
              <w:rPr>
                <w:lang w:val="en-US"/>
              </w:rPr>
              <w:t>g</w:t>
            </w:r>
            <w:r w:rsidRPr="00EC5CDB">
              <w:t xml:space="preserve">iá cả cạnh tranh </w:t>
            </w:r>
          </w:p>
        </w:tc>
      </w:tr>
      <w:tr w:rsidR="00414254" w14:paraId="10EE6FCD" w14:textId="77777777" w:rsidTr="0081516A">
        <w:tc>
          <w:tcPr>
            <w:tcW w:w="708" w:type="dxa"/>
          </w:tcPr>
          <w:p w14:paraId="2ED902CA" w14:textId="4305928E" w:rsidR="00414254" w:rsidRDefault="00D71BAA" w:rsidP="0081516A">
            <w:pPr>
              <w:spacing w:line="360" w:lineRule="auto"/>
              <w:jc w:val="center"/>
              <w:rPr>
                <w:lang w:val="en-US"/>
              </w:rPr>
            </w:pPr>
            <w:r>
              <w:rPr>
                <w:lang w:val="en-US"/>
              </w:rPr>
              <w:t>4</w:t>
            </w:r>
          </w:p>
        </w:tc>
        <w:tc>
          <w:tcPr>
            <w:tcW w:w="2409" w:type="dxa"/>
          </w:tcPr>
          <w:p w14:paraId="564CBAF3" w14:textId="77777777" w:rsidR="00414254" w:rsidRDefault="00414254" w:rsidP="0081516A">
            <w:pPr>
              <w:spacing w:line="360" w:lineRule="auto"/>
              <w:jc w:val="left"/>
              <w:rPr>
                <w:lang w:val="en-US"/>
              </w:rPr>
            </w:pPr>
            <w:r>
              <w:rPr>
                <w:lang w:val="en-US"/>
              </w:rPr>
              <w:t>Footer</w:t>
            </w:r>
          </w:p>
        </w:tc>
        <w:tc>
          <w:tcPr>
            <w:tcW w:w="1417" w:type="dxa"/>
          </w:tcPr>
          <w:p w14:paraId="58ACE5A0" w14:textId="77777777" w:rsidR="00414254" w:rsidRPr="008F39C5" w:rsidRDefault="00414254" w:rsidP="0081516A">
            <w:pPr>
              <w:spacing w:line="360" w:lineRule="auto"/>
              <w:rPr>
                <w:lang w:val="en-US"/>
              </w:rPr>
            </w:pPr>
            <w:r>
              <w:rPr>
                <w:lang w:val="en-US"/>
              </w:rPr>
              <w:t>Footer</w:t>
            </w:r>
          </w:p>
        </w:tc>
        <w:tc>
          <w:tcPr>
            <w:tcW w:w="4533" w:type="dxa"/>
          </w:tcPr>
          <w:p w14:paraId="7BF213CC" w14:textId="5D9392A2" w:rsidR="00414254" w:rsidRDefault="00414254" w:rsidP="007F63CC">
            <w:pPr>
              <w:keepNext/>
              <w:spacing w:line="360" w:lineRule="auto"/>
            </w:pPr>
            <w:r w:rsidRPr="008F39C5">
              <w:t>Phần chân trang gồm các liên kết nhanh và thông tin bản quyền</w:t>
            </w:r>
          </w:p>
        </w:tc>
      </w:tr>
    </w:tbl>
    <w:p w14:paraId="06B37473" w14:textId="20C62EFC" w:rsidR="00CE4F09" w:rsidRPr="00410F57" w:rsidRDefault="007F63CC" w:rsidP="007F63CC">
      <w:pPr>
        <w:pStyle w:val="Caption"/>
        <w:rPr>
          <w:rFonts w:ascii="Times New Roman" w:eastAsia="Times New Roman" w:hAnsi="Times New Roman" w:cs="Times New Roman"/>
          <w:kern w:val="0"/>
          <w:sz w:val="24"/>
          <w:szCs w:val="24"/>
          <w:lang w:val="en-US"/>
          <w14:ligatures w14:val="none"/>
        </w:rPr>
      </w:pPr>
      <w:bookmarkStart w:id="92" w:name="_Toc186641543"/>
      <w:r>
        <w:t xml:space="preserve">Bảng </w:t>
      </w:r>
      <w:fldSimple w:instr=" STYLEREF 1 \s ">
        <w:r>
          <w:rPr>
            <w:noProof/>
          </w:rPr>
          <w:t>4</w:t>
        </w:r>
      </w:fldSimple>
      <w:r>
        <w:t>.</w:t>
      </w:r>
      <w:fldSimple w:instr=" SEQ Bảng \* ARABIC \s 1 ">
        <w:r>
          <w:rPr>
            <w:noProof/>
          </w:rPr>
          <w:t>4</w:t>
        </w:r>
      </w:fldSimple>
      <w:r>
        <w:rPr>
          <w:lang w:val="en-US"/>
        </w:rPr>
        <w:t xml:space="preserve"> </w:t>
      </w:r>
      <w:r w:rsidRPr="00562330">
        <w:rPr>
          <w:lang w:val="en-US"/>
        </w:rPr>
        <w:t>Mô tả chi tiết giao diện</w:t>
      </w:r>
      <w:r>
        <w:rPr>
          <w:lang w:val="en-US"/>
        </w:rPr>
        <w:t xml:space="preserve"> Trang chủ</w:t>
      </w:r>
      <w:bookmarkEnd w:id="92"/>
    </w:p>
    <w:p w14:paraId="0E1E85AB" w14:textId="77777777" w:rsidR="00793DEF" w:rsidRPr="00793DEF" w:rsidRDefault="00793DEF" w:rsidP="00793DEF">
      <w:pPr>
        <w:rPr>
          <w:lang w:val="en-US"/>
        </w:rPr>
      </w:pPr>
    </w:p>
    <w:p w14:paraId="5277D4E5" w14:textId="4D068A80" w:rsidR="00BC69EF" w:rsidRDefault="00BC69EF" w:rsidP="00F567E6">
      <w:pPr>
        <w:pStyle w:val="Heading4"/>
        <w:rPr>
          <w:lang w:val="en-US"/>
        </w:rPr>
      </w:pPr>
      <w:r>
        <w:rPr>
          <w:lang w:val="en-US"/>
        </w:rPr>
        <w:lastRenderedPageBreak/>
        <w:t>Giao diện Xem sản phẩm</w:t>
      </w:r>
    </w:p>
    <w:p w14:paraId="1D8DA1DE" w14:textId="77777777" w:rsidR="007F63CC" w:rsidRDefault="00AD3262" w:rsidP="007F63CC">
      <w:pPr>
        <w:keepNext/>
        <w:spacing w:before="100" w:beforeAutospacing="1" w:after="100" w:afterAutospacing="1" w:line="240" w:lineRule="auto"/>
        <w:jc w:val="center"/>
      </w:pPr>
      <w:r w:rsidRPr="00AD3262">
        <w:rPr>
          <w:rFonts w:ascii="Times New Roman" w:eastAsia="Times New Roman" w:hAnsi="Times New Roman" w:cs="Times New Roman"/>
          <w:noProof/>
          <w:kern w:val="0"/>
          <w:sz w:val="24"/>
          <w:szCs w:val="24"/>
          <w:lang w:val="en-US"/>
          <w14:ligatures w14:val="none"/>
        </w:rPr>
        <w:drawing>
          <wp:inline distT="0" distB="0" distL="0" distR="0" wp14:anchorId="06F8A14D" wp14:editId="04027FE2">
            <wp:extent cx="5731510" cy="4271010"/>
            <wp:effectExtent l="0" t="0" r="2540" b="0"/>
            <wp:docPr id="2056292546" name="Picture 2" descr="A screenshot of a shoe sho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292546" name="Picture 2" descr="A screenshot of a shoe shop&#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4271010"/>
                    </a:xfrm>
                    <a:prstGeom prst="rect">
                      <a:avLst/>
                    </a:prstGeom>
                    <a:noFill/>
                    <a:ln>
                      <a:noFill/>
                    </a:ln>
                  </pic:spPr>
                </pic:pic>
              </a:graphicData>
            </a:graphic>
          </wp:inline>
        </w:drawing>
      </w:r>
    </w:p>
    <w:p w14:paraId="0B50B55B" w14:textId="77420F96" w:rsidR="00AD3262" w:rsidRDefault="007F63CC" w:rsidP="007F63CC">
      <w:pPr>
        <w:pStyle w:val="Caption"/>
        <w:rPr>
          <w:rFonts w:ascii="Times New Roman" w:eastAsia="Times New Roman" w:hAnsi="Times New Roman" w:cs="Times New Roman"/>
          <w:kern w:val="0"/>
          <w:sz w:val="24"/>
          <w:szCs w:val="24"/>
          <w:lang w:val="en-US"/>
          <w14:ligatures w14:val="none"/>
        </w:rPr>
      </w:pPr>
      <w:bookmarkStart w:id="93" w:name="_Toc186641565"/>
      <w:r>
        <w:t xml:space="preserve">Hình </w:t>
      </w:r>
      <w:fldSimple w:instr=" STYLEREF 1 \s ">
        <w:r>
          <w:rPr>
            <w:noProof/>
          </w:rPr>
          <w:t>4</w:t>
        </w:r>
      </w:fldSimple>
      <w:r>
        <w:t>.</w:t>
      </w:r>
      <w:fldSimple w:instr=" SEQ Hình \* ARABIC \s 1 ">
        <w:r>
          <w:rPr>
            <w:noProof/>
          </w:rPr>
          <w:t>5</w:t>
        </w:r>
      </w:fldSimple>
      <w:r>
        <w:rPr>
          <w:lang w:val="en-US"/>
        </w:rPr>
        <w:t xml:space="preserve"> </w:t>
      </w:r>
      <w:r w:rsidRPr="00125EB1">
        <w:rPr>
          <w:lang w:val="en-US"/>
        </w:rPr>
        <w:t>Giao diện</w:t>
      </w:r>
      <w:r>
        <w:rPr>
          <w:lang w:val="en-US"/>
        </w:rPr>
        <w:t xml:space="preserve"> xem sản phẩm</w:t>
      </w:r>
      <w:bookmarkEnd w:id="93"/>
    </w:p>
    <w:tbl>
      <w:tblPr>
        <w:tblStyle w:val="TableGrid"/>
        <w:tblW w:w="9067" w:type="dxa"/>
        <w:tblLook w:val="04A0" w:firstRow="1" w:lastRow="0" w:firstColumn="1" w:lastColumn="0" w:noHBand="0" w:noVBand="1"/>
      </w:tblPr>
      <w:tblGrid>
        <w:gridCol w:w="709"/>
        <w:gridCol w:w="2409"/>
        <w:gridCol w:w="1416"/>
        <w:gridCol w:w="4533"/>
      </w:tblGrid>
      <w:tr w:rsidR="00AB31AA" w:rsidRPr="0048771F" w14:paraId="73B002AD" w14:textId="77777777" w:rsidTr="0081516A">
        <w:tc>
          <w:tcPr>
            <w:tcW w:w="709" w:type="dxa"/>
            <w:shd w:val="clear" w:color="auto" w:fill="0070C0"/>
          </w:tcPr>
          <w:p w14:paraId="3098AE59" w14:textId="77777777" w:rsidR="00AB31AA" w:rsidRPr="0048771F" w:rsidRDefault="00AB31AA" w:rsidP="00E91FAF">
            <w:pPr>
              <w:spacing w:line="360" w:lineRule="auto"/>
              <w:rPr>
                <w:b/>
                <w:bCs/>
                <w:color w:val="FFFFFF" w:themeColor="background1"/>
              </w:rPr>
            </w:pPr>
            <w:r w:rsidRPr="0048771F">
              <w:rPr>
                <w:b/>
                <w:bCs/>
                <w:color w:val="FFFFFF" w:themeColor="background1"/>
              </w:rPr>
              <w:t>STT</w:t>
            </w:r>
          </w:p>
        </w:tc>
        <w:tc>
          <w:tcPr>
            <w:tcW w:w="2409" w:type="dxa"/>
            <w:shd w:val="clear" w:color="auto" w:fill="0070C0"/>
          </w:tcPr>
          <w:p w14:paraId="6C655D7A" w14:textId="77777777" w:rsidR="00AB31AA" w:rsidRPr="0048771F" w:rsidRDefault="00AB31AA" w:rsidP="00E91FAF">
            <w:pPr>
              <w:spacing w:line="360" w:lineRule="auto"/>
              <w:rPr>
                <w:b/>
                <w:bCs/>
                <w:color w:val="FFFFFF" w:themeColor="background1"/>
              </w:rPr>
            </w:pPr>
            <w:r w:rsidRPr="0048771F">
              <w:rPr>
                <w:b/>
                <w:bCs/>
                <w:color w:val="FFFFFF" w:themeColor="background1"/>
              </w:rPr>
              <w:t xml:space="preserve">Tên thành phần </w:t>
            </w:r>
          </w:p>
        </w:tc>
        <w:tc>
          <w:tcPr>
            <w:tcW w:w="1416" w:type="dxa"/>
            <w:shd w:val="clear" w:color="auto" w:fill="0070C0"/>
          </w:tcPr>
          <w:p w14:paraId="07C006A9" w14:textId="77777777" w:rsidR="00AB31AA" w:rsidRPr="0048771F" w:rsidRDefault="00AB31AA" w:rsidP="00E91FAF">
            <w:pPr>
              <w:spacing w:line="360" w:lineRule="auto"/>
              <w:rPr>
                <w:b/>
                <w:bCs/>
                <w:color w:val="FFFFFF" w:themeColor="background1"/>
              </w:rPr>
            </w:pPr>
            <w:r w:rsidRPr="0048771F">
              <w:rPr>
                <w:b/>
                <w:bCs/>
                <w:color w:val="FFFFFF" w:themeColor="background1"/>
              </w:rPr>
              <w:t xml:space="preserve">Loại </w:t>
            </w:r>
          </w:p>
        </w:tc>
        <w:tc>
          <w:tcPr>
            <w:tcW w:w="4533" w:type="dxa"/>
            <w:shd w:val="clear" w:color="auto" w:fill="0070C0"/>
          </w:tcPr>
          <w:p w14:paraId="6CCC4640" w14:textId="77777777" w:rsidR="00AB31AA" w:rsidRPr="0048771F" w:rsidRDefault="00AB31AA" w:rsidP="00E91FAF">
            <w:pPr>
              <w:spacing w:line="360" w:lineRule="auto"/>
              <w:rPr>
                <w:b/>
                <w:bCs/>
                <w:color w:val="FFFFFF" w:themeColor="background1"/>
              </w:rPr>
            </w:pPr>
            <w:r w:rsidRPr="0048771F">
              <w:rPr>
                <w:b/>
                <w:bCs/>
                <w:color w:val="FFFFFF" w:themeColor="background1"/>
              </w:rPr>
              <w:t>Mô tả thành phần</w:t>
            </w:r>
          </w:p>
        </w:tc>
      </w:tr>
      <w:tr w:rsidR="00AB31AA" w:rsidRPr="00AB5A69" w14:paraId="7DF084DF" w14:textId="77777777" w:rsidTr="0081516A">
        <w:tc>
          <w:tcPr>
            <w:tcW w:w="709" w:type="dxa"/>
          </w:tcPr>
          <w:p w14:paraId="4263A9BF" w14:textId="77777777" w:rsidR="00AB31AA" w:rsidRDefault="00AB31AA" w:rsidP="00E91FAF">
            <w:pPr>
              <w:spacing w:line="360" w:lineRule="auto"/>
              <w:jc w:val="center"/>
            </w:pPr>
            <w:r>
              <w:t>1</w:t>
            </w:r>
          </w:p>
        </w:tc>
        <w:tc>
          <w:tcPr>
            <w:tcW w:w="2409" w:type="dxa"/>
          </w:tcPr>
          <w:p w14:paraId="0473EAD1" w14:textId="77777777" w:rsidR="00AB31AA" w:rsidRPr="008F39C5" w:rsidRDefault="00AB31AA" w:rsidP="00E91FAF">
            <w:pPr>
              <w:spacing w:line="360" w:lineRule="auto"/>
              <w:rPr>
                <w:lang w:val="en-US"/>
              </w:rPr>
            </w:pPr>
            <w:r w:rsidRPr="00DD0F16">
              <w:t>Danh mục</w:t>
            </w:r>
          </w:p>
        </w:tc>
        <w:tc>
          <w:tcPr>
            <w:tcW w:w="1416" w:type="dxa"/>
          </w:tcPr>
          <w:p w14:paraId="6E041303" w14:textId="77777777" w:rsidR="00AB31AA" w:rsidRDefault="00AB31AA" w:rsidP="00E91FAF">
            <w:pPr>
              <w:spacing w:line="360" w:lineRule="auto"/>
            </w:pPr>
            <w:r>
              <w:t>Menu</w:t>
            </w:r>
          </w:p>
        </w:tc>
        <w:tc>
          <w:tcPr>
            <w:tcW w:w="4533" w:type="dxa"/>
          </w:tcPr>
          <w:p w14:paraId="2D5A580C" w14:textId="27C2079F" w:rsidR="00AB31AA" w:rsidRPr="00AB5A69" w:rsidRDefault="00AB31AA" w:rsidP="00E91FAF">
            <w:pPr>
              <w:spacing w:line="360" w:lineRule="auto"/>
              <w:rPr>
                <w:lang w:val="en-US"/>
              </w:rPr>
            </w:pPr>
            <w:r w:rsidRPr="00494B2C">
              <w:rPr>
                <w:lang w:val="en-US"/>
              </w:rPr>
              <w:t xml:space="preserve">Menu dọc bên trái chứa các danh mục sản phẩm: </w:t>
            </w:r>
            <w:r>
              <w:rPr>
                <w:lang w:val="en-US"/>
              </w:rPr>
              <w:t>Sneaker, Sandal</w:t>
            </w:r>
            <w:r w:rsidR="0038630B">
              <w:rPr>
                <w:lang w:val="en-US"/>
              </w:rPr>
              <w:t>, Vans, Giày chạy bộ</w:t>
            </w:r>
          </w:p>
        </w:tc>
      </w:tr>
      <w:tr w:rsidR="0038630B" w:rsidRPr="00AB5A69" w14:paraId="24F71CC8" w14:textId="77777777" w:rsidTr="0081516A">
        <w:tc>
          <w:tcPr>
            <w:tcW w:w="709" w:type="dxa"/>
          </w:tcPr>
          <w:p w14:paraId="519BF015" w14:textId="3717DD87" w:rsidR="0038630B" w:rsidRPr="0038630B" w:rsidRDefault="0038630B" w:rsidP="00E91FAF">
            <w:pPr>
              <w:spacing w:line="360" w:lineRule="auto"/>
              <w:jc w:val="center"/>
              <w:rPr>
                <w:lang w:val="en-US"/>
              </w:rPr>
            </w:pPr>
            <w:r>
              <w:rPr>
                <w:lang w:val="en-US"/>
              </w:rPr>
              <w:t>2</w:t>
            </w:r>
          </w:p>
        </w:tc>
        <w:tc>
          <w:tcPr>
            <w:tcW w:w="2409" w:type="dxa"/>
          </w:tcPr>
          <w:p w14:paraId="66562AF8" w14:textId="4C562C0E" w:rsidR="0038630B" w:rsidRPr="00F57AB9" w:rsidRDefault="00F57AB9" w:rsidP="00E91FAF">
            <w:pPr>
              <w:spacing w:line="360" w:lineRule="auto"/>
              <w:rPr>
                <w:lang w:val="en-US"/>
              </w:rPr>
            </w:pPr>
            <w:r>
              <w:rPr>
                <w:lang w:val="en-US"/>
              </w:rPr>
              <w:t>Price</w:t>
            </w:r>
          </w:p>
        </w:tc>
        <w:tc>
          <w:tcPr>
            <w:tcW w:w="1416" w:type="dxa"/>
          </w:tcPr>
          <w:p w14:paraId="12BB6807" w14:textId="226D5F5C" w:rsidR="0038630B" w:rsidRPr="00E91FAF" w:rsidRDefault="00E91FAF" w:rsidP="00E91FAF">
            <w:pPr>
              <w:spacing w:line="360" w:lineRule="auto"/>
              <w:rPr>
                <w:lang w:val="en-US"/>
              </w:rPr>
            </w:pPr>
            <w:r>
              <w:rPr>
                <w:lang w:val="en-US"/>
              </w:rPr>
              <w:t>Input</w:t>
            </w:r>
          </w:p>
        </w:tc>
        <w:tc>
          <w:tcPr>
            <w:tcW w:w="4533" w:type="dxa"/>
          </w:tcPr>
          <w:p w14:paraId="3A9298A7" w14:textId="7B1CAA0B" w:rsidR="0038630B" w:rsidRPr="00494B2C" w:rsidRDefault="00E91FAF" w:rsidP="00E91FAF">
            <w:pPr>
              <w:spacing w:line="360" w:lineRule="auto"/>
              <w:rPr>
                <w:lang w:val="en-US"/>
              </w:rPr>
            </w:pPr>
            <w:r>
              <w:rPr>
                <w:lang w:val="en-US"/>
              </w:rPr>
              <w:t>Bộ lọc các sản phẩm theo giá</w:t>
            </w:r>
          </w:p>
        </w:tc>
      </w:tr>
      <w:tr w:rsidR="00AB31AA" w14:paraId="0BF187D9" w14:textId="77777777" w:rsidTr="0081516A">
        <w:tc>
          <w:tcPr>
            <w:tcW w:w="709" w:type="dxa"/>
          </w:tcPr>
          <w:p w14:paraId="0F2647EA" w14:textId="4142A9FD" w:rsidR="00AB31AA" w:rsidRPr="00E91FAF" w:rsidRDefault="00E91FAF" w:rsidP="00E91FAF">
            <w:pPr>
              <w:spacing w:line="360" w:lineRule="auto"/>
              <w:jc w:val="center"/>
              <w:rPr>
                <w:lang w:val="en-US"/>
              </w:rPr>
            </w:pPr>
            <w:r>
              <w:rPr>
                <w:lang w:val="en-US"/>
              </w:rPr>
              <w:t>3</w:t>
            </w:r>
          </w:p>
        </w:tc>
        <w:tc>
          <w:tcPr>
            <w:tcW w:w="2409" w:type="dxa"/>
          </w:tcPr>
          <w:p w14:paraId="4AA19ADF" w14:textId="77777777" w:rsidR="00AB31AA" w:rsidRDefault="00AB31AA" w:rsidP="00E91FAF">
            <w:pPr>
              <w:spacing w:line="360" w:lineRule="auto"/>
              <w:rPr>
                <w:lang w:val="en-US"/>
              </w:rPr>
            </w:pPr>
            <w:r>
              <w:rPr>
                <w:lang w:val="en-US"/>
              </w:rPr>
              <w:t>ListProducts</w:t>
            </w:r>
          </w:p>
        </w:tc>
        <w:tc>
          <w:tcPr>
            <w:tcW w:w="1416" w:type="dxa"/>
          </w:tcPr>
          <w:p w14:paraId="34BF4610" w14:textId="77777777" w:rsidR="00AB31AA" w:rsidRDefault="00AB31AA" w:rsidP="00E91FAF">
            <w:pPr>
              <w:spacing w:line="360" w:lineRule="auto"/>
              <w:rPr>
                <w:lang w:val="en-US"/>
              </w:rPr>
            </w:pPr>
            <w:r>
              <w:rPr>
                <w:lang w:val="en-US"/>
              </w:rPr>
              <w:t>List</w:t>
            </w:r>
          </w:p>
        </w:tc>
        <w:tc>
          <w:tcPr>
            <w:tcW w:w="4533" w:type="dxa"/>
          </w:tcPr>
          <w:p w14:paraId="28EFA09E" w14:textId="313216D9" w:rsidR="00AB31AA" w:rsidRDefault="00AB31AA" w:rsidP="007F63CC">
            <w:pPr>
              <w:keepNext/>
              <w:spacing w:line="360" w:lineRule="auto"/>
              <w:rPr>
                <w:lang w:val="en-US"/>
              </w:rPr>
            </w:pPr>
            <w:r>
              <w:rPr>
                <w:lang w:val="en-US"/>
              </w:rPr>
              <w:t>Danh sách các sản phẩm tương ứng với từng danh mục</w:t>
            </w:r>
            <w:r w:rsidR="00E91FAF">
              <w:rPr>
                <w:lang w:val="en-US"/>
              </w:rPr>
              <w:t xml:space="preserve"> hoặc giá</w:t>
            </w:r>
            <w:r>
              <w:rPr>
                <w:lang w:val="en-US"/>
              </w:rPr>
              <w:t>.</w:t>
            </w:r>
          </w:p>
        </w:tc>
      </w:tr>
    </w:tbl>
    <w:p w14:paraId="25D2D8C9" w14:textId="39F8DA8D" w:rsidR="00105373" w:rsidRPr="00AD3262" w:rsidRDefault="007F63CC" w:rsidP="007F63CC">
      <w:pPr>
        <w:pStyle w:val="Caption"/>
        <w:rPr>
          <w:rFonts w:ascii="Times New Roman" w:eastAsia="Times New Roman" w:hAnsi="Times New Roman" w:cs="Times New Roman"/>
          <w:kern w:val="0"/>
          <w:sz w:val="24"/>
          <w:szCs w:val="24"/>
          <w:lang w:val="en-US"/>
          <w14:ligatures w14:val="none"/>
        </w:rPr>
      </w:pPr>
      <w:bookmarkStart w:id="94" w:name="_Toc186641544"/>
      <w:r>
        <w:t xml:space="preserve">Bảng </w:t>
      </w:r>
      <w:fldSimple w:instr=" STYLEREF 1 \s ">
        <w:r>
          <w:rPr>
            <w:noProof/>
          </w:rPr>
          <w:t>4</w:t>
        </w:r>
      </w:fldSimple>
      <w:r>
        <w:t>.</w:t>
      </w:r>
      <w:fldSimple w:instr=" SEQ Bảng \* ARABIC \s 1 ">
        <w:r>
          <w:rPr>
            <w:noProof/>
          </w:rPr>
          <w:t>5</w:t>
        </w:r>
      </w:fldSimple>
      <w:r>
        <w:rPr>
          <w:lang w:val="en-US"/>
        </w:rPr>
        <w:t xml:space="preserve"> </w:t>
      </w:r>
      <w:r w:rsidRPr="008F0793">
        <w:rPr>
          <w:lang w:val="en-US"/>
        </w:rPr>
        <w:t>Mô tả chi tiết giao diện</w:t>
      </w:r>
      <w:r>
        <w:rPr>
          <w:lang w:val="en-US"/>
        </w:rPr>
        <w:t xml:space="preserve"> Xem sản phẩm</w:t>
      </w:r>
      <w:bookmarkEnd w:id="94"/>
    </w:p>
    <w:p w14:paraId="5B39C3C2" w14:textId="77777777" w:rsidR="00410F57" w:rsidRPr="00410F57" w:rsidRDefault="00410F57" w:rsidP="00410F57">
      <w:pPr>
        <w:rPr>
          <w:lang w:val="en-US"/>
        </w:rPr>
      </w:pPr>
    </w:p>
    <w:p w14:paraId="7BC013F6" w14:textId="2E927D1A" w:rsidR="00BC69EF" w:rsidRDefault="00BC69EF" w:rsidP="00F567E6">
      <w:pPr>
        <w:pStyle w:val="Heading4"/>
        <w:rPr>
          <w:lang w:val="en-US"/>
        </w:rPr>
      </w:pPr>
      <w:r>
        <w:rPr>
          <w:lang w:val="en-US"/>
        </w:rPr>
        <w:lastRenderedPageBreak/>
        <w:t>Giao diện Chi tiết sản phẩm</w:t>
      </w:r>
    </w:p>
    <w:p w14:paraId="25A50092" w14:textId="77777777" w:rsidR="007F63CC" w:rsidRDefault="001E3F6A" w:rsidP="007F63CC">
      <w:pPr>
        <w:keepNext/>
        <w:jc w:val="center"/>
      </w:pPr>
      <w:r w:rsidRPr="001E3F6A">
        <w:rPr>
          <w:noProof/>
          <w:lang w:val="en-US"/>
        </w:rPr>
        <w:drawing>
          <wp:inline distT="0" distB="0" distL="0" distR="0" wp14:anchorId="4434DFDC" wp14:editId="2E29CC93">
            <wp:extent cx="5731510" cy="2710180"/>
            <wp:effectExtent l="0" t="0" r="2540" b="0"/>
            <wp:docPr id="565864242" name="Picture 1" descr="A grey and white sho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64242" name="Picture 1" descr="A grey and white shoe&#10;&#10;Description automatically generated"/>
                    <pic:cNvPicPr/>
                  </pic:nvPicPr>
                  <pic:blipFill>
                    <a:blip r:embed="rId23"/>
                    <a:stretch>
                      <a:fillRect/>
                    </a:stretch>
                  </pic:blipFill>
                  <pic:spPr>
                    <a:xfrm>
                      <a:off x="0" y="0"/>
                      <a:ext cx="5731510" cy="2710180"/>
                    </a:xfrm>
                    <a:prstGeom prst="rect">
                      <a:avLst/>
                    </a:prstGeom>
                  </pic:spPr>
                </pic:pic>
              </a:graphicData>
            </a:graphic>
          </wp:inline>
        </w:drawing>
      </w:r>
    </w:p>
    <w:p w14:paraId="6FAD2F8E" w14:textId="22C5FAB7" w:rsidR="001E3F6A" w:rsidRDefault="007F63CC" w:rsidP="007F63CC">
      <w:pPr>
        <w:pStyle w:val="Caption"/>
        <w:rPr>
          <w:lang w:val="en-US"/>
        </w:rPr>
      </w:pPr>
      <w:bookmarkStart w:id="95" w:name="_Toc186641566"/>
      <w:r>
        <w:t xml:space="preserve">Hình </w:t>
      </w:r>
      <w:fldSimple w:instr=" STYLEREF 1 \s ">
        <w:r>
          <w:rPr>
            <w:noProof/>
          </w:rPr>
          <w:t>4</w:t>
        </w:r>
      </w:fldSimple>
      <w:r>
        <w:t>.</w:t>
      </w:r>
      <w:fldSimple w:instr=" SEQ Hình \* ARABIC \s 1 ">
        <w:r>
          <w:rPr>
            <w:noProof/>
          </w:rPr>
          <w:t>6</w:t>
        </w:r>
      </w:fldSimple>
      <w:r>
        <w:rPr>
          <w:lang w:val="en-US"/>
        </w:rPr>
        <w:t xml:space="preserve"> </w:t>
      </w:r>
      <w:r w:rsidRPr="009E0FEE">
        <w:rPr>
          <w:lang w:val="en-US"/>
        </w:rPr>
        <w:t>Giao diện</w:t>
      </w:r>
      <w:r>
        <w:rPr>
          <w:lang w:val="en-US"/>
        </w:rPr>
        <w:t xml:space="preserve"> Chi tiết sản phẩm</w:t>
      </w:r>
      <w:bookmarkEnd w:id="95"/>
    </w:p>
    <w:tbl>
      <w:tblPr>
        <w:tblStyle w:val="TableGrid"/>
        <w:tblW w:w="9067" w:type="dxa"/>
        <w:tblLook w:val="04A0" w:firstRow="1" w:lastRow="0" w:firstColumn="1" w:lastColumn="0" w:noHBand="0" w:noVBand="1"/>
      </w:tblPr>
      <w:tblGrid>
        <w:gridCol w:w="709"/>
        <w:gridCol w:w="2400"/>
        <w:gridCol w:w="1473"/>
        <w:gridCol w:w="4485"/>
      </w:tblGrid>
      <w:tr w:rsidR="007308DD" w:rsidRPr="0048771F" w14:paraId="24A00F42" w14:textId="77777777" w:rsidTr="0081516A">
        <w:tc>
          <w:tcPr>
            <w:tcW w:w="709" w:type="dxa"/>
            <w:shd w:val="clear" w:color="auto" w:fill="0070C0"/>
          </w:tcPr>
          <w:p w14:paraId="2E24E244" w14:textId="77777777" w:rsidR="007308DD" w:rsidRPr="0048771F" w:rsidRDefault="007308DD" w:rsidP="00793412">
            <w:pPr>
              <w:spacing w:line="360" w:lineRule="auto"/>
              <w:rPr>
                <w:b/>
                <w:bCs/>
                <w:color w:val="FFFFFF" w:themeColor="background1"/>
              </w:rPr>
            </w:pPr>
            <w:r w:rsidRPr="0048771F">
              <w:rPr>
                <w:b/>
                <w:bCs/>
                <w:color w:val="FFFFFF" w:themeColor="background1"/>
              </w:rPr>
              <w:t>STT</w:t>
            </w:r>
          </w:p>
        </w:tc>
        <w:tc>
          <w:tcPr>
            <w:tcW w:w="2400" w:type="dxa"/>
            <w:shd w:val="clear" w:color="auto" w:fill="0070C0"/>
          </w:tcPr>
          <w:p w14:paraId="58092657" w14:textId="77777777" w:rsidR="007308DD" w:rsidRPr="0048771F" w:rsidRDefault="007308DD" w:rsidP="00793412">
            <w:pPr>
              <w:spacing w:line="360" w:lineRule="auto"/>
              <w:rPr>
                <w:b/>
                <w:bCs/>
                <w:color w:val="FFFFFF" w:themeColor="background1"/>
              </w:rPr>
            </w:pPr>
            <w:r w:rsidRPr="0048771F">
              <w:rPr>
                <w:b/>
                <w:bCs/>
                <w:color w:val="FFFFFF" w:themeColor="background1"/>
              </w:rPr>
              <w:t xml:space="preserve">Tên thành phần </w:t>
            </w:r>
          </w:p>
        </w:tc>
        <w:tc>
          <w:tcPr>
            <w:tcW w:w="1473" w:type="dxa"/>
            <w:shd w:val="clear" w:color="auto" w:fill="0070C0"/>
          </w:tcPr>
          <w:p w14:paraId="7210B710" w14:textId="77777777" w:rsidR="007308DD" w:rsidRPr="0048771F" w:rsidRDefault="007308DD" w:rsidP="00793412">
            <w:pPr>
              <w:spacing w:line="360" w:lineRule="auto"/>
              <w:rPr>
                <w:b/>
                <w:bCs/>
                <w:color w:val="FFFFFF" w:themeColor="background1"/>
              </w:rPr>
            </w:pPr>
            <w:r w:rsidRPr="0048771F">
              <w:rPr>
                <w:b/>
                <w:bCs/>
                <w:color w:val="FFFFFF" w:themeColor="background1"/>
              </w:rPr>
              <w:t xml:space="preserve">Loại </w:t>
            </w:r>
          </w:p>
        </w:tc>
        <w:tc>
          <w:tcPr>
            <w:tcW w:w="4485" w:type="dxa"/>
            <w:shd w:val="clear" w:color="auto" w:fill="0070C0"/>
          </w:tcPr>
          <w:p w14:paraId="064BCA64" w14:textId="77777777" w:rsidR="007308DD" w:rsidRPr="0048771F" w:rsidRDefault="007308DD" w:rsidP="00793412">
            <w:pPr>
              <w:spacing w:line="360" w:lineRule="auto"/>
              <w:rPr>
                <w:b/>
                <w:bCs/>
                <w:color w:val="FFFFFF" w:themeColor="background1"/>
              </w:rPr>
            </w:pPr>
            <w:r w:rsidRPr="0048771F">
              <w:rPr>
                <w:b/>
                <w:bCs/>
                <w:color w:val="FFFFFF" w:themeColor="background1"/>
              </w:rPr>
              <w:t>Mô tả thành phần</w:t>
            </w:r>
          </w:p>
        </w:tc>
      </w:tr>
      <w:tr w:rsidR="007308DD" w:rsidRPr="00322CB1" w14:paraId="1D1495B7" w14:textId="77777777" w:rsidTr="0081516A">
        <w:trPr>
          <w:trHeight w:val="390"/>
        </w:trPr>
        <w:tc>
          <w:tcPr>
            <w:tcW w:w="709" w:type="dxa"/>
          </w:tcPr>
          <w:p w14:paraId="2B7621E8" w14:textId="77777777" w:rsidR="007308DD" w:rsidRDefault="007308DD" w:rsidP="00793412">
            <w:pPr>
              <w:spacing w:line="360" w:lineRule="auto"/>
              <w:jc w:val="center"/>
            </w:pPr>
            <w:r>
              <w:t>1</w:t>
            </w:r>
          </w:p>
        </w:tc>
        <w:tc>
          <w:tcPr>
            <w:tcW w:w="2400" w:type="dxa"/>
          </w:tcPr>
          <w:p w14:paraId="6DFF8D55" w14:textId="77777777" w:rsidR="007308DD" w:rsidRPr="008F39C5" w:rsidRDefault="007308DD" w:rsidP="00793412">
            <w:pPr>
              <w:spacing w:line="360" w:lineRule="auto"/>
              <w:rPr>
                <w:lang w:val="en-US"/>
              </w:rPr>
            </w:pPr>
            <w:r>
              <w:rPr>
                <w:lang w:val="en-US"/>
              </w:rPr>
              <w:t>Product_</w:t>
            </w:r>
            <w:r w:rsidRPr="008609B3">
              <w:t>Image</w:t>
            </w:r>
          </w:p>
        </w:tc>
        <w:tc>
          <w:tcPr>
            <w:tcW w:w="1473" w:type="dxa"/>
          </w:tcPr>
          <w:p w14:paraId="7FDDDDBA" w14:textId="77777777" w:rsidR="007308DD" w:rsidRDefault="007308DD" w:rsidP="00793412">
            <w:pPr>
              <w:spacing w:line="360" w:lineRule="auto"/>
            </w:pPr>
            <w:r>
              <w:rPr>
                <w:lang w:val="en-US"/>
              </w:rPr>
              <w:t>Image</w:t>
            </w:r>
          </w:p>
        </w:tc>
        <w:tc>
          <w:tcPr>
            <w:tcW w:w="4485" w:type="dxa"/>
          </w:tcPr>
          <w:p w14:paraId="7D901F7A" w14:textId="77777777" w:rsidR="007308DD" w:rsidRPr="00322CB1" w:rsidRDefault="007308DD" w:rsidP="00793412">
            <w:pPr>
              <w:spacing w:line="360" w:lineRule="auto"/>
              <w:rPr>
                <w:lang w:val="en-US"/>
              </w:rPr>
            </w:pPr>
            <w:r w:rsidRPr="00DC24F4">
              <w:t xml:space="preserve">Hình ảnh </w:t>
            </w:r>
            <w:r>
              <w:rPr>
                <w:lang w:val="en-US"/>
              </w:rPr>
              <w:t>sản phẩm</w:t>
            </w:r>
          </w:p>
        </w:tc>
      </w:tr>
      <w:tr w:rsidR="007308DD" w:rsidRPr="005F1B62" w14:paraId="37DFEAB5" w14:textId="77777777" w:rsidTr="0081516A">
        <w:tc>
          <w:tcPr>
            <w:tcW w:w="709" w:type="dxa"/>
          </w:tcPr>
          <w:p w14:paraId="39C053D7" w14:textId="77777777" w:rsidR="007308DD" w:rsidRPr="005032A7" w:rsidRDefault="007308DD" w:rsidP="00793412">
            <w:pPr>
              <w:spacing w:line="360" w:lineRule="auto"/>
              <w:jc w:val="center"/>
              <w:rPr>
                <w:lang w:val="en-US"/>
              </w:rPr>
            </w:pPr>
            <w:r>
              <w:rPr>
                <w:lang w:val="en-US"/>
              </w:rPr>
              <w:t>2</w:t>
            </w:r>
          </w:p>
        </w:tc>
        <w:tc>
          <w:tcPr>
            <w:tcW w:w="2400" w:type="dxa"/>
          </w:tcPr>
          <w:p w14:paraId="225D2816" w14:textId="50847D01" w:rsidR="007308DD" w:rsidRPr="00CA2DBD" w:rsidRDefault="00CA2DBD" w:rsidP="00793412">
            <w:pPr>
              <w:spacing w:line="360" w:lineRule="auto"/>
              <w:rPr>
                <w:lang w:val="en-US"/>
              </w:rPr>
            </w:pPr>
            <w:r>
              <w:rPr>
                <w:lang w:val="en-US"/>
              </w:rPr>
              <w:t>Product_name</w:t>
            </w:r>
          </w:p>
        </w:tc>
        <w:tc>
          <w:tcPr>
            <w:tcW w:w="1473" w:type="dxa"/>
          </w:tcPr>
          <w:p w14:paraId="6AD7AAAF" w14:textId="77777777" w:rsidR="007308DD" w:rsidRDefault="007308DD" w:rsidP="00793412">
            <w:pPr>
              <w:spacing w:line="360" w:lineRule="auto"/>
              <w:rPr>
                <w:lang w:val="en-US"/>
              </w:rPr>
            </w:pPr>
            <w:r>
              <w:rPr>
                <w:lang w:val="en-US"/>
              </w:rPr>
              <w:t>Text</w:t>
            </w:r>
          </w:p>
        </w:tc>
        <w:tc>
          <w:tcPr>
            <w:tcW w:w="4485" w:type="dxa"/>
          </w:tcPr>
          <w:p w14:paraId="6EBBDB7B" w14:textId="524C03F3" w:rsidR="007308DD" w:rsidRPr="005F1B62" w:rsidRDefault="00CA2DBD" w:rsidP="00793412">
            <w:pPr>
              <w:spacing w:line="360" w:lineRule="auto"/>
              <w:rPr>
                <w:lang w:val="en-US"/>
              </w:rPr>
            </w:pPr>
            <w:r>
              <w:rPr>
                <w:lang w:val="en-US"/>
              </w:rPr>
              <w:t>Hiển thị tên sản phẩm</w:t>
            </w:r>
          </w:p>
        </w:tc>
      </w:tr>
      <w:tr w:rsidR="00CA2DBD" w:rsidRPr="005F1B62" w14:paraId="2D3E7897" w14:textId="77777777" w:rsidTr="0081516A">
        <w:tc>
          <w:tcPr>
            <w:tcW w:w="709" w:type="dxa"/>
          </w:tcPr>
          <w:p w14:paraId="537025E7" w14:textId="3F7042E6" w:rsidR="00CA2DBD" w:rsidRDefault="00CA2DBD" w:rsidP="00793412">
            <w:pPr>
              <w:spacing w:line="360" w:lineRule="auto"/>
              <w:jc w:val="center"/>
              <w:rPr>
                <w:lang w:val="en-US"/>
              </w:rPr>
            </w:pPr>
            <w:r>
              <w:rPr>
                <w:lang w:val="en-US"/>
              </w:rPr>
              <w:t>3</w:t>
            </w:r>
          </w:p>
        </w:tc>
        <w:tc>
          <w:tcPr>
            <w:tcW w:w="2400" w:type="dxa"/>
          </w:tcPr>
          <w:p w14:paraId="106AE34A" w14:textId="4D01EB34" w:rsidR="00CA2DBD" w:rsidRDefault="00CA2DBD" w:rsidP="00793412">
            <w:pPr>
              <w:spacing w:line="360" w:lineRule="auto"/>
              <w:rPr>
                <w:lang w:val="en-US"/>
              </w:rPr>
            </w:pPr>
            <w:r>
              <w:rPr>
                <w:lang w:val="en-US"/>
              </w:rPr>
              <w:t>Product_cate</w:t>
            </w:r>
          </w:p>
        </w:tc>
        <w:tc>
          <w:tcPr>
            <w:tcW w:w="1473" w:type="dxa"/>
          </w:tcPr>
          <w:p w14:paraId="6F9E5596" w14:textId="10EF9AD7" w:rsidR="00CA2DBD" w:rsidRDefault="00CA2DBD" w:rsidP="00793412">
            <w:pPr>
              <w:spacing w:line="360" w:lineRule="auto"/>
              <w:rPr>
                <w:lang w:val="en-US"/>
              </w:rPr>
            </w:pPr>
            <w:r>
              <w:rPr>
                <w:lang w:val="en-US"/>
              </w:rPr>
              <w:t>Text</w:t>
            </w:r>
          </w:p>
        </w:tc>
        <w:tc>
          <w:tcPr>
            <w:tcW w:w="4485" w:type="dxa"/>
          </w:tcPr>
          <w:p w14:paraId="2846552D" w14:textId="406F175E" w:rsidR="00CA2DBD" w:rsidRDefault="00CA2DBD" w:rsidP="00793412">
            <w:pPr>
              <w:spacing w:line="360" w:lineRule="auto"/>
              <w:rPr>
                <w:lang w:val="en-US"/>
              </w:rPr>
            </w:pPr>
            <w:r>
              <w:rPr>
                <w:lang w:val="en-US"/>
              </w:rPr>
              <w:t>Hiện thị danh mục sản phẩm tương ứng</w:t>
            </w:r>
          </w:p>
        </w:tc>
      </w:tr>
      <w:tr w:rsidR="00CA2DBD" w:rsidRPr="005F1B62" w14:paraId="1E871653" w14:textId="77777777" w:rsidTr="0081516A">
        <w:tc>
          <w:tcPr>
            <w:tcW w:w="709" w:type="dxa"/>
          </w:tcPr>
          <w:p w14:paraId="467D17AD" w14:textId="00E037E3" w:rsidR="00CA2DBD" w:rsidRDefault="00CA2DBD" w:rsidP="00793412">
            <w:pPr>
              <w:spacing w:line="360" w:lineRule="auto"/>
              <w:jc w:val="center"/>
              <w:rPr>
                <w:lang w:val="en-US"/>
              </w:rPr>
            </w:pPr>
            <w:r>
              <w:rPr>
                <w:lang w:val="en-US"/>
              </w:rPr>
              <w:t>4</w:t>
            </w:r>
          </w:p>
        </w:tc>
        <w:tc>
          <w:tcPr>
            <w:tcW w:w="2400" w:type="dxa"/>
          </w:tcPr>
          <w:p w14:paraId="48023445" w14:textId="3F470F8D" w:rsidR="00CA2DBD" w:rsidRDefault="00793412" w:rsidP="00793412">
            <w:pPr>
              <w:spacing w:line="360" w:lineRule="auto"/>
              <w:rPr>
                <w:lang w:val="en-US"/>
              </w:rPr>
            </w:pPr>
            <w:r>
              <w:rPr>
                <w:lang w:val="en-US"/>
              </w:rPr>
              <w:t>Size</w:t>
            </w:r>
          </w:p>
        </w:tc>
        <w:tc>
          <w:tcPr>
            <w:tcW w:w="1473" w:type="dxa"/>
          </w:tcPr>
          <w:p w14:paraId="179C0E8A" w14:textId="00C1497A" w:rsidR="00CA2DBD" w:rsidRDefault="00793412" w:rsidP="00793412">
            <w:pPr>
              <w:spacing w:line="360" w:lineRule="auto"/>
              <w:rPr>
                <w:lang w:val="en-US"/>
              </w:rPr>
            </w:pPr>
            <w:r>
              <w:rPr>
                <w:lang w:val="en-US"/>
              </w:rPr>
              <w:t>Select</w:t>
            </w:r>
          </w:p>
        </w:tc>
        <w:tc>
          <w:tcPr>
            <w:tcW w:w="4485" w:type="dxa"/>
          </w:tcPr>
          <w:p w14:paraId="58E684F2" w14:textId="7284882A" w:rsidR="00CA2DBD" w:rsidRPr="00793412" w:rsidRDefault="00793412" w:rsidP="00793412">
            <w:pPr>
              <w:spacing w:line="360" w:lineRule="auto"/>
              <w:rPr>
                <w:lang w:val="en-US"/>
              </w:rPr>
            </w:pPr>
            <w:r>
              <w:rPr>
                <w:lang w:val="en-US"/>
              </w:rPr>
              <w:t>C</w:t>
            </w:r>
            <w:r w:rsidRPr="00227EE3">
              <w:t>họn</w:t>
            </w:r>
            <w:r>
              <w:rPr>
                <w:lang w:val="en-US"/>
              </w:rPr>
              <w:t xml:space="preserve"> kích cỡ</w:t>
            </w:r>
            <w:r w:rsidRPr="00227EE3">
              <w:t xml:space="preserve"> </w:t>
            </w:r>
            <w:r>
              <w:rPr>
                <w:lang w:val="en-US"/>
              </w:rPr>
              <w:t xml:space="preserve">sản phẩm </w:t>
            </w:r>
            <w:r w:rsidRPr="00227EE3">
              <w:t>(dạng dropdown) để người dùng lựa chọn</w:t>
            </w:r>
            <w:r>
              <w:rPr>
                <w:lang w:val="en-US"/>
              </w:rPr>
              <w:t>.</w:t>
            </w:r>
          </w:p>
        </w:tc>
      </w:tr>
      <w:tr w:rsidR="007308DD" w14:paraId="69D4A37A" w14:textId="77777777" w:rsidTr="0081516A">
        <w:tc>
          <w:tcPr>
            <w:tcW w:w="709" w:type="dxa"/>
          </w:tcPr>
          <w:p w14:paraId="243BE052" w14:textId="7250D044" w:rsidR="007308DD" w:rsidRPr="005032A7" w:rsidRDefault="00793412" w:rsidP="00793412">
            <w:pPr>
              <w:spacing w:line="360" w:lineRule="auto"/>
              <w:jc w:val="center"/>
              <w:rPr>
                <w:lang w:val="en-US"/>
              </w:rPr>
            </w:pPr>
            <w:r>
              <w:rPr>
                <w:lang w:val="en-US"/>
              </w:rPr>
              <w:t>5</w:t>
            </w:r>
          </w:p>
        </w:tc>
        <w:tc>
          <w:tcPr>
            <w:tcW w:w="2400" w:type="dxa"/>
          </w:tcPr>
          <w:p w14:paraId="281976F8" w14:textId="77777777" w:rsidR="007308DD" w:rsidRPr="005032A7" w:rsidRDefault="007308DD" w:rsidP="00793412">
            <w:pPr>
              <w:spacing w:line="360" w:lineRule="auto"/>
              <w:rPr>
                <w:lang w:val="en-US"/>
              </w:rPr>
            </w:pPr>
            <w:r>
              <w:rPr>
                <w:lang w:val="en-US"/>
              </w:rPr>
              <w:t>Số lượng</w:t>
            </w:r>
          </w:p>
        </w:tc>
        <w:tc>
          <w:tcPr>
            <w:tcW w:w="1473" w:type="dxa"/>
          </w:tcPr>
          <w:p w14:paraId="73F5BF03" w14:textId="1036A73F" w:rsidR="007308DD" w:rsidRDefault="007308DD" w:rsidP="00793412">
            <w:pPr>
              <w:spacing w:line="360" w:lineRule="auto"/>
              <w:rPr>
                <w:lang w:val="en-US"/>
              </w:rPr>
            </w:pPr>
            <w:r>
              <w:rPr>
                <w:lang w:val="en-US"/>
              </w:rPr>
              <w:t>Select</w:t>
            </w:r>
          </w:p>
        </w:tc>
        <w:tc>
          <w:tcPr>
            <w:tcW w:w="4485" w:type="dxa"/>
          </w:tcPr>
          <w:p w14:paraId="35ADDBC3" w14:textId="061C52EF" w:rsidR="007308DD" w:rsidRDefault="007308DD" w:rsidP="00793412">
            <w:pPr>
              <w:spacing w:line="360" w:lineRule="auto"/>
              <w:rPr>
                <w:lang w:val="en-US"/>
              </w:rPr>
            </w:pPr>
            <w:r>
              <w:rPr>
                <w:lang w:val="en-US"/>
              </w:rPr>
              <w:t>C</w:t>
            </w:r>
            <w:r w:rsidRPr="00227EE3">
              <w:t xml:space="preserve">họn số lượng </w:t>
            </w:r>
            <w:r>
              <w:rPr>
                <w:lang w:val="en-US"/>
              </w:rPr>
              <w:t xml:space="preserve">sản phẩm </w:t>
            </w:r>
            <w:r w:rsidRPr="00227EE3">
              <w:t>(dạng dropdown) để người dùng lựa chọn số lượng cần mua. </w:t>
            </w:r>
          </w:p>
        </w:tc>
      </w:tr>
      <w:tr w:rsidR="007308DD" w14:paraId="59CBB0D8" w14:textId="77777777" w:rsidTr="0081516A">
        <w:trPr>
          <w:trHeight w:val="401"/>
        </w:trPr>
        <w:tc>
          <w:tcPr>
            <w:tcW w:w="709" w:type="dxa"/>
          </w:tcPr>
          <w:p w14:paraId="1D905EC8" w14:textId="5FE54BF8" w:rsidR="007308DD" w:rsidRDefault="00793412" w:rsidP="00793412">
            <w:pPr>
              <w:spacing w:line="360" w:lineRule="auto"/>
              <w:jc w:val="center"/>
              <w:rPr>
                <w:lang w:val="en-US"/>
              </w:rPr>
            </w:pPr>
            <w:r>
              <w:rPr>
                <w:lang w:val="en-US"/>
              </w:rPr>
              <w:t>6</w:t>
            </w:r>
          </w:p>
        </w:tc>
        <w:tc>
          <w:tcPr>
            <w:tcW w:w="2400" w:type="dxa"/>
          </w:tcPr>
          <w:p w14:paraId="4690E1DE" w14:textId="77777777" w:rsidR="007308DD" w:rsidRDefault="007308DD" w:rsidP="00793412">
            <w:pPr>
              <w:spacing w:line="360" w:lineRule="auto"/>
              <w:rPr>
                <w:lang w:val="en-US"/>
              </w:rPr>
            </w:pPr>
            <w:r>
              <w:rPr>
                <w:lang w:val="en-US"/>
              </w:rPr>
              <w:t>BtnAddtoCart</w:t>
            </w:r>
          </w:p>
        </w:tc>
        <w:tc>
          <w:tcPr>
            <w:tcW w:w="1473" w:type="dxa"/>
          </w:tcPr>
          <w:p w14:paraId="3F35D8DE" w14:textId="77777777" w:rsidR="007308DD" w:rsidRDefault="007308DD" w:rsidP="00793412">
            <w:pPr>
              <w:spacing w:line="360" w:lineRule="auto"/>
              <w:rPr>
                <w:lang w:val="en-US"/>
              </w:rPr>
            </w:pPr>
            <w:r>
              <w:rPr>
                <w:lang w:val="en-US"/>
              </w:rPr>
              <w:t>Button</w:t>
            </w:r>
          </w:p>
        </w:tc>
        <w:tc>
          <w:tcPr>
            <w:tcW w:w="4485" w:type="dxa"/>
          </w:tcPr>
          <w:p w14:paraId="0FCD809D" w14:textId="77777777" w:rsidR="007308DD" w:rsidRDefault="007308DD" w:rsidP="00793412">
            <w:pPr>
              <w:spacing w:line="360" w:lineRule="auto"/>
              <w:rPr>
                <w:lang w:val="en-US"/>
              </w:rPr>
            </w:pPr>
            <w:r>
              <w:rPr>
                <w:lang w:val="en-US"/>
              </w:rPr>
              <w:t>T</w:t>
            </w:r>
            <w:r w:rsidRPr="00A15CA4">
              <w:t>hêm sản phẩm vào giỏ hàng</w:t>
            </w:r>
          </w:p>
        </w:tc>
      </w:tr>
      <w:tr w:rsidR="007308DD" w14:paraId="28721D81" w14:textId="77777777" w:rsidTr="0081516A">
        <w:tc>
          <w:tcPr>
            <w:tcW w:w="709" w:type="dxa"/>
          </w:tcPr>
          <w:p w14:paraId="764C35F1" w14:textId="73B59FA7" w:rsidR="007308DD" w:rsidRDefault="00793412" w:rsidP="00793412">
            <w:pPr>
              <w:spacing w:line="360" w:lineRule="auto"/>
              <w:jc w:val="center"/>
              <w:rPr>
                <w:lang w:val="en-US"/>
              </w:rPr>
            </w:pPr>
            <w:r>
              <w:rPr>
                <w:lang w:val="en-US"/>
              </w:rPr>
              <w:t>7</w:t>
            </w:r>
          </w:p>
        </w:tc>
        <w:tc>
          <w:tcPr>
            <w:tcW w:w="2400" w:type="dxa"/>
          </w:tcPr>
          <w:p w14:paraId="64BE58D5" w14:textId="77777777" w:rsidR="007308DD" w:rsidRDefault="007308DD" w:rsidP="00793412">
            <w:pPr>
              <w:spacing w:line="360" w:lineRule="auto"/>
              <w:rPr>
                <w:lang w:val="en-US"/>
              </w:rPr>
            </w:pPr>
            <w:r>
              <w:rPr>
                <w:lang w:val="en-US"/>
              </w:rPr>
              <w:t>Description</w:t>
            </w:r>
          </w:p>
        </w:tc>
        <w:tc>
          <w:tcPr>
            <w:tcW w:w="1473" w:type="dxa"/>
          </w:tcPr>
          <w:p w14:paraId="7562CE00" w14:textId="77777777" w:rsidR="007308DD" w:rsidRDefault="007308DD" w:rsidP="00793412">
            <w:pPr>
              <w:spacing w:line="360" w:lineRule="auto"/>
              <w:rPr>
                <w:lang w:val="en-US"/>
              </w:rPr>
            </w:pPr>
            <w:r>
              <w:rPr>
                <w:lang w:val="en-US"/>
              </w:rPr>
              <w:t>Text</w:t>
            </w:r>
          </w:p>
        </w:tc>
        <w:tc>
          <w:tcPr>
            <w:tcW w:w="4485" w:type="dxa"/>
          </w:tcPr>
          <w:p w14:paraId="6A85C20B" w14:textId="77777777" w:rsidR="007308DD" w:rsidRDefault="007308DD" w:rsidP="007F63CC">
            <w:pPr>
              <w:keepNext/>
              <w:spacing w:line="360" w:lineRule="auto"/>
              <w:rPr>
                <w:lang w:val="en-US"/>
              </w:rPr>
            </w:pPr>
            <w:r>
              <w:rPr>
                <w:lang w:val="en-US"/>
              </w:rPr>
              <w:t>M</w:t>
            </w:r>
            <w:r w:rsidRPr="00DB7E5A">
              <w:rPr>
                <w:lang w:val="en-US"/>
              </w:rPr>
              <w:t>ô tả nội dung sách chi tiết, nằm dưới thông tin cơ bản của sản phẩm. Đoạn này có thể bao gồm thông tin về nội dung, chủ đề, hoặc các chi tiết thu hút người mua.</w:t>
            </w:r>
          </w:p>
        </w:tc>
      </w:tr>
    </w:tbl>
    <w:p w14:paraId="30141F6A" w14:textId="4F57F1E3" w:rsidR="001A3F6E" w:rsidRPr="001E3F6A" w:rsidRDefault="007F63CC" w:rsidP="007F63CC">
      <w:pPr>
        <w:pStyle w:val="Caption"/>
        <w:rPr>
          <w:lang w:val="en-US"/>
        </w:rPr>
      </w:pPr>
      <w:bookmarkStart w:id="96" w:name="_Toc186641545"/>
      <w:r>
        <w:t xml:space="preserve">Bảng </w:t>
      </w:r>
      <w:fldSimple w:instr=" STYLEREF 1 \s ">
        <w:r>
          <w:rPr>
            <w:noProof/>
          </w:rPr>
          <w:t>4</w:t>
        </w:r>
      </w:fldSimple>
      <w:r>
        <w:t>.</w:t>
      </w:r>
      <w:fldSimple w:instr=" SEQ Bảng \* ARABIC \s 1 ">
        <w:r>
          <w:rPr>
            <w:noProof/>
          </w:rPr>
          <w:t>6</w:t>
        </w:r>
      </w:fldSimple>
      <w:r>
        <w:rPr>
          <w:lang w:val="en-US"/>
        </w:rPr>
        <w:t xml:space="preserve"> </w:t>
      </w:r>
      <w:r w:rsidRPr="00757DFD">
        <w:rPr>
          <w:lang w:val="en-US"/>
        </w:rPr>
        <w:t>Mô tả chi tiết giao diện</w:t>
      </w:r>
      <w:r>
        <w:rPr>
          <w:lang w:val="en-US"/>
        </w:rPr>
        <w:t xml:space="preserve"> Chi tiết sản phẩm</w:t>
      </w:r>
      <w:bookmarkEnd w:id="96"/>
    </w:p>
    <w:p w14:paraId="62819BFB" w14:textId="5DF3440E" w:rsidR="00BC69EF" w:rsidRDefault="00BC69EF" w:rsidP="00F567E6">
      <w:pPr>
        <w:pStyle w:val="Heading4"/>
        <w:rPr>
          <w:lang w:val="en-US"/>
        </w:rPr>
      </w:pPr>
      <w:r>
        <w:rPr>
          <w:lang w:val="en-US"/>
        </w:rPr>
        <w:lastRenderedPageBreak/>
        <w:t>Giao diện Giỏ hàng</w:t>
      </w:r>
    </w:p>
    <w:p w14:paraId="0FB15AD6" w14:textId="77777777" w:rsidR="007F63CC" w:rsidRDefault="00C47E02" w:rsidP="007F63CC">
      <w:pPr>
        <w:keepNext/>
        <w:jc w:val="center"/>
      </w:pPr>
      <w:r w:rsidRPr="00C47E02">
        <w:rPr>
          <w:noProof/>
          <w:lang w:val="en-US"/>
        </w:rPr>
        <w:drawing>
          <wp:inline distT="0" distB="0" distL="0" distR="0" wp14:anchorId="060348F3" wp14:editId="26FACF05">
            <wp:extent cx="5731510" cy="2094865"/>
            <wp:effectExtent l="0" t="0" r="2540" b="635"/>
            <wp:docPr id="17339338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933843" name="Picture 1" descr="A screenshot of a computer&#10;&#10;Description automatically generated"/>
                    <pic:cNvPicPr/>
                  </pic:nvPicPr>
                  <pic:blipFill>
                    <a:blip r:embed="rId24"/>
                    <a:stretch>
                      <a:fillRect/>
                    </a:stretch>
                  </pic:blipFill>
                  <pic:spPr>
                    <a:xfrm>
                      <a:off x="0" y="0"/>
                      <a:ext cx="5731510" cy="2094865"/>
                    </a:xfrm>
                    <a:prstGeom prst="rect">
                      <a:avLst/>
                    </a:prstGeom>
                  </pic:spPr>
                </pic:pic>
              </a:graphicData>
            </a:graphic>
          </wp:inline>
        </w:drawing>
      </w:r>
    </w:p>
    <w:p w14:paraId="6F114DAC" w14:textId="6177D237" w:rsidR="001E3F6A" w:rsidRDefault="007F63CC" w:rsidP="007F63CC">
      <w:pPr>
        <w:pStyle w:val="Caption"/>
        <w:rPr>
          <w:lang w:val="en-US"/>
        </w:rPr>
      </w:pPr>
      <w:bookmarkStart w:id="97" w:name="_Toc186641567"/>
      <w:r>
        <w:t xml:space="preserve">Hình </w:t>
      </w:r>
      <w:fldSimple w:instr=" STYLEREF 1 \s ">
        <w:r>
          <w:rPr>
            <w:noProof/>
          </w:rPr>
          <w:t>4</w:t>
        </w:r>
      </w:fldSimple>
      <w:r>
        <w:t>.</w:t>
      </w:r>
      <w:fldSimple w:instr=" SEQ Hình \* ARABIC \s 1 ">
        <w:r>
          <w:rPr>
            <w:noProof/>
          </w:rPr>
          <w:t>7</w:t>
        </w:r>
      </w:fldSimple>
      <w:r>
        <w:rPr>
          <w:lang w:val="en-US"/>
        </w:rPr>
        <w:t xml:space="preserve"> </w:t>
      </w:r>
      <w:r w:rsidRPr="00BF18A0">
        <w:rPr>
          <w:lang w:val="en-US"/>
        </w:rPr>
        <w:t>Giao diện</w:t>
      </w:r>
      <w:r>
        <w:rPr>
          <w:lang w:val="en-US"/>
        </w:rPr>
        <w:t xml:space="preserve"> giỏ hàng</w:t>
      </w:r>
      <w:bookmarkEnd w:id="97"/>
    </w:p>
    <w:tbl>
      <w:tblPr>
        <w:tblStyle w:val="TableGrid"/>
        <w:tblW w:w="0" w:type="auto"/>
        <w:tblLook w:val="04A0" w:firstRow="1" w:lastRow="0" w:firstColumn="1" w:lastColumn="0" w:noHBand="0" w:noVBand="1"/>
      </w:tblPr>
      <w:tblGrid>
        <w:gridCol w:w="846"/>
        <w:gridCol w:w="2268"/>
        <w:gridCol w:w="1417"/>
        <w:gridCol w:w="4246"/>
      </w:tblGrid>
      <w:tr w:rsidR="00E15E33" w:rsidRPr="0048771F" w14:paraId="19E3BA6A" w14:textId="77777777" w:rsidTr="0081516A">
        <w:trPr>
          <w:trHeight w:val="333"/>
        </w:trPr>
        <w:tc>
          <w:tcPr>
            <w:tcW w:w="846" w:type="dxa"/>
            <w:shd w:val="clear" w:color="auto" w:fill="0070C0"/>
          </w:tcPr>
          <w:p w14:paraId="3F7FCC23" w14:textId="77777777" w:rsidR="00E15E33" w:rsidRPr="0048771F" w:rsidRDefault="00E15E33" w:rsidP="0081516A">
            <w:pPr>
              <w:spacing w:line="360" w:lineRule="auto"/>
              <w:rPr>
                <w:b/>
                <w:bCs/>
                <w:color w:val="FFFFFF" w:themeColor="background1"/>
              </w:rPr>
            </w:pPr>
            <w:r w:rsidRPr="0048771F">
              <w:rPr>
                <w:b/>
                <w:bCs/>
                <w:color w:val="FFFFFF" w:themeColor="background1"/>
              </w:rPr>
              <w:t>STT</w:t>
            </w:r>
          </w:p>
        </w:tc>
        <w:tc>
          <w:tcPr>
            <w:tcW w:w="2268" w:type="dxa"/>
            <w:shd w:val="clear" w:color="auto" w:fill="0070C0"/>
          </w:tcPr>
          <w:p w14:paraId="24C71FE0" w14:textId="77777777" w:rsidR="00E15E33" w:rsidRPr="0048771F" w:rsidRDefault="00E15E33" w:rsidP="0081516A">
            <w:pPr>
              <w:spacing w:line="360" w:lineRule="auto"/>
              <w:rPr>
                <w:b/>
                <w:bCs/>
                <w:color w:val="FFFFFF" w:themeColor="background1"/>
              </w:rPr>
            </w:pPr>
            <w:r w:rsidRPr="0048771F">
              <w:rPr>
                <w:b/>
                <w:bCs/>
                <w:color w:val="FFFFFF" w:themeColor="background1"/>
              </w:rPr>
              <w:t xml:space="preserve">Tên thành phần </w:t>
            </w:r>
          </w:p>
        </w:tc>
        <w:tc>
          <w:tcPr>
            <w:tcW w:w="1417" w:type="dxa"/>
            <w:shd w:val="clear" w:color="auto" w:fill="0070C0"/>
          </w:tcPr>
          <w:p w14:paraId="061EA0F5" w14:textId="77777777" w:rsidR="00E15E33" w:rsidRPr="0048771F" w:rsidRDefault="00E15E33" w:rsidP="0081516A">
            <w:pPr>
              <w:spacing w:line="360" w:lineRule="auto"/>
              <w:rPr>
                <w:b/>
                <w:bCs/>
                <w:color w:val="FFFFFF" w:themeColor="background1"/>
              </w:rPr>
            </w:pPr>
            <w:r w:rsidRPr="0048771F">
              <w:rPr>
                <w:b/>
                <w:bCs/>
                <w:color w:val="FFFFFF" w:themeColor="background1"/>
              </w:rPr>
              <w:t xml:space="preserve">Loại </w:t>
            </w:r>
          </w:p>
        </w:tc>
        <w:tc>
          <w:tcPr>
            <w:tcW w:w="4246" w:type="dxa"/>
            <w:shd w:val="clear" w:color="auto" w:fill="0070C0"/>
          </w:tcPr>
          <w:p w14:paraId="60117C8B" w14:textId="77777777" w:rsidR="00E15E33" w:rsidRPr="0048771F" w:rsidRDefault="00E15E33" w:rsidP="0081516A">
            <w:pPr>
              <w:spacing w:line="360" w:lineRule="auto"/>
              <w:rPr>
                <w:b/>
                <w:bCs/>
                <w:color w:val="FFFFFF" w:themeColor="background1"/>
              </w:rPr>
            </w:pPr>
            <w:r w:rsidRPr="0048771F">
              <w:rPr>
                <w:b/>
                <w:bCs/>
                <w:color w:val="FFFFFF" w:themeColor="background1"/>
              </w:rPr>
              <w:t>Mô tả thành phần</w:t>
            </w:r>
          </w:p>
        </w:tc>
      </w:tr>
      <w:tr w:rsidR="00E15E33" w14:paraId="56E3C166" w14:textId="77777777" w:rsidTr="0081516A">
        <w:tc>
          <w:tcPr>
            <w:tcW w:w="846" w:type="dxa"/>
          </w:tcPr>
          <w:p w14:paraId="507326C9" w14:textId="77777777" w:rsidR="00E15E33" w:rsidRDefault="00E15E33" w:rsidP="0081516A">
            <w:pPr>
              <w:spacing w:line="360" w:lineRule="auto"/>
              <w:jc w:val="center"/>
            </w:pPr>
            <w:r>
              <w:t>1</w:t>
            </w:r>
          </w:p>
        </w:tc>
        <w:tc>
          <w:tcPr>
            <w:tcW w:w="2268" w:type="dxa"/>
          </w:tcPr>
          <w:p w14:paraId="6CA3C249" w14:textId="77777777" w:rsidR="00E15E33" w:rsidRDefault="00E15E33" w:rsidP="0081516A">
            <w:pPr>
              <w:spacing w:line="360" w:lineRule="auto"/>
            </w:pPr>
            <w:r>
              <w:t xml:space="preserve">Sản phẩm </w:t>
            </w:r>
          </w:p>
        </w:tc>
        <w:tc>
          <w:tcPr>
            <w:tcW w:w="1417" w:type="dxa"/>
          </w:tcPr>
          <w:p w14:paraId="61615F7B" w14:textId="77777777" w:rsidR="00E15E33" w:rsidRDefault="00E15E33" w:rsidP="0081516A">
            <w:pPr>
              <w:spacing w:line="360" w:lineRule="auto"/>
            </w:pPr>
            <w:r>
              <w:t>Card</w:t>
            </w:r>
          </w:p>
        </w:tc>
        <w:tc>
          <w:tcPr>
            <w:tcW w:w="4246" w:type="dxa"/>
          </w:tcPr>
          <w:p w14:paraId="6F98E05A" w14:textId="77777777" w:rsidR="00E15E33" w:rsidRDefault="00E15E33" w:rsidP="0081516A">
            <w:pPr>
              <w:spacing w:line="360" w:lineRule="auto"/>
            </w:pPr>
            <w:r>
              <w:t>Sản phẩm trong giỏ hàng</w:t>
            </w:r>
          </w:p>
        </w:tc>
      </w:tr>
      <w:tr w:rsidR="00E15E33" w14:paraId="40D226EC" w14:textId="77777777" w:rsidTr="0081516A">
        <w:tc>
          <w:tcPr>
            <w:tcW w:w="846" w:type="dxa"/>
          </w:tcPr>
          <w:p w14:paraId="7A7F44B0" w14:textId="77777777" w:rsidR="00E15E33" w:rsidRDefault="00E15E33" w:rsidP="0081516A">
            <w:pPr>
              <w:spacing w:line="360" w:lineRule="auto"/>
              <w:jc w:val="center"/>
            </w:pPr>
            <w:r>
              <w:t>2</w:t>
            </w:r>
          </w:p>
        </w:tc>
        <w:tc>
          <w:tcPr>
            <w:tcW w:w="2268" w:type="dxa"/>
          </w:tcPr>
          <w:p w14:paraId="7F7AFD95" w14:textId="77777777" w:rsidR="00E15E33" w:rsidRDefault="00E15E33" w:rsidP="0081516A">
            <w:pPr>
              <w:spacing w:line="360" w:lineRule="auto"/>
            </w:pPr>
            <w:r>
              <w:t>Loại bỏ</w:t>
            </w:r>
          </w:p>
        </w:tc>
        <w:tc>
          <w:tcPr>
            <w:tcW w:w="1417" w:type="dxa"/>
          </w:tcPr>
          <w:p w14:paraId="2C5F41D4" w14:textId="77777777" w:rsidR="00E15E33" w:rsidRDefault="00E15E33" w:rsidP="0081516A">
            <w:pPr>
              <w:spacing w:line="360" w:lineRule="auto"/>
            </w:pPr>
            <w:r>
              <w:t>Button</w:t>
            </w:r>
          </w:p>
        </w:tc>
        <w:tc>
          <w:tcPr>
            <w:tcW w:w="4246" w:type="dxa"/>
          </w:tcPr>
          <w:p w14:paraId="5D6D2FDD" w14:textId="77777777" w:rsidR="00E15E33" w:rsidRDefault="00E15E33" w:rsidP="0081516A">
            <w:pPr>
              <w:spacing w:line="360" w:lineRule="auto"/>
            </w:pPr>
            <w:r>
              <w:t>Loại bỏ sản phẩm ra khỏi giỏ hàng</w:t>
            </w:r>
          </w:p>
        </w:tc>
      </w:tr>
      <w:tr w:rsidR="00E15E33" w14:paraId="3BEEB7EB" w14:textId="77777777" w:rsidTr="0081516A">
        <w:tc>
          <w:tcPr>
            <w:tcW w:w="846" w:type="dxa"/>
          </w:tcPr>
          <w:p w14:paraId="592C0C51" w14:textId="77777777" w:rsidR="00E15E33" w:rsidRDefault="00E15E33" w:rsidP="0081516A">
            <w:pPr>
              <w:spacing w:line="360" w:lineRule="auto"/>
              <w:jc w:val="center"/>
            </w:pPr>
            <w:r>
              <w:t>3</w:t>
            </w:r>
          </w:p>
        </w:tc>
        <w:tc>
          <w:tcPr>
            <w:tcW w:w="2268" w:type="dxa"/>
          </w:tcPr>
          <w:p w14:paraId="09E15E70" w14:textId="77777777" w:rsidR="00E15E33" w:rsidRDefault="00E15E33" w:rsidP="0081516A">
            <w:pPr>
              <w:spacing w:line="360" w:lineRule="auto"/>
            </w:pPr>
            <w:r>
              <w:t xml:space="preserve">Thanh toán </w:t>
            </w:r>
          </w:p>
        </w:tc>
        <w:tc>
          <w:tcPr>
            <w:tcW w:w="1417" w:type="dxa"/>
          </w:tcPr>
          <w:p w14:paraId="25F0AE74" w14:textId="77777777" w:rsidR="00E15E33" w:rsidRDefault="00E15E33" w:rsidP="0081516A">
            <w:pPr>
              <w:spacing w:line="360" w:lineRule="auto"/>
            </w:pPr>
            <w:r>
              <w:t xml:space="preserve">Button </w:t>
            </w:r>
          </w:p>
        </w:tc>
        <w:tc>
          <w:tcPr>
            <w:tcW w:w="4246" w:type="dxa"/>
          </w:tcPr>
          <w:p w14:paraId="1D6161B9" w14:textId="77777777" w:rsidR="00E15E33" w:rsidRDefault="00E15E33" w:rsidP="007F63CC">
            <w:pPr>
              <w:keepNext/>
              <w:spacing w:line="360" w:lineRule="auto"/>
            </w:pPr>
            <w:r>
              <w:t>Thực hiện thanh toán với những sản phẩm đã chọn</w:t>
            </w:r>
          </w:p>
        </w:tc>
      </w:tr>
    </w:tbl>
    <w:p w14:paraId="2E12FF6F" w14:textId="533856E6" w:rsidR="00793412" w:rsidRPr="001E3F6A" w:rsidRDefault="007F63CC" w:rsidP="007F63CC">
      <w:pPr>
        <w:pStyle w:val="Caption"/>
        <w:rPr>
          <w:lang w:val="en-US"/>
        </w:rPr>
      </w:pPr>
      <w:bookmarkStart w:id="98" w:name="_Toc186641546"/>
      <w:r>
        <w:t xml:space="preserve">Bảng </w:t>
      </w:r>
      <w:fldSimple w:instr=" STYLEREF 1 \s ">
        <w:r>
          <w:rPr>
            <w:noProof/>
          </w:rPr>
          <w:t>4</w:t>
        </w:r>
      </w:fldSimple>
      <w:r>
        <w:t>.</w:t>
      </w:r>
      <w:fldSimple w:instr=" SEQ Bảng \* ARABIC \s 1 ">
        <w:r>
          <w:rPr>
            <w:noProof/>
          </w:rPr>
          <w:t>7</w:t>
        </w:r>
      </w:fldSimple>
      <w:r>
        <w:rPr>
          <w:lang w:val="en-US"/>
        </w:rPr>
        <w:t xml:space="preserve"> </w:t>
      </w:r>
      <w:r w:rsidRPr="0057198F">
        <w:rPr>
          <w:lang w:val="en-US"/>
        </w:rPr>
        <w:t>Mô tả chi tiết giao diện</w:t>
      </w:r>
      <w:r>
        <w:rPr>
          <w:lang w:val="en-US"/>
        </w:rPr>
        <w:t xml:space="preserve"> Giỏ hàng</w:t>
      </w:r>
      <w:bookmarkEnd w:id="98"/>
    </w:p>
    <w:p w14:paraId="42CCAC1A" w14:textId="43D2C175" w:rsidR="00BC69EF" w:rsidRDefault="00BC69EF" w:rsidP="00F567E6">
      <w:pPr>
        <w:pStyle w:val="Heading4"/>
        <w:rPr>
          <w:lang w:val="en-US"/>
        </w:rPr>
      </w:pPr>
      <w:r>
        <w:rPr>
          <w:lang w:val="en-US"/>
        </w:rPr>
        <w:t>Giao diện Thanh toán</w:t>
      </w:r>
    </w:p>
    <w:p w14:paraId="4A64FBDB" w14:textId="77777777" w:rsidR="007F63CC" w:rsidRDefault="00F80ED4" w:rsidP="007F63CC">
      <w:pPr>
        <w:keepNext/>
        <w:jc w:val="center"/>
      </w:pPr>
      <w:r w:rsidRPr="00F80ED4">
        <w:rPr>
          <w:noProof/>
          <w:lang w:val="en-US"/>
        </w:rPr>
        <w:drawing>
          <wp:inline distT="0" distB="0" distL="0" distR="0" wp14:anchorId="235233EC" wp14:editId="2363156E">
            <wp:extent cx="5731510" cy="2576195"/>
            <wp:effectExtent l="0" t="0" r="2540" b="0"/>
            <wp:docPr id="1375956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956385" name="Picture 1" descr="A screenshot of a computer&#10;&#10;Description automatically generated"/>
                    <pic:cNvPicPr/>
                  </pic:nvPicPr>
                  <pic:blipFill>
                    <a:blip r:embed="rId25"/>
                    <a:stretch>
                      <a:fillRect/>
                    </a:stretch>
                  </pic:blipFill>
                  <pic:spPr>
                    <a:xfrm>
                      <a:off x="0" y="0"/>
                      <a:ext cx="5731510" cy="2576195"/>
                    </a:xfrm>
                    <a:prstGeom prst="rect">
                      <a:avLst/>
                    </a:prstGeom>
                  </pic:spPr>
                </pic:pic>
              </a:graphicData>
            </a:graphic>
          </wp:inline>
        </w:drawing>
      </w:r>
    </w:p>
    <w:p w14:paraId="25EEAFDC" w14:textId="2393E2FB" w:rsidR="00C47E02" w:rsidRDefault="007F63CC" w:rsidP="007F63CC">
      <w:pPr>
        <w:pStyle w:val="Caption"/>
        <w:rPr>
          <w:lang w:val="en-US"/>
        </w:rPr>
      </w:pPr>
      <w:bookmarkStart w:id="99" w:name="_Toc186641568"/>
      <w:r>
        <w:t xml:space="preserve">Hình </w:t>
      </w:r>
      <w:fldSimple w:instr=" STYLEREF 1 \s ">
        <w:r>
          <w:rPr>
            <w:noProof/>
          </w:rPr>
          <w:t>4</w:t>
        </w:r>
      </w:fldSimple>
      <w:r>
        <w:t>.</w:t>
      </w:r>
      <w:fldSimple w:instr=" SEQ Hình \* ARABIC \s 1 ">
        <w:r>
          <w:rPr>
            <w:noProof/>
          </w:rPr>
          <w:t>8</w:t>
        </w:r>
      </w:fldSimple>
      <w:r>
        <w:rPr>
          <w:lang w:val="en-US"/>
        </w:rPr>
        <w:t xml:space="preserve"> </w:t>
      </w:r>
      <w:r w:rsidRPr="00F3788B">
        <w:rPr>
          <w:lang w:val="en-US"/>
        </w:rPr>
        <w:t>Giao diện</w:t>
      </w:r>
      <w:r>
        <w:rPr>
          <w:lang w:val="en-US"/>
        </w:rPr>
        <w:t xml:space="preserve"> thanh toán</w:t>
      </w:r>
      <w:bookmarkEnd w:id="99"/>
    </w:p>
    <w:tbl>
      <w:tblPr>
        <w:tblStyle w:val="TableGrid"/>
        <w:tblW w:w="0" w:type="auto"/>
        <w:tblLook w:val="04A0" w:firstRow="1" w:lastRow="0" w:firstColumn="1" w:lastColumn="0" w:noHBand="0" w:noVBand="1"/>
      </w:tblPr>
      <w:tblGrid>
        <w:gridCol w:w="846"/>
        <w:gridCol w:w="2268"/>
        <w:gridCol w:w="1417"/>
        <w:gridCol w:w="4246"/>
      </w:tblGrid>
      <w:tr w:rsidR="009726E2" w:rsidRPr="0048771F" w14:paraId="2726C6D3" w14:textId="77777777" w:rsidTr="0081516A">
        <w:tc>
          <w:tcPr>
            <w:tcW w:w="846" w:type="dxa"/>
            <w:shd w:val="clear" w:color="auto" w:fill="0070C0"/>
          </w:tcPr>
          <w:p w14:paraId="61217E9C" w14:textId="77777777" w:rsidR="009726E2" w:rsidRPr="0048771F" w:rsidRDefault="009726E2" w:rsidP="0081516A">
            <w:pPr>
              <w:spacing w:line="360" w:lineRule="auto"/>
              <w:rPr>
                <w:b/>
                <w:bCs/>
                <w:color w:val="FFFFFF" w:themeColor="background1"/>
              </w:rPr>
            </w:pPr>
            <w:r w:rsidRPr="0048771F">
              <w:rPr>
                <w:b/>
                <w:bCs/>
                <w:color w:val="FFFFFF" w:themeColor="background1"/>
              </w:rPr>
              <w:t>STT</w:t>
            </w:r>
          </w:p>
        </w:tc>
        <w:tc>
          <w:tcPr>
            <w:tcW w:w="2268" w:type="dxa"/>
            <w:shd w:val="clear" w:color="auto" w:fill="0070C0"/>
          </w:tcPr>
          <w:p w14:paraId="5D03127E" w14:textId="77777777" w:rsidR="009726E2" w:rsidRPr="0048771F" w:rsidRDefault="009726E2" w:rsidP="0081516A">
            <w:pPr>
              <w:spacing w:line="360" w:lineRule="auto"/>
              <w:rPr>
                <w:b/>
                <w:bCs/>
                <w:color w:val="FFFFFF" w:themeColor="background1"/>
              </w:rPr>
            </w:pPr>
            <w:r w:rsidRPr="0048771F">
              <w:rPr>
                <w:b/>
                <w:bCs/>
                <w:color w:val="FFFFFF" w:themeColor="background1"/>
              </w:rPr>
              <w:t xml:space="preserve">Tên thành phần </w:t>
            </w:r>
          </w:p>
        </w:tc>
        <w:tc>
          <w:tcPr>
            <w:tcW w:w="1417" w:type="dxa"/>
            <w:shd w:val="clear" w:color="auto" w:fill="0070C0"/>
          </w:tcPr>
          <w:p w14:paraId="59E95439" w14:textId="77777777" w:rsidR="009726E2" w:rsidRPr="0048771F" w:rsidRDefault="009726E2" w:rsidP="0081516A">
            <w:pPr>
              <w:spacing w:line="360" w:lineRule="auto"/>
              <w:rPr>
                <w:b/>
                <w:bCs/>
                <w:color w:val="FFFFFF" w:themeColor="background1"/>
              </w:rPr>
            </w:pPr>
            <w:r w:rsidRPr="0048771F">
              <w:rPr>
                <w:b/>
                <w:bCs/>
                <w:color w:val="FFFFFF" w:themeColor="background1"/>
              </w:rPr>
              <w:t xml:space="preserve">Loại </w:t>
            </w:r>
          </w:p>
        </w:tc>
        <w:tc>
          <w:tcPr>
            <w:tcW w:w="4246" w:type="dxa"/>
            <w:shd w:val="clear" w:color="auto" w:fill="0070C0"/>
          </w:tcPr>
          <w:p w14:paraId="6750F07D" w14:textId="77777777" w:rsidR="009726E2" w:rsidRPr="0048771F" w:rsidRDefault="009726E2" w:rsidP="0081516A">
            <w:pPr>
              <w:spacing w:line="360" w:lineRule="auto"/>
              <w:rPr>
                <w:b/>
                <w:bCs/>
                <w:color w:val="FFFFFF" w:themeColor="background1"/>
              </w:rPr>
            </w:pPr>
            <w:r w:rsidRPr="0048771F">
              <w:rPr>
                <w:b/>
                <w:bCs/>
                <w:color w:val="FFFFFF" w:themeColor="background1"/>
              </w:rPr>
              <w:t>Mô tả thành phần</w:t>
            </w:r>
          </w:p>
        </w:tc>
      </w:tr>
      <w:tr w:rsidR="009726E2" w:rsidRPr="00F76C24" w14:paraId="56FF0E4A" w14:textId="77777777" w:rsidTr="0081516A">
        <w:tc>
          <w:tcPr>
            <w:tcW w:w="846" w:type="dxa"/>
          </w:tcPr>
          <w:p w14:paraId="15A65735" w14:textId="77777777" w:rsidR="009726E2" w:rsidRDefault="009726E2" w:rsidP="0081516A">
            <w:pPr>
              <w:spacing w:line="360" w:lineRule="auto"/>
              <w:jc w:val="center"/>
            </w:pPr>
            <w:r>
              <w:t>1</w:t>
            </w:r>
          </w:p>
        </w:tc>
        <w:tc>
          <w:tcPr>
            <w:tcW w:w="2268" w:type="dxa"/>
          </w:tcPr>
          <w:p w14:paraId="296C5BD4" w14:textId="77777777" w:rsidR="009726E2" w:rsidRDefault="009726E2" w:rsidP="0081516A">
            <w:pPr>
              <w:spacing w:line="360" w:lineRule="auto"/>
            </w:pPr>
            <w:r>
              <w:t xml:space="preserve">txtEmail </w:t>
            </w:r>
          </w:p>
        </w:tc>
        <w:tc>
          <w:tcPr>
            <w:tcW w:w="1417" w:type="dxa"/>
          </w:tcPr>
          <w:p w14:paraId="3D0BAA1C" w14:textId="77777777" w:rsidR="009726E2" w:rsidRPr="00F76C24" w:rsidRDefault="009726E2" w:rsidP="0081516A">
            <w:pPr>
              <w:spacing w:line="360" w:lineRule="auto"/>
            </w:pPr>
            <w:r>
              <w:t>Textbox</w:t>
            </w:r>
          </w:p>
        </w:tc>
        <w:tc>
          <w:tcPr>
            <w:tcW w:w="4246" w:type="dxa"/>
          </w:tcPr>
          <w:p w14:paraId="0389C2B3" w14:textId="77777777" w:rsidR="009726E2" w:rsidRPr="00F76C24" w:rsidRDefault="009726E2" w:rsidP="0081516A">
            <w:pPr>
              <w:spacing w:line="360" w:lineRule="auto"/>
            </w:pPr>
            <w:r>
              <w:t>Email của người nhận hàng</w:t>
            </w:r>
          </w:p>
        </w:tc>
      </w:tr>
      <w:tr w:rsidR="009726E2" w:rsidRPr="00F76C24" w14:paraId="4DFC3F37" w14:textId="77777777" w:rsidTr="0081516A">
        <w:tc>
          <w:tcPr>
            <w:tcW w:w="846" w:type="dxa"/>
          </w:tcPr>
          <w:p w14:paraId="11D40EBE" w14:textId="77777777" w:rsidR="009726E2" w:rsidRDefault="009726E2" w:rsidP="0081516A">
            <w:pPr>
              <w:spacing w:line="360" w:lineRule="auto"/>
              <w:jc w:val="center"/>
            </w:pPr>
            <w:r>
              <w:lastRenderedPageBreak/>
              <w:t>2</w:t>
            </w:r>
          </w:p>
        </w:tc>
        <w:tc>
          <w:tcPr>
            <w:tcW w:w="2268" w:type="dxa"/>
          </w:tcPr>
          <w:p w14:paraId="0F464B0B" w14:textId="77777777" w:rsidR="009726E2" w:rsidRPr="007F3A5B" w:rsidRDefault="009726E2" w:rsidP="0081516A">
            <w:pPr>
              <w:spacing w:line="360" w:lineRule="auto"/>
            </w:pPr>
            <w:r>
              <w:t>txtHoten</w:t>
            </w:r>
          </w:p>
        </w:tc>
        <w:tc>
          <w:tcPr>
            <w:tcW w:w="1417" w:type="dxa"/>
          </w:tcPr>
          <w:p w14:paraId="16B9AB6E" w14:textId="77777777" w:rsidR="009726E2" w:rsidRDefault="009726E2" w:rsidP="0081516A">
            <w:pPr>
              <w:spacing w:line="360" w:lineRule="auto"/>
            </w:pPr>
            <w:r>
              <w:t>Textbox</w:t>
            </w:r>
          </w:p>
        </w:tc>
        <w:tc>
          <w:tcPr>
            <w:tcW w:w="4246" w:type="dxa"/>
          </w:tcPr>
          <w:p w14:paraId="6BF26AE8" w14:textId="77777777" w:rsidR="009726E2" w:rsidRPr="00F76C24" w:rsidRDefault="009726E2" w:rsidP="0081516A">
            <w:pPr>
              <w:spacing w:line="360" w:lineRule="auto"/>
            </w:pPr>
            <w:r>
              <w:t>Họ và tên của người nhận hàng</w:t>
            </w:r>
          </w:p>
        </w:tc>
      </w:tr>
      <w:tr w:rsidR="009726E2" w:rsidRPr="00F76C24" w14:paraId="56769A9D" w14:textId="77777777" w:rsidTr="0081516A">
        <w:tc>
          <w:tcPr>
            <w:tcW w:w="846" w:type="dxa"/>
          </w:tcPr>
          <w:p w14:paraId="61120169" w14:textId="77777777" w:rsidR="009726E2" w:rsidRDefault="009726E2" w:rsidP="0081516A">
            <w:pPr>
              <w:spacing w:line="360" w:lineRule="auto"/>
              <w:jc w:val="center"/>
            </w:pPr>
            <w:r>
              <w:t>3</w:t>
            </w:r>
          </w:p>
        </w:tc>
        <w:tc>
          <w:tcPr>
            <w:tcW w:w="2268" w:type="dxa"/>
          </w:tcPr>
          <w:p w14:paraId="0ACD1095" w14:textId="77777777" w:rsidR="009726E2" w:rsidRDefault="009726E2" w:rsidP="0081516A">
            <w:pPr>
              <w:spacing w:line="360" w:lineRule="auto"/>
            </w:pPr>
            <w:r>
              <w:t xml:space="preserve">txtSDT </w:t>
            </w:r>
          </w:p>
        </w:tc>
        <w:tc>
          <w:tcPr>
            <w:tcW w:w="1417" w:type="dxa"/>
          </w:tcPr>
          <w:p w14:paraId="7801EC22" w14:textId="77777777" w:rsidR="009726E2" w:rsidRDefault="009726E2" w:rsidP="0081516A">
            <w:pPr>
              <w:spacing w:line="360" w:lineRule="auto"/>
            </w:pPr>
            <w:r>
              <w:t>Textbox</w:t>
            </w:r>
          </w:p>
        </w:tc>
        <w:tc>
          <w:tcPr>
            <w:tcW w:w="4246" w:type="dxa"/>
          </w:tcPr>
          <w:p w14:paraId="7CCCC38B" w14:textId="77777777" w:rsidR="009726E2" w:rsidRPr="00F76C24" w:rsidRDefault="009726E2" w:rsidP="0081516A">
            <w:pPr>
              <w:keepNext/>
              <w:spacing w:line="360" w:lineRule="auto"/>
            </w:pPr>
            <w:r>
              <w:t>Số điện thoại của người nhận hàng</w:t>
            </w:r>
          </w:p>
        </w:tc>
      </w:tr>
      <w:tr w:rsidR="009726E2" w:rsidRPr="00F76C24" w14:paraId="41879E6C" w14:textId="77777777" w:rsidTr="0081516A">
        <w:tc>
          <w:tcPr>
            <w:tcW w:w="846" w:type="dxa"/>
          </w:tcPr>
          <w:p w14:paraId="1F166143" w14:textId="77777777" w:rsidR="009726E2" w:rsidRPr="00F76C24" w:rsidRDefault="009726E2" w:rsidP="0081516A">
            <w:pPr>
              <w:spacing w:line="360" w:lineRule="auto"/>
              <w:jc w:val="center"/>
            </w:pPr>
            <w:r>
              <w:t>4</w:t>
            </w:r>
          </w:p>
        </w:tc>
        <w:tc>
          <w:tcPr>
            <w:tcW w:w="2268" w:type="dxa"/>
          </w:tcPr>
          <w:p w14:paraId="389E1438" w14:textId="77777777" w:rsidR="009726E2" w:rsidRDefault="009726E2" w:rsidP="0081516A">
            <w:pPr>
              <w:spacing w:line="360" w:lineRule="auto"/>
            </w:pPr>
            <w:r>
              <w:t>txtDiaChi</w:t>
            </w:r>
          </w:p>
        </w:tc>
        <w:tc>
          <w:tcPr>
            <w:tcW w:w="1417" w:type="dxa"/>
          </w:tcPr>
          <w:p w14:paraId="237A69C2" w14:textId="77777777" w:rsidR="009726E2" w:rsidRDefault="009726E2" w:rsidP="0081516A">
            <w:pPr>
              <w:spacing w:line="360" w:lineRule="auto"/>
            </w:pPr>
            <w:r>
              <w:t>Textbox</w:t>
            </w:r>
          </w:p>
        </w:tc>
        <w:tc>
          <w:tcPr>
            <w:tcW w:w="4246" w:type="dxa"/>
          </w:tcPr>
          <w:p w14:paraId="2A3800E8" w14:textId="77777777" w:rsidR="009726E2" w:rsidRPr="00F76C24" w:rsidRDefault="009726E2" w:rsidP="0081516A">
            <w:pPr>
              <w:keepNext/>
              <w:spacing w:line="360" w:lineRule="auto"/>
            </w:pPr>
            <w:r>
              <w:t>Địa chỉ của người nhận hàng</w:t>
            </w:r>
          </w:p>
        </w:tc>
      </w:tr>
      <w:tr w:rsidR="009726E2" w:rsidRPr="004A1E87" w14:paraId="208FF694" w14:textId="77777777" w:rsidTr="0081516A">
        <w:tc>
          <w:tcPr>
            <w:tcW w:w="846" w:type="dxa"/>
          </w:tcPr>
          <w:p w14:paraId="08F8A9E5" w14:textId="14006262" w:rsidR="009726E2" w:rsidRPr="004A1E87" w:rsidRDefault="009726E2" w:rsidP="0081516A">
            <w:pPr>
              <w:spacing w:line="360" w:lineRule="auto"/>
              <w:jc w:val="center"/>
              <w:rPr>
                <w:lang w:val="en-US"/>
              </w:rPr>
            </w:pPr>
            <w:r>
              <w:rPr>
                <w:lang w:val="en-US"/>
              </w:rPr>
              <w:t>5</w:t>
            </w:r>
          </w:p>
        </w:tc>
        <w:tc>
          <w:tcPr>
            <w:tcW w:w="2268" w:type="dxa"/>
          </w:tcPr>
          <w:p w14:paraId="469A6AA4" w14:textId="77777777" w:rsidR="009726E2" w:rsidRPr="004A1E87" w:rsidRDefault="009726E2" w:rsidP="0081516A">
            <w:pPr>
              <w:spacing w:line="360" w:lineRule="auto"/>
              <w:rPr>
                <w:lang w:val="en-US"/>
              </w:rPr>
            </w:pPr>
            <w:r>
              <w:rPr>
                <w:lang w:val="en-US"/>
              </w:rPr>
              <w:t>listDonHang</w:t>
            </w:r>
          </w:p>
        </w:tc>
        <w:tc>
          <w:tcPr>
            <w:tcW w:w="1417" w:type="dxa"/>
          </w:tcPr>
          <w:p w14:paraId="2CF9F51D" w14:textId="77777777" w:rsidR="009726E2" w:rsidRPr="004A1E87" w:rsidRDefault="009726E2" w:rsidP="0081516A">
            <w:pPr>
              <w:spacing w:line="360" w:lineRule="auto"/>
              <w:rPr>
                <w:lang w:val="en-US"/>
              </w:rPr>
            </w:pPr>
            <w:r>
              <w:rPr>
                <w:lang w:val="en-US"/>
              </w:rPr>
              <w:t>List</w:t>
            </w:r>
          </w:p>
        </w:tc>
        <w:tc>
          <w:tcPr>
            <w:tcW w:w="4246" w:type="dxa"/>
          </w:tcPr>
          <w:p w14:paraId="0C3D23B8" w14:textId="77777777" w:rsidR="009726E2" w:rsidRPr="004A1E87" w:rsidRDefault="009726E2" w:rsidP="0081516A">
            <w:pPr>
              <w:keepNext/>
              <w:spacing w:line="360" w:lineRule="auto"/>
              <w:rPr>
                <w:lang w:val="en-US"/>
              </w:rPr>
            </w:pPr>
            <w:r>
              <w:rPr>
                <w:lang w:val="en-US"/>
              </w:rPr>
              <w:t>Danh sách đơn hàng</w:t>
            </w:r>
          </w:p>
        </w:tc>
      </w:tr>
      <w:tr w:rsidR="009726E2" w:rsidRPr="00F76C24" w14:paraId="4C7A2C6A" w14:textId="77777777" w:rsidTr="0081516A">
        <w:tc>
          <w:tcPr>
            <w:tcW w:w="846" w:type="dxa"/>
          </w:tcPr>
          <w:p w14:paraId="4DF3501A" w14:textId="22191A62" w:rsidR="009726E2" w:rsidRPr="004A1E87" w:rsidRDefault="009726E2" w:rsidP="0081516A">
            <w:pPr>
              <w:spacing w:line="360" w:lineRule="auto"/>
              <w:jc w:val="center"/>
              <w:rPr>
                <w:lang w:val="en-US"/>
              </w:rPr>
            </w:pPr>
            <w:r>
              <w:rPr>
                <w:lang w:val="en-US"/>
              </w:rPr>
              <w:t>6</w:t>
            </w:r>
          </w:p>
        </w:tc>
        <w:tc>
          <w:tcPr>
            <w:tcW w:w="2268" w:type="dxa"/>
          </w:tcPr>
          <w:p w14:paraId="0A54C21A" w14:textId="77777777" w:rsidR="009726E2" w:rsidRDefault="009726E2" w:rsidP="0081516A">
            <w:pPr>
              <w:spacing w:line="360" w:lineRule="auto"/>
            </w:pPr>
            <w:r>
              <w:t>btnDatHang</w:t>
            </w:r>
          </w:p>
        </w:tc>
        <w:tc>
          <w:tcPr>
            <w:tcW w:w="1417" w:type="dxa"/>
          </w:tcPr>
          <w:p w14:paraId="70A70BF3" w14:textId="77777777" w:rsidR="009726E2" w:rsidRPr="00F76C24" w:rsidRDefault="009726E2" w:rsidP="0081516A">
            <w:pPr>
              <w:spacing w:line="360" w:lineRule="auto"/>
            </w:pPr>
            <w:r>
              <w:t>Button</w:t>
            </w:r>
          </w:p>
        </w:tc>
        <w:tc>
          <w:tcPr>
            <w:tcW w:w="4246" w:type="dxa"/>
          </w:tcPr>
          <w:p w14:paraId="5382656F" w14:textId="77777777" w:rsidR="009726E2" w:rsidRPr="00F76C24" w:rsidRDefault="009726E2" w:rsidP="007F63CC">
            <w:pPr>
              <w:keepNext/>
              <w:spacing w:line="360" w:lineRule="auto"/>
            </w:pPr>
            <w:r>
              <w:t>Thực hiện thành công, hoàn tất quá trình đặt hàng</w:t>
            </w:r>
          </w:p>
        </w:tc>
      </w:tr>
    </w:tbl>
    <w:p w14:paraId="0AFA9D26" w14:textId="4275B185" w:rsidR="00E15E33" w:rsidRPr="00C47E02" w:rsidRDefault="007F63CC" w:rsidP="007F63CC">
      <w:pPr>
        <w:pStyle w:val="Caption"/>
        <w:rPr>
          <w:lang w:val="en-US"/>
        </w:rPr>
      </w:pPr>
      <w:bookmarkStart w:id="100" w:name="_Toc186641547"/>
      <w:r>
        <w:t xml:space="preserve">Bảng </w:t>
      </w:r>
      <w:fldSimple w:instr=" STYLEREF 1 \s ">
        <w:r>
          <w:rPr>
            <w:noProof/>
          </w:rPr>
          <w:t>4</w:t>
        </w:r>
      </w:fldSimple>
      <w:r>
        <w:t>.</w:t>
      </w:r>
      <w:fldSimple w:instr=" SEQ Bảng \* ARABIC \s 1 ">
        <w:r>
          <w:rPr>
            <w:noProof/>
          </w:rPr>
          <w:t>8</w:t>
        </w:r>
      </w:fldSimple>
      <w:r>
        <w:rPr>
          <w:lang w:val="en-US"/>
        </w:rPr>
        <w:t xml:space="preserve"> </w:t>
      </w:r>
      <w:r w:rsidRPr="00EC2758">
        <w:rPr>
          <w:lang w:val="en-US"/>
        </w:rPr>
        <w:t>Mô tả chi tiết giao diện</w:t>
      </w:r>
      <w:r>
        <w:rPr>
          <w:lang w:val="en-US"/>
        </w:rPr>
        <w:t xml:space="preserve"> Thanh toán</w:t>
      </w:r>
      <w:bookmarkEnd w:id="100"/>
    </w:p>
    <w:p w14:paraId="50C2B7D6" w14:textId="0DBF710C" w:rsidR="00BC69EF" w:rsidRDefault="00BC69EF" w:rsidP="00F567E6">
      <w:pPr>
        <w:pStyle w:val="Heading4"/>
        <w:rPr>
          <w:lang w:val="en-US"/>
        </w:rPr>
      </w:pPr>
      <w:r>
        <w:rPr>
          <w:lang w:val="en-US"/>
        </w:rPr>
        <w:t>Giao diện tìm kiếm sản phẩm</w:t>
      </w:r>
    </w:p>
    <w:p w14:paraId="66BCC6FB" w14:textId="77777777" w:rsidR="007F63CC" w:rsidRDefault="001700F4" w:rsidP="007F63CC">
      <w:pPr>
        <w:keepNext/>
        <w:jc w:val="center"/>
      </w:pPr>
      <w:r w:rsidRPr="001700F4">
        <w:rPr>
          <w:noProof/>
          <w:lang w:val="en-US"/>
        </w:rPr>
        <w:drawing>
          <wp:inline distT="0" distB="0" distL="0" distR="0" wp14:anchorId="5C9D56E9" wp14:editId="04168362">
            <wp:extent cx="5731510" cy="3899535"/>
            <wp:effectExtent l="0" t="0" r="2540" b="5715"/>
            <wp:docPr id="1106425746" name="Picture 1" descr="A collage of a pair of sho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25746" name="Picture 1" descr="A collage of a pair of shoes&#10;&#10;Description automatically generated"/>
                    <pic:cNvPicPr/>
                  </pic:nvPicPr>
                  <pic:blipFill>
                    <a:blip r:embed="rId26"/>
                    <a:stretch>
                      <a:fillRect/>
                    </a:stretch>
                  </pic:blipFill>
                  <pic:spPr>
                    <a:xfrm>
                      <a:off x="0" y="0"/>
                      <a:ext cx="5731510" cy="3899535"/>
                    </a:xfrm>
                    <a:prstGeom prst="rect">
                      <a:avLst/>
                    </a:prstGeom>
                  </pic:spPr>
                </pic:pic>
              </a:graphicData>
            </a:graphic>
          </wp:inline>
        </w:drawing>
      </w:r>
    </w:p>
    <w:p w14:paraId="675C838F" w14:textId="04665850" w:rsidR="00F80ED4" w:rsidRDefault="007F63CC" w:rsidP="007F63CC">
      <w:pPr>
        <w:pStyle w:val="Caption"/>
        <w:rPr>
          <w:lang w:val="en-US"/>
        </w:rPr>
      </w:pPr>
      <w:bookmarkStart w:id="101" w:name="_Toc186641569"/>
      <w:r>
        <w:t xml:space="preserve">Hình </w:t>
      </w:r>
      <w:fldSimple w:instr=" STYLEREF 1 \s ">
        <w:r>
          <w:rPr>
            <w:noProof/>
          </w:rPr>
          <w:t>4</w:t>
        </w:r>
      </w:fldSimple>
      <w:r>
        <w:t>.</w:t>
      </w:r>
      <w:fldSimple w:instr=" SEQ Hình \* ARABIC \s 1 ">
        <w:r>
          <w:rPr>
            <w:noProof/>
          </w:rPr>
          <w:t>9</w:t>
        </w:r>
      </w:fldSimple>
      <w:r>
        <w:rPr>
          <w:lang w:val="en-US"/>
        </w:rPr>
        <w:t xml:space="preserve"> </w:t>
      </w:r>
      <w:r w:rsidRPr="006B170E">
        <w:rPr>
          <w:lang w:val="en-US"/>
        </w:rPr>
        <w:t>Giao diện</w:t>
      </w:r>
      <w:r>
        <w:rPr>
          <w:lang w:val="en-US"/>
        </w:rPr>
        <w:t xml:space="preserve"> tìm kiếm sản phẩm</w:t>
      </w:r>
      <w:bookmarkEnd w:id="101"/>
    </w:p>
    <w:tbl>
      <w:tblPr>
        <w:tblStyle w:val="TableGrid"/>
        <w:tblW w:w="0" w:type="auto"/>
        <w:tblLook w:val="04A0" w:firstRow="1" w:lastRow="0" w:firstColumn="1" w:lastColumn="0" w:noHBand="0" w:noVBand="1"/>
      </w:tblPr>
      <w:tblGrid>
        <w:gridCol w:w="846"/>
        <w:gridCol w:w="2268"/>
        <w:gridCol w:w="1417"/>
        <w:gridCol w:w="4246"/>
      </w:tblGrid>
      <w:tr w:rsidR="00A1154A" w:rsidRPr="0048771F" w14:paraId="3B2D6A2B" w14:textId="77777777" w:rsidTr="0081516A">
        <w:tc>
          <w:tcPr>
            <w:tcW w:w="846" w:type="dxa"/>
            <w:shd w:val="clear" w:color="auto" w:fill="0070C0"/>
          </w:tcPr>
          <w:p w14:paraId="27F028CE" w14:textId="77777777" w:rsidR="00A1154A" w:rsidRPr="0048771F" w:rsidRDefault="00A1154A" w:rsidP="0081516A">
            <w:pPr>
              <w:spacing w:line="360" w:lineRule="auto"/>
              <w:rPr>
                <w:b/>
                <w:bCs/>
                <w:color w:val="FFFFFF" w:themeColor="background1"/>
              </w:rPr>
            </w:pPr>
            <w:r w:rsidRPr="0048771F">
              <w:rPr>
                <w:b/>
                <w:bCs/>
                <w:color w:val="FFFFFF" w:themeColor="background1"/>
              </w:rPr>
              <w:t>STT</w:t>
            </w:r>
          </w:p>
        </w:tc>
        <w:tc>
          <w:tcPr>
            <w:tcW w:w="2268" w:type="dxa"/>
            <w:shd w:val="clear" w:color="auto" w:fill="0070C0"/>
          </w:tcPr>
          <w:p w14:paraId="435A301E" w14:textId="77777777" w:rsidR="00A1154A" w:rsidRPr="0048771F" w:rsidRDefault="00A1154A" w:rsidP="0081516A">
            <w:pPr>
              <w:spacing w:line="360" w:lineRule="auto"/>
              <w:rPr>
                <w:b/>
                <w:bCs/>
                <w:color w:val="FFFFFF" w:themeColor="background1"/>
              </w:rPr>
            </w:pPr>
            <w:r w:rsidRPr="0048771F">
              <w:rPr>
                <w:b/>
                <w:bCs/>
                <w:color w:val="FFFFFF" w:themeColor="background1"/>
              </w:rPr>
              <w:t xml:space="preserve">Tên thành phần </w:t>
            </w:r>
          </w:p>
        </w:tc>
        <w:tc>
          <w:tcPr>
            <w:tcW w:w="1417" w:type="dxa"/>
            <w:shd w:val="clear" w:color="auto" w:fill="0070C0"/>
          </w:tcPr>
          <w:p w14:paraId="75F4BB19" w14:textId="77777777" w:rsidR="00A1154A" w:rsidRPr="0048771F" w:rsidRDefault="00A1154A" w:rsidP="0081516A">
            <w:pPr>
              <w:spacing w:line="360" w:lineRule="auto"/>
              <w:rPr>
                <w:b/>
                <w:bCs/>
                <w:color w:val="FFFFFF" w:themeColor="background1"/>
              </w:rPr>
            </w:pPr>
            <w:r w:rsidRPr="0048771F">
              <w:rPr>
                <w:b/>
                <w:bCs/>
                <w:color w:val="FFFFFF" w:themeColor="background1"/>
              </w:rPr>
              <w:t xml:space="preserve">Loại </w:t>
            </w:r>
          </w:p>
        </w:tc>
        <w:tc>
          <w:tcPr>
            <w:tcW w:w="4246" w:type="dxa"/>
            <w:shd w:val="clear" w:color="auto" w:fill="0070C0"/>
          </w:tcPr>
          <w:p w14:paraId="48BAA3DE" w14:textId="77777777" w:rsidR="00A1154A" w:rsidRPr="0048771F" w:rsidRDefault="00A1154A" w:rsidP="0081516A">
            <w:pPr>
              <w:spacing w:line="360" w:lineRule="auto"/>
              <w:rPr>
                <w:b/>
                <w:bCs/>
                <w:color w:val="FFFFFF" w:themeColor="background1"/>
              </w:rPr>
            </w:pPr>
            <w:r w:rsidRPr="0048771F">
              <w:rPr>
                <w:b/>
                <w:bCs/>
                <w:color w:val="FFFFFF" w:themeColor="background1"/>
              </w:rPr>
              <w:t>Mô tả thành phần</w:t>
            </w:r>
          </w:p>
        </w:tc>
      </w:tr>
      <w:tr w:rsidR="00A1154A" w:rsidRPr="007765BE" w14:paraId="575207E7" w14:textId="77777777" w:rsidTr="0081516A">
        <w:tc>
          <w:tcPr>
            <w:tcW w:w="846" w:type="dxa"/>
          </w:tcPr>
          <w:p w14:paraId="584ECA63" w14:textId="77777777" w:rsidR="00A1154A" w:rsidRDefault="00A1154A" w:rsidP="0081516A">
            <w:pPr>
              <w:spacing w:line="360" w:lineRule="auto"/>
              <w:jc w:val="center"/>
            </w:pPr>
            <w:r>
              <w:t>1</w:t>
            </w:r>
          </w:p>
        </w:tc>
        <w:tc>
          <w:tcPr>
            <w:tcW w:w="2268" w:type="dxa"/>
          </w:tcPr>
          <w:p w14:paraId="61B71ED7" w14:textId="77777777" w:rsidR="00A1154A" w:rsidRPr="004979D7" w:rsidRDefault="00A1154A" w:rsidP="0081516A">
            <w:pPr>
              <w:spacing w:line="360" w:lineRule="auto"/>
              <w:rPr>
                <w:lang w:val="en-US"/>
              </w:rPr>
            </w:pPr>
            <w:r>
              <w:rPr>
                <w:lang w:val="en-US"/>
              </w:rPr>
              <w:t>lbSearchResult</w:t>
            </w:r>
          </w:p>
        </w:tc>
        <w:tc>
          <w:tcPr>
            <w:tcW w:w="1417" w:type="dxa"/>
          </w:tcPr>
          <w:p w14:paraId="49270701" w14:textId="77777777" w:rsidR="00A1154A" w:rsidRPr="004979D7" w:rsidRDefault="00A1154A" w:rsidP="0081516A">
            <w:pPr>
              <w:spacing w:line="360" w:lineRule="auto"/>
              <w:rPr>
                <w:lang w:val="en-US"/>
              </w:rPr>
            </w:pPr>
            <w:r>
              <w:rPr>
                <w:lang w:val="en-US"/>
              </w:rPr>
              <w:t>Label</w:t>
            </w:r>
          </w:p>
        </w:tc>
        <w:tc>
          <w:tcPr>
            <w:tcW w:w="4246" w:type="dxa"/>
          </w:tcPr>
          <w:p w14:paraId="79449697" w14:textId="77777777" w:rsidR="00A1154A" w:rsidRPr="007765BE" w:rsidRDefault="00A1154A" w:rsidP="0081516A">
            <w:pPr>
              <w:spacing w:line="360" w:lineRule="auto"/>
              <w:rPr>
                <w:lang w:val="en-US"/>
              </w:rPr>
            </w:pPr>
            <w:r>
              <w:rPr>
                <w:lang w:val="en-US"/>
              </w:rPr>
              <w:t>Hiển thị từ khóa mà người dùng tìm kiếm</w:t>
            </w:r>
          </w:p>
        </w:tc>
      </w:tr>
      <w:tr w:rsidR="00A1154A" w:rsidRPr="00F76C24" w14:paraId="19EE72C1" w14:textId="77777777" w:rsidTr="0081516A">
        <w:tc>
          <w:tcPr>
            <w:tcW w:w="846" w:type="dxa"/>
          </w:tcPr>
          <w:p w14:paraId="01061C3D" w14:textId="77777777" w:rsidR="00A1154A" w:rsidRDefault="00A1154A" w:rsidP="0081516A">
            <w:pPr>
              <w:spacing w:line="360" w:lineRule="auto"/>
              <w:jc w:val="center"/>
            </w:pPr>
            <w:r>
              <w:t>2</w:t>
            </w:r>
          </w:p>
        </w:tc>
        <w:tc>
          <w:tcPr>
            <w:tcW w:w="2268" w:type="dxa"/>
          </w:tcPr>
          <w:p w14:paraId="6275F22D" w14:textId="77777777" w:rsidR="00A1154A" w:rsidRPr="007F3A5B" w:rsidRDefault="00A1154A" w:rsidP="0081516A">
            <w:pPr>
              <w:spacing w:line="360" w:lineRule="auto"/>
              <w:jc w:val="left"/>
            </w:pPr>
            <w:r w:rsidRPr="00A15CA4">
              <w:t xml:space="preserve">Danh sách sản phẩm </w:t>
            </w:r>
          </w:p>
        </w:tc>
        <w:tc>
          <w:tcPr>
            <w:tcW w:w="1417" w:type="dxa"/>
          </w:tcPr>
          <w:p w14:paraId="61D89405" w14:textId="77777777" w:rsidR="00A1154A" w:rsidRDefault="00A1154A" w:rsidP="0081516A">
            <w:pPr>
              <w:spacing w:line="360" w:lineRule="auto"/>
            </w:pPr>
            <w:r>
              <w:rPr>
                <w:lang w:val="en-US"/>
              </w:rPr>
              <w:t>List</w:t>
            </w:r>
          </w:p>
        </w:tc>
        <w:tc>
          <w:tcPr>
            <w:tcW w:w="4246" w:type="dxa"/>
          </w:tcPr>
          <w:p w14:paraId="4CB369CB" w14:textId="77777777" w:rsidR="00A1154A" w:rsidRPr="00F76C24" w:rsidRDefault="00A1154A" w:rsidP="007F63CC">
            <w:pPr>
              <w:keepNext/>
              <w:spacing w:line="360" w:lineRule="auto"/>
            </w:pPr>
            <w:r>
              <w:rPr>
                <w:lang w:val="en-US"/>
              </w:rPr>
              <w:t>D</w:t>
            </w:r>
            <w:r w:rsidRPr="00DB7E5A">
              <w:rPr>
                <w:lang w:val="en-US"/>
              </w:rPr>
              <w:t xml:space="preserve">anh sách các sản phẩm </w:t>
            </w:r>
            <w:r>
              <w:rPr>
                <w:lang w:val="en-US"/>
              </w:rPr>
              <w:t>có từ khóa trùng với từ khóa người dùng tìm kiếm</w:t>
            </w:r>
          </w:p>
        </w:tc>
      </w:tr>
    </w:tbl>
    <w:p w14:paraId="3D19FE35" w14:textId="287DC38F" w:rsidR="009726E2" w:rsidRPr="00F80ED4" w:rsidRDefault="007F63CC" w:rsidP="007F63CC">
      <w:pPr>
        <w:pStyle w:val="Caption"/>
        <w:rPr>
          <w:lang w:val="en-US"/>
        </w:rPr>
      </w:pPr>
      <w:bookmarkStart w:id="102" w:name="_Toc186641548"/>
      <w:r>
        <w:t xml:space="preserve">Bảng </w:t>
      </w:r>
      <w:fldSimple w:instr=" STYLEREF 1 \s ">
        <w:r>
          <w:rPr>
            <w:noProof/>
          </w:rPr>
          <w:t>4</w:t>
        </w:r>
      </w:fldSimple>
      <w:r>
        <w:t>.</w:t>
      </w:r>
      <w:fldSimple w:instr=" SEQ Bảng \* ARABIC \s 1 ">
        <w:r>
          <w:rPr>
            <w:noProof/>
          </w:rPr>
          <w:t>9</w:t>
        </w:r>
      </w:fldSimple>
      <w:r>
        <w:rPr>
          <w:lang w:val="en-US"/>
        </w:rPr>
        <w:t xml:space="preserve"> </w:t>
      </w:r>
      <w:r w:rsidRPr="004F5B18">
        <w:rPr>
          <w:lang w:val="en-US"/>
        </w:rPr>
        <w:t>Mô tả chi tiết giao diện</w:t>
      </w:r>
      <w:r>
        <w:rPr>
          <w:lang w:val="en-US"/>
        </w:rPr>
        <w:t xml:space="preserve"> Tìm kiếm sản phẩm</w:t>
      </w:r>
      <w:bookmarkEnd w:id="102"/>
    </w:p>
    <w:p w14:paraId="614FE859" w14:textId="7F2D7FCE" w:rsidR="00BC69EF" w:rsidRDefault="00BC69EF" w:rsidP="00F567E6">
      <w:pPr>
        <w:pStyle w:val="Heading4"/>
        <w:rPr>
          <w:lang w:val="en-US"/>
        </w:rPr>
      </w:pPr>
      <w:r>
        <w:rPr>
          <w:lang w:val="en-US"/>
        </w:rPr>
        <w:lastRenderedPageBreak/>
        <w:t>Giao diện quản lý thông tin</w:t>
      </w:r>
    </w:p>
    <w:p w14:paraId="4F53DEE8" w14:textId="77777777" w:rsidR="007F63CC" w:rsidRDefault="00374571" w:rsidP="007F63CC">
      <w:pPr>
        <w:keepNext/>
        <w:jc w:val="center"/>
      </w:pPr>
      <w:r w:rsidRPr="00374571">
        <w:rPr>
          <w:noProof/>
          <w:lang w:val="en-US"/>
        </w:rPr>
        <w:drawing>
          <wp:inline distT="0" distB="0" distL="0" distR="0" wp14:anchorId="60F21302" wp14:editId="50D142E2">
            <wp:extent cx="5731510" cy="1771650"/>
            <wp:effectExtent l="0" t="0" r="2540" b="0"/>
            <wp:docPr id="144174570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745708" name="Picture 1" descr="A white background with black text&#10;&#10;Description automatically generated"/>
                    <pic:cNvPicPr/>
                  </pic:nvPicPr>
                  <pic:blipFill>
                    <a:blip r:embed="rId27"/>
                    <a:stretch>
                      <a:fillRect/>
                    </a:stretch>
                  </pic:blipFill>
                  <pic:spPr>
                    <a:xfrm>
                      <a:off x="0" y="0"/>
                      <a:ext cx="5731510" cy="1771650"/>
                    </a:xfrm>
                    <a:prstGeom prst="rect">
                      <a:avLst/>
                    </a:prstGeom>
                  </pic:spPr>
                </pic:pic>
              </a:graphicData>
            </a:graphic>
          </wp:inline>
        </w:drawing>
      </w:r>
    </w:p>
    <w:p w14:paraId="171E372C" w14:textId="63660334" w:rsidR="001700F4" w:rsidRDefault="007F63CC" w:rsidP="007F63CC">
      <w:pPr>
        <w:pStyle w:val="Caption"/>
        <w:rPr>
          <w:lang w:val="en-US"/>
        </w:rPr>
      </w:pPr>
      <w:bookmarkStart w:id="103" w:name="_Toc186641570"/>
      <w:r>
        <w:t xml:space="preserve">Hình </w:t>
      </w:r>
      <w:fldSimple w:instr=" STYLEREF 1 \s ">
        <w:r>
          <w:rPr>
            <w:noProof/>
          </w:rPr>
          <w:t>4</w:t>
        </w:r>
      </w:fldSimple>
      <w:r>
        <w:t>.</w:t>
      </w:r>
      <w:fldSimple w:instr=" SEQ Hình \* ARABIC \s 1 ">
        <w:r>
          <w:rPr>
            <w:noProof/>
          </w:rPr>
          <w:t>10</w:t>
        </w:r>
      </w:fldSimple>
      <w:r>
        <w:rPr>
          <w:lang w:val="en-US"/>
        </w:rPr>
        <w:t xml:space="preserve"> </w:t>
      </w:r>
      <w:r w:rsidRPr="002E088A">
        <w:rPr>
          <w:lang w:val="en-US"/>
        </w:rPr>
        <w:t>Giao diện</w:t>
      </w:r>
      <w:r>
        <w:rPr>
          <w:lang w:val="en-US"/>
        </w:rPr>
        <w:t xml:space="preserve"> quản lý thông tin</w:t>
      </w:r>
      <w:bookmarkEnd w:id="103"/>
    </w:p>
    <w:tbl>
      <w:tblPr>
        <w:tblStyle w:val="TableGrid"/>
        <w:tblW w:w="0" w:type="auto"/>
        <w:tblLook w:val="04A0" w:firstRow="1" w:lastRow="0" w:firstColumn="1" w:lastColumn="0" w:noHBand="0" w:noVBand="1"/>
      </w:tblPr>
      <w:tblGrid>
        <w:gridCol w:w="846"/>
        <w:gridCol w:w="2268"/>
        <w:gridCol w:w="1417"/>
        <w:gridCol w:w="4246"/>
      </w:tblGrid>
      <w:tr w:rsidR="0008329C" w:rsidRPr="0048771F" w14:paraId="4CA8F320" w14:textId="77777777" w:rsidTr="0081516A">
        <w:tc>
          <w:tcPr>
            <w:tcW w:w="846" w:type="dxa"/>
            <w:shd w:val="clear" w:color="auto" w:fill="0070C0"/>
          </w:tcPr>
          <w:p w14:paraId="590C6309" w14:textId="77777777" w:rsidR="0008329C" w:rsidRPr="0048771F" w:rsidRDefault="0008329C" w:rsidP="0081516A">
            <w:pPr>
              <w:spacing w:line="360" w:lineRule="auto"/>
              <w:rPr>
                <w:b/>
                <w:bCs/>
                <w:color w:val="FFFFFF" w:themeColor="background1"/>
              </w:rPr>
            </w:pPr>
            <w:r w:rsidRPr="0048771F">
              <w:rPr>
                <w:b/>
                <w:bCs/>
                <w:color w:val="FFFFFF" w:themeColor="background1"/>
              </w:rPr>
              <w:t>STT</w:t>
            </w:r>
          </w:p>
        </w:tc>
        <w:tc>
          <w:tcPr>
            <w:tcW w:w="2268" w:type="dxa"/>
            <w:shd w:val="clear" w:color="auto" w:fill="0070C0"/>
          </w:tcPr>
          <w:p w14:paraId="4B4037BF" w14:textId="77777777" w:rsidR="0008329C" w:rsidRPr="0048771F" w:rsidRDefault="0008329C" w:rsidP="0081516A">
            <w:pPr>
              <w:spacing w:line="360" w:lineRule="auto"/>
              <w:rPr>
                <w:b/>
                <w:bCs/>
                <w:color w:val="FFFFFF" w:themeColor="background1"/>
              </w:rPr>
            </w:pPr>
            <w:r w:rsidRPr="0048771F">
              <w:rPr>
                <w:b/>
                <w:bCs/>
                <w:color w:val="FFFFFF" w:themeColor="background1"/>
              </w:rPr>
              <w:t xml:space="preserve">Tên thành phần </w:t>
            </w:r>
          </w:p>
        </w:tc>
        <w:tc>
          <w:tcPr>
            <w:tcW w:w="1417" w:type="dxa"/>
            <w:shd w:val="clear" w:color="auto" w:fill="0070C0"/>
          </w:tcPr>
          <w:p w14:paraId="79A76E4E" w14:textId="77777777" w:rsidR="0008329C" w:rsidRPr="0048771F" w:rsidRDefault="0008329C" w:rsidP="0081516A">
            <w:pPr>
              <w:spacing w:line="360" w:lineRule="auto"/>
              <w:rPr>
                <w:b/>
                <w:bCs/>
                <w:color w:val="FFFFFF" w:themeColor="background1"/>
              </w:rPr>
            </w:pPr>
            <w:r w:rsidRPr="0048771F">
              <w:rPr>
                <w:b/>
                <w:bCs/>
                <w:color w:val="FFFFFF" w:themeColor="background1"/>
              </w:rPr>
              <w:t xml:space="preserve">Loại </w:t>
            </w:r>
          </w:p>
        </w:tc>
        <w:tc>
          <w:tcPr>
            <w:tcW w:w="4246" w:type="dxa"/>
            <w:shd w:val="clear" w:color="auto" w:fill="0070C0"/>
          </w:tcPr>
          <w:p w14:paraId="273F90F6" w14:textId="77777777" w:rsidR="0008329C" w:rsidRPr="0048771F" w:rsidRDefault="0008329C" w:rsidP="0081516A">
            <w:pPr>
              <w:spacing w:line="360" w:lineRule="auto"/>
              <w:rPr>
                <w:b/>
                <w:bCs/>
                <w:color w:val="FFFFFF" w:themeColor="background1"/>
              </w:rPr>
            </w:pPr>
            <w:r w:rsidRPr="0048771F">
              <w:rPr>
                <w:b/>
                <w:bCs/>
                <w:color w:val="FFFFFF" w:themeColor="background1"/>
              </w:rPr>
              <w:t>Mô tả thành phần</w:t>
            </w:r>
          </w:p>
        </w:tc>
      </w:tr>
      <w:tr w:rsidR="0008329C" w:rsidRPr="001E39D4" w14:paraId="071A8226" w14:textId="77777777" w:rsidTr="0081516A">
        <w:tc>
          <w:tcPr>
            <w:tcW w:w="846" w:type="dxa"/>
          </w:tcPr>
          <w:p w14:paraId="0883F097" w14:textId="77777777" w:rsidR="0008329C" w:rsidRDefault="0008329C" w:rsidP="0081516A">
            <w:pPr>
              <w:spacing w:line="360" w:lineRule="auto"/>
              <w:jc w:val="center"/>
            </w:pPr>
            <w:r>
              <w:t>1</w:t>
            </w:r>
          </w:p>
        </w:tc>
        <w:tc>
          <w:tcPr>
            <w:tcW w:w="2268" w:type="dxa"/>
          </w:tcPr>
          <w:p w14:paraId="48B17BCA" w14:textId="77777777" w:rsidR="0008329C" w:rsidRDefault="0008329C" w:rsidP="0081516A">
            <w:pPr>
              <w:spacing w:line="360" w:lineRule="auto"/>
            </w:pPr>
            <w:r>
              <w:t xml:space="preserve">txtEmail </w:t>
            </w:r>
          </w:p>
        </w:tc>
        <w:tc>
          <w:tcPr>
            <w:tcW w:w="1417" w:type="dxa"/>
          </w:tcPr>
          <w:p w14:paraId="5BE6D14B" w14:textId="77777777" w:rsidR="0008329C" w:rsidRPr="00F76C24" w:rsidRDefault="0008329C" w:rsidP="0081516A">
            <w:pPr>
              <w:spacing w:line="360" w:lineRule="auto"/>
            </w:pPr>
            <w:r>
              <w:t>Textbox</w:t>
            </w:r>
          </w:p>
        </w:tc>
        <w:tc>
          <w:tcPr>
            <w:tcW w:w="4246" w:type="dxa"/>
          </w:tcPr>
          <w:p w14:paraId="40F80D14" w14:textId="77777777" w:rsidR="0008329C" w:rsidRPr="001E39D4" w:rsidRDefault="0008329C" w:rsidP="0081516A">
            <w:pPr>
              <w:spacing w:line="360" w:lineRule="auto"/>
              <w:rPr>
                <w:lang w:val="en-US"/>
              </w:rPr>
            </w:pPr>
            <w:r>
              <w:t xml:space="preserve">Email của người </w:t>
            </w:r>
            <w:r>
              <w:rPr>
                <w:lang w:val="en-US"/>
              </w:rPr>
              <w:t>dùng</w:t>
            </w:r>
          </w:p>
        </w:tc>
      </w:tr>
      <w:tr w:rsidR="0008329C" w:rsidRPr="001E39D4" w14:paraId="608560ED" w14:textId="77777777" w:rsidTr="0081516A">
        <w:tc>
          <w:tcPr>
            <w:tcW w:w="846" w:type="dxa"/>
          </w:tcPr>
          <w:p w14:paraId="1EFFA307" w14:textId="77777777" w:rsidR="0008329C" w:rsidRDefault="0008329C" w:rsidP="0081516A">
            <w:pPr>
              <w:spacing w:line="360" w:lineRule="auto"/>
              <w:jc w:val="center"/>
            </w:pPr>
            <w:r>
              <w:t>2</w:t>
            </w:r>
          </w:p>
        </w:tc>
        <w:tc>
          <w:tcPr>
            <w:tcW w:w="2268" w:type="dxa"/>
          </w:tcPr>
          <w:p w14:paraId="501E185C" w14:textId="77777777" w:rsidR="0008329C" w:rsidRPr="001E39D4" w:rsidRDefault="0008329C" w:rsidP="0081516A">
            <w:pPr>
              <w:spacing w:line="360" w:lineRule="auto"/>
              <w:rPr>
                <w:lang w:val="en-US"/>
              </w:rPr>
            </w:pPr>
            <w:r>
              <w:t>txt</w:t>
            </w:r>
            <w:r>
              <w:rPr>
                <w:lang w:val="en-US"/>
              </w:rPr>
              <w:t>Name</w:t>
            </w:r>
          </w:p>
        </w:tc>
        <w:tc>
          <w:tcPr>
            <w:tcW w:w="1417" w:type="dxa"/>
          </w:tcPr>
          <w:p w14:paraId="2D9972F1" w14:textId="77777777" w:rsidR="0008329C" w:rsidRDefault="0008329C" w:rsidP="0081516A">
            <w:pPr>
              <w:spacing w:line="360" w:lineRule="auto"/>
            </w:pPr>
            <w:r>
              <w:t>Textbox</w:t>
            </w:r>
          </w:p>
        </w:tc>
        <w:tc>
          <w:tcPr>
            <w:tcW w:w="4246" w:type="dxa"/>
          </w:tcPr>
          <w:p w14:paraId="72DB4224" w14:textId="77777777" w:rsidR="0008329C" w:rsidRPr="001E39D4" w:rsidRDefault="0008329C" w:rsidP="0081516A">
            <w:pPr>
              <w:spacing w:line="360" w:lineRule="auto"/>
              <w:rPr>
                <w:lang w:val="en-US"/>
              </w:rPr>
            </w:pPr>
            <w:r>
              <w:t xml:space="preserve">Họ và tên của người </w:t>
            </w:r>
            <w:r>
              <w:rPr>
                <w:lang w:val="en-US"/>
              </w:rPr>
              <w:t>dùng</w:t>
            </w:r>
          </w:p>
        </w:tc>
      </w:tr>
      <w:tr w:rsidR="0008329C" w:rsidRPr="001E39D4" w14:paraId="7528A1F8" w14:textId="77777777" w:rsidTr="0081516A">
        <w:tc>
          <w:tcPr>
            <w:tcW w:w="846" w:type="dxa"/>
          </w:tcPr>
          <w:p w14:paraId="77E45C0E" w14:textId="77777777" w:rsidR="0008329C" w:rsidRDefault="0008329C" w:rsidP="0081516A">
            <w:pPr>
              <w:spacing w:line="360" w:lineRule="auto"/>
              <w:jc w:val="center"/>
            </w:pPr>
            <w:r>
              <w:t>3</w:t>
            </w:r>
          </w:p>
        </w:tc>
        <w:tc>
          <w:tcPr>
            <w:tcW w:w="2268" w:type="dxa"/>
          </w:tcPr>
          <w:p w14:paraId="0EAC7DE0" w14:textId="77777777" w:rsidR="0008329C" w:rsidRPr="001E39D4" w:rsidRDefault="0008329C" w:rsidP="0081516A">
            <w:pPr>
              <w:spacing w:line="360" w:lineRule="auto"/>
              <w:rPr>
                <w:lang w:val="en-US"/>
              </w:rPr>
            </w:pPr>
            <w:r>
              <w:t>txt</w:t>
            </w:r>
            <w:r>
              <w:rPr>
                <w:lang w:val="en-US"/>
              </w:rPr>
              <w:t>Phone</w:t>
            </w:r>
          </w:p>
        </w:tc>
        <w:tc>
          <w:tcPr>
            <w:tcW w:w="1417" w:type="dxa"/>
          </w:tcPr>
          <w:p w14:paraId="0A65A65D" w14:textId="77777777" w:rsidR="0008329C" w:rsidRDefault="0008329C" w:rsidP="0081516A">
            <w:pPr>
              <w:spacing w:line="360" w:lineRule="auto"/>
            </w:pPr>
            <w:r>
              <w:t>Textbox</w:t>
            </w:r>
          </w:p>
        </w:tc>
        <w:tc>
          <w:tcPr>
            <w:tcW w:w="4246" w:type="dxa"/>
          </w:tcPr>
          <w:p w14:paraId="78ABE2CC" w14:textId="77777777" w:rsidR="0008329C" w:rsidRPr="001E39D4" w:rsidRDefault="0008329C" w:rsidP="0081516A">
            <w:pPr>
              <w:keepNext/>
              <w:spacing w:line="360" w:lineRule="auto"/>
              <w:rPr>
                <w:lang w:val="en-US"/>
              </w:rPr>
            </w:pPr>
            <w:r>
              <w:t xml:space="preserve">Số điện thoại của người </w:t>
            </w:r>
            <w:r>
              <w:rPr>
                <w:lang w:val="en-US"/>
              </w:rPr>
              <w:t>dùng</w:t>
            </w:r>
          </w:p>
        </w:tc>
      </w:tr>
      <w:tr w:rsidR="0008329C" w:rsidRPr="001E39D4" w14:paraId="23BB518D" w14:textId="77777777" w:rsidTr="0081516A">
        <w:tc>
          <w:tcPr>
            <w:tcW w:w="846" w:type="dxa"/>
          </w:tcPr>
          <w:p w14:paraId="32DA9CA8" w14:textId="77777777" w:rsidR="0008329C" w:rsidRPr="00F76C24" w:rsidRDefault="0008329C" w:rsidP="0081516A">
            <w:pPr>
              <w:spacing w:line="360" w:lineRule="auto"/>
              <w:jc w:val="center"/>
            </w:pPr>
            <w:r>
              <w:t>4</w:t>
            </w:r>
          </w:p>
        </w:tc>
        <w:tc>
          <w:tcPr>
            <w:tcW w:w="2268" w:type="dxa"/>
          </w:tcPr>
          <w:p w14:paraId="07B8B2B9" w14:textId="77777777" w:rsidR="0008329C" w:rsidRPr="001E39D4" w:rsidRDefault="0008329C" w:rsidP="0081516A">
            <w:pPr>
              <w:spacing w:line="360" w:lineRule="auto"/>
              <w:rPr>
                <w:lang w:val="en-US"/>
              </w:rPr>
            </w:pPr>
            <w:r>
              <w:t>txt</w:t>
            </w:r>
            <w:r>
              <w:rPr>
                <w:lang w:val="en-US"/>
              </w:rPr>
              <w:t>Location</w:t>
            </w:r>
          </w:p>
        </w:tc>
        <w:tc>
          <w:tcPr>
            <w:tcW w:w="1417" w:type="dxa"/>
          </w:tcPr>
          <w:p w14:paraId="53AD26F1" w14:textId="77777777" w:rsidR="0008329C" w:rsidRDefault="0008329C" w:rsidP="0081516A">
            <w:pPr>
              <w:spacing w:line="360" w:lineRule="auto"/>
            </w:pPr>
            <w:r>
              <w:t>Textbox</w:t>
            </w:r>
          </w:p>
        </w:tc>
        <w:tc>
          <w:tcPr>
            <w:tcW w:w="4246" w:type="dxa"/>
          </w:tcPr>
          <w:p w14:paraId="34BBCD2F" w14:textId="77777777" w:rsidR="0008329C" w:rsidRPr="001E39D4" w:rsidRDefault="0008329C" w:rsidP="0081516A">
            <w:pPr>
              <w:keepNext/>
              <w:spacing w:line="360" w:lineRule="auto"/>
              <w:rPr>
                <w:lang w:val="en-US"/>
              </w:rPr>
            </w:pPr>
            <w:r>
              <w:t xml:space="preserve">Địa chỉ của người </w:t>
            </w:r>
            <w:r>
              <w:rPr>
                <w:lang w:val="en-US"/>
              </w:rPr>
              <w:t>dùng</w:t>
            </w:r>
          </w:p>
        </w:tc>
      </w:tr>
      <w:tr w:rsidR="0008329C" w:rsidRPr="00250F46" w14:paraId="1FEC9F14" w14:textId="77777777" w:rsidTr="0081516A">
        <w:tc>
          <w:tcPr>
            <w:tcW w:w="846" w:type="dxa"/>
          </w:tcPr>
          <w:p w14:paraId="64346104" w14:textId="77777777" w:rsidR="0008329C" w:rsidRPr="004A1E87" w:rsidRDefault="0008329C" w:rsidP="0081516A">
            <w:pPr>
              <w:spacing w:line="360" w:lineRule="auto"/>
              <w:jc w:val="center"/>
              <w:rPr>
                <w:lang w:val="en-US"/>
              </w:rPr>
            </w:pPr>
            <w:r>
              <w:rPr>
                <w:lang w:val="en-US"/>
              </w:rPr>
              <w:t>5</w:t>
            </w:r>
          </w:p>
        </w:tc>
        <w:tc>
          <w:tcPr>
            <w:tcW w:w="2268" w:type="dxa"/>
          </w:tcPr>
          <w:p w14:paraId="487ACBA4" w14:textId="77777777" w:rsidR="0008329C" w:rsidRPr="00250F46" w:rsidRDefault="0008329C" w:rsidP="0081516A">
            <w:pPr>
              <w:spacing w:line="360" w:lineRule="auto"/>
              <w:rPr>
                <w:lang w:val="en-US"/>
              </w:rPr>
            </w:pPr>
            <w:r>
              <w:t>btn</w:t>
            </w:r>
            <w:r>
              <w:rPr>
                <w:lang w:val="en-US"/>
              </w:rPr>
              <w:t>EditProfile</w:t>
            </w:r>
          </w:p>
        </w:tc>
        <w:tc>
          <w:tcPr>
            <w:tcW w:w="1417" w:type="dxa"/>
          </w:tcPr>
          <w:p w14:paraId="29E32FB7" w14:textId="77777777" w:rsidR="0008329C" w:rsidRPr="00F76C24" w:rsidRDefault="0008329C" w:rsidP="0081516A">
            <w:pPr>
              <w:spacing w:line="360" w:lineRule="auto"/>
            </w:pPr>
            <w:r>
              <w:t>Button</w:t>
            </w:r>
          </w:p>
        </w:tc>
        <w:tc>
          <w:tcPr>
            <w:tcW w:w="4246" w:type="dxa"/>
          </w:tcPr>
          <w:p w14:paraId="0BAA50DB" w14:textId="77777777" w:rsidR="0008329C" w:rsidRPr="00250F46" w:rsidRDefault="0008329C" w:rsidP="007F63CC">
            <w:pPr>
              <w:keepNext/>
              <w:spacing w:line="360" w:lineRule="auto"/>
              <w:rPr>
                <w:lang w:val="en-US"/>
              </w:rPr>
            </w:pPr>
            <w:r>
              <w:rPr>
                <w:lang w:val="en-US"/>
              </w:rPr>
              <w:t>Cập nhật thông tin cá nhân của người dùng.</w:t>
            </w:r>
          </w:p>
        </w:tc>
      </w:tr>
    </w:tbl>
    <w:p w14:paraId="3268C8E3" w14:textId="2EE45CAE" w:rsidR="00A1154A" w:rsidRPr="001700F4" w:rsidRDefault="007F63CC" w:rsidP="007F63CC">
      <w:pPr>
        <w:pStyle w:val="Caption"/>
        <w:rPr>
          <w:lang w:val="en-US"/>
        </w:rPr>
      </w:pPr>
      <w:bookmarkStart w:id="104" w:name="_Toc186641549"/>
      <w:r>
        <w:t xml:space="preserve">Bảng </w:t>
      </w:r>
      <w:fldSimple w:instr=" STYLEREF 1 \s ">
        <w:r>
          <w:rPr>
            <w:noProof/>
          </w:rPr>
          <w:t>4</w:t>
        </w:r>
      </w:fldSimple>
      <w:r>
        <w:t>.</w:t>
      </w:r>
      <w:fldSimple w:instr=" SEQ Bảng \* ARABIC \s 1 ">
        <w:r>
          <w:rPr>
            <w:noProof/>
          </w:rPr>
          <w:t>10</w:t>
        </w:r>
      </w:fldSimple>
      <w:r>
        <w:rPr>
          <w:lang w:val="en-US"/>
        </w:rPr>
        <w:t xml:space="preserve"> </w:t>
      </w:r>
      <w:r w:rsidRPr="00516B96">
        <w:rPr>
          <w:lang w:val="en-US"/>
        </w:rPr>
        <w:t>Mô tả chi tiết giao diện</w:t>
      </w:r>
      <w:r>
        <w:rPr>
          <w:lang w:val="en-US"/>
        </w:rPr>
        <w:t xml:space="preserve"> Quản lý thông tin</w:t>
      </w:r>
      <w:bookmarkEnd w:id="104"/>
    </w:p>
    <w:p w14:paraId="4984C44B" w14:textId="09597766" w:rsidR="003D0254" w:rsidRDefault="003D0254" w:rsidP="003D0254">
      <w:pPr>
        <w:pStyle w:val="Heading2"/>
        <w:rPr>
          <w:lang w:val="en-US"/>
        </w:rPr>
      </w:pPr>
      <w:bookmarkStart w:id="105" w:name="_Toc186658264"/>
      <w:r>
        <w:rPr>
          <w:lang w:val="en-US"/>
        </w:rPr>
        <w:t>Giao diện chủ cửa hàng</w:t>
      </w:r>
      <w:bookmarkEnd w:id="105"/>
    </w:p>
    <w:p w14:paraId="4796BC0C" w14:textId="3833633E" w:rsidR="003D0254" w:rsidRDefault="003D0254" w:rsidP="003D0254">
      <w:pPr>
        <w:pStyle w:val="Heading3"/>
        <w:rPr>
          <w:lang w:val="en-US"/>
        </w:rPr>
      </w:pPr>
      <w:bookmarkStart w:id="106" w:name="_Toc186658265"/>
      <w:r>
        <w:rPr>
          <w:lang w:val="en-US"/>
        </w:rPr>
        <w:t>Danh sách giao diện</w:t>
      </w:r>
      <w:bookmarkEnd w:id="106"/>
    </w:p>
    <w:tbl>
      <w:tblPr>
        <w:tblStyle w:val="TableGrid"/>
        <w:tblW w:w="0" w:type="auto"/>
        <w:tblLook w:val="04A0" w:firstRow="1" w:lastRow="0" w:firstColumn="1" w:lastColumn="0" w:noHBand="0" w:noVBand="1"/>
      </w:tblPr>
      <w:tblGrid>
        <w:gridCol w:w="708"/>
        <w:gridCol w:w="3256"/>
        <w:gridCol w:w="4813"/>
      </w:tblGrid>
      <w:tr w:rsidR="00F80590" w:rsidRPr="00AF2752" w14:paraId="70C8F7A9" w14:textId="77777777" w:rsidTr="0081516A">
        <w:tc>
          <w:tcPr>
            <w:tcW w:w="708" w:type="dxa"/>
            <w:shd w:val="clear" w:color="auto" w:fill="0070C0"/>
          </w:tcPr>
          <w:p w14:paraId="2E99BC1E" w14:textId="77777777" w:rsidR="00F80590" w:rsidRPr="00AF2752" w:rsidRDefault="00F80590" w:rsidP="0081516A">
            <w:pPr>
              <w:spacing w:line="360" w:lineRule="auto"/>
              <w:rPr>
                <w:b/>
                <w:bCs/>
                <w:color w:val="FFFFFF" w:themeColor="background1"/>
              </w:rPr>
            </w:pPr>
            <w:r w:rsidRPr="00AF2752">
              <w:rPr>
                <w:b/>
                <w:bCs/>
                <w:color w:val="FFFFFF" w:themeColor="background1"/>
              </w:rPr>
              <w:t>STT</w:t>
            </w:r>
          </w:p>
        </w:tc>
        <w:tc>
          <w:tcPr>
            <w:tcW w:w="3256" w:type="dxa"/>
            <w:shd w:val="clear" w:color="auto" w:fill="0070C0"/>
          </w:tcPr>
          <w:p w14:paraId="5AD28B1C" w14:textId="77777777" w:rsidR="00F80590" w:rsidRPr="00AF2752" w:rsidRDefault="00F80590" w:rsidP="0081516A">
            <w:pPr>
              <w:spacing w:line="360" w:lineRule="auto"/>
              <w:rPr>
                <w:b/>
                <w:bCs/>
                <w:color w:val="FFFFFF" w:themeColor="background1"/>
              </w:rPr>
            </w:pPr>
            <w:r w:rsidRPr="00AF2752">
              <w:rPr>
                <w:b/>
                <w:bCs/>
                <w:color w:val="FFFFFF" w:themeColor="background1"/>
              </w:rPr>
              <w:t>Tên giao diện</w:t>
            </w:r>
          </w:p>
        </w:tc>
        <w:tc>
          <w:tcPr>
            <w:tcW w:w="4813" w:type="dxa"/>
            <w:shd w:val="clear" w:color="auto" w:fill="0070C0"/>
          </w:tcPr>
          <w:p w14:paraId="5A2FA48F" w14:textId="77777777" w:rsidR="00F80590" w:rsidRPr="00AF2752" w:rsidRDefault="00F80590" w:rsidP="0081516A">
            <w:pPr>
              <w:spacing w:line="360" w:lineRule="auto"/>
              <w:rPr>
                <w:b/>
                <w:bCs/>
                <w:color w:val="FFFFFF" w:themeColor="background1"/>
              </w:rPr>
            </w:pPr>
            <w:r w:rsidRPr="00AF2752">
              <w:rPr>
                <w:b/>
                <w:bCs/>
                <w:color w:val="FFFFFF" w:themeColor="background1"/>
              </w:rPr>
              <w:t>Mô tả giao diện</w:t>
            </w:r>
          </w:p>
        </w:tc>
      </w:tr>
      <w:tr w:rsidR="00F80590" w14:paraId="5143CDA9" w14:textId="77777777" w:rsidTr="0081516A">
        <w:tc>
          <w:tcPr>
            <w:tcW w:w="708" w:type="dxa"/>
          </w:tcPr>
          <w:p w14:paraId="68D1F5F1" w14:textId="77777777" w:rsidR="00F80590" w:rsidRDefault="00F80590" w:rsidP="0081516A">
            <w:pPr>
              <w:spacing w:line="360" w:lineRule="auto"/>
              <w:jc w:val="center"/>
            </w:pPr>
            <w:r>
              <w:t>1</w:t>
            </w:r>
          </w:p>
        </w:tc>
        <w:tc>
          <w:tcPr>
            <w:tcW w:w="3256" w:type="dxa"/>
          </w:tcPr>
          <w:p w14:paraId="59D51FF3" w14:textId="77777777" w:rsidR="00F80590" w:rsidRPr="0072222C" w:rsidRDefault="00F80590" w:rsidP="0081516A">
            <w:pPr>
              <w:spacing w:line="360" w:lineRule="auto"/>
              <w:rPr>
                <w:lang w:val="en-US"/>
              </w:rPr>
            </w:pPr>
            <w:r>
              <w:rPr>
                <w:lang w:val="en-US"/>
              </w:rPr>
              <w:t>Admin Dashboard</w:t>
            </w:r>
          </w:p>
        </w:tc>
        <w:tc>
          <w:tcPr>
            <w:tcW w:w="4813" w:type="dxa"/>
          </w:tcPr>
          <w:p w14:paraId="6037A1B7" w14:textId="77777777" w:rsidR="00F80590" w:rsidRDefault="00F80590" w:rsidP="0081516A">
            <w:pPr>
              <w:spacing w:line="360" w:lineRule="auto"/>
            </w:pPr>
            <w:r>
              <w:t xml:space="preserve">Hiển thị </w:t>
            </w:r>
            <w:r>
              <w:rPr>
                <w:lang w:val="en-US"/>
              </w:rPr>
              <w:t>thông tin và thống kê của cửa hàng</w:t>
            </w:r>
            <w:r>
              <w:t xml:space="preserve"> </w:t>
            </w:r>
          </w:p>
        </w:tc>
      </w:tr>
      <w:tr w:rsidR="00F80590" w:rsidRPr="00235588" w14:paraId="1230DBB8" w14:textId="77777777" w:rsidTr="0081516A">
        <w:tc>
          <w:tcPr>
            <w:tcW w:w="708" w:type="dxa"/>
          </w:tcPr>
          <w:p w14:paraId="3135A09D" w14:textId="77777777" w:rsidR="00F80590" w:rsidRDefault="00F80590" w:rsidP="0081516A">
            <w:pPr>
              <w:spacing w:line="360" w:lineRule="auto"/>
              <w:jc w:val="center"/>
            </w:pPr>
            <w:r>
              <w:t>2</w:t>
            </w:r>
          </w:p>
        </w:tc>
        <w:tc>
          <w:tcPr>
            <w:tcW w:w="3256" w:type="dxa"/>
          </w:tcPr>
          <w:p w14:paraId="715F872A" w14:textId="77777777" w:rsidR="00F80590" w:rsidRDefault="00F80590" w:rsidP="0081516A">
            <w:pPr>
              <w:spacing w:line="360" w:lineRule="auto"/>
            </w:pPr>
            <w:r>
              <w:rPr>
                <w:lang w:val="en-US"/>
              </w:rPr>
              <w:t>Orders</w:t>
            </w:r>
            <w:r>
              <w:t xml:space="preserve"> </w:t>
            </w:r>
          </w:p>
        </w:tc>
        <w:tc>
          <w:tcPr>
            <w:tcW w:w="4813" w:type="dxa"/>
          </w:tcPr>
          <w:p w14:paraId="78D1582E" w14:textId="77777777" w:rsidR="00F80590" w:rsidRPr="00235588" w:rsidRDefault="00F80590" w:rsidP="0081516A">
            <w:pPr>
              <w:spacing w:line="360" w:lineRule="auto"/>
              <w:rPr>
                <w:lang w:val="en-US"/>
              </w:rPr>
            </w:pPr>
            <w:r w:rsidRPr="000A5ECE">
              <w:t xml:space="preserve">Hiển thị danh sách các </w:t>
            </w:r>
            <w:r>
              <w:rPr>
                <w:lang w:val="en-US"/>
              </w:rPr>
              <w:t>hóa đơn</w:t>
            </w:r>
            <w:r w:rsidRPr="000A5ECE">
              <w:t xml:space="preserve"> của </w:t>
            </w:r>
            <w:r>
              <w:t>hệ thống.</w:t>
            </w:r>
          </w:p>
        </w:tc>
      </w:tr>
      <w:tr w:rsidR="00F80590" w:rsidRPr="000A5ECE" w14:paraId="3E9F69C7" w14:textId="77777777" w:rsidTr="0081516A">
        <w:tc>
          <w:tcPr>
            <w:tcW w:w="708" w:type="dxa"/>
          </w:tcPr>
          <w:p w14:paraId="7769D0D2" w14:textId="77777777" w:rsidR="00F80590" w:rsidRDefault="00F80590" w:rsidP="0081516A">
            <w:pPr>
              <w:spacing w:line="360" w:lineRule="auto"/>
              <w:jc w:val="center"/>
            </w:pPr>
            <w:r>
              <w:t>3</w:t>
            </w:r>
          </w:p>
        </w:tc>
        <w:tc>
          <w:tcPr>
            <w:tcW w:w="3256" w:type="dxa"/>
          </w:tcPr>
          <w:p w14:paraId="317D0439" w14:textId="77777777" w:rsidR="00F80590" w:rsidRPr="00CD3E59" w:rsidRDefault="00F80590" w:rsidP="0081516A">
            <w:pPr>
              <w:spacing w:line="360" w:lineRule="auto"/>
              <w:rPr>
                <w:lang w:val="en-US"/>
              </w:rPr>
            </w:pPr>
            <w:r>
              <w:rPr>
                <w:lang w:val="en-US"/>
              </w:rPr>
              <w:t>Categories</w:t>
            </w:r>
          </w:p>
        </w:tc>
        <w:tc>
          <w:tcPr>
            <w:tcW w:w="4813" w:type="dxa"/>
          </w:tcPr>
          <w:p w14:paraId="2417C2F8" w14:textId="77777777" w:rsidR="00F80590" w:rsidRPr="000A5ECE" w:rsidRDefault="00F80590" w:rsidP="0081516A">
            <w:pPr>
              <w:spacing w:line="360" w:lineRule="auto"/>
              <w:rPr>
                <w:lang w:val="en-US"/>
              </w:rPr>
            </w:pPr>
            <w:r w:rsidRPr="000A5ECE">
              <w:t>Hiển thị danh sách các danh mục của sản phẩm</w:t>
            </w:r>
            <w:r>
              <w:rPr>
                <w:lang w:val="en-US"/>
              </w:rPr>
              <w:t xml:space="preserve"> sách.</w:t>
            </w:r>
          </w:p>
        </w:tc>
      </w:tr>
      <w:tr w:rsidR="00F80590" w14:paraId="1292F990" w14:textId="77777777" w:rsidTr="0081516A">
        <w:tc>
          <w:tcPr>
            <w:tcW w:w="708" w:type="dxa"/>
          </w:tcPr>
          <w:p w14:paraId="04A9CE4A" w14:textId="77777777" w:rsidR="00F80590" w:rsidRDefault="00F80590" w:rsidP="0081516A">
            <w:pPr>
              <w:spacing w:line="360" w:lineRule="auto"/>
              <w:jc w:val="center"/>
            </w:pPr>
            <w:r>
              <w:t>4</w:t>
            </w:r>
          </w:p>
        </w:tc>
        <w:tc>
          <w:tcPr>
            <w:tcW w:w="3256" w:type="dxa"/>
          </w:tcPr>
          <w:p w14:paraId="015B9BF1" w14:textId="77777777" w:rsidR="00F80590" w:rsidRPr="00CD3E59" w:rsidRDefault="00F80590" w:rsidP="0081516A">
            <w:pPr>
              <w:spacing w:line="360" w:lineRule="auto"/>
              <w:rPr>
                <w:lang w:val="en-US"/>
              </w:rPr>
            </w:pPr>
            <w:r>
              <w:rPr>
                <w:lang w:val="en-US"/>
              </w:rPr>
              <w:t>Products</w:t>
            </w:r>
          </w:p>
        </w:tc>
        <w:tc>
          <w:tcPr>
            <w:tcW w:w="4813" w:type="dxa"/>
          </w:tcPr>
          <w:p w14:paraId="327A22BA" w14:textId="77777777" w:rsidR="00F80590" w:rsidRDefault="00F80590" w:rsidP="0081516A">
            <w:pPr>
              <w:spacing w:line="360" w:lineRule="auto"/>
            </w:pPr>
            <w:r w:rsidRPr="000A5ECE">
              <w:t xml:space="preserve">Hiển thị danh sách </w:t>
            </w:r>
            <w:r>
              <w:t>tất c</w:t>
            </w:r>
            <w:r>
              <w:rPr>
                <w:lang w:val="en-US"/>
              </w:rPr>
              <w:t>ả sản phẩm trong hệ thống</w:t>
            </w:r>
          </w:p>
        </w:tc>
      </w:tr>
      <w:tr w:rsidR="00F80590" w:rsidRPr="008E30ED" w14:paraId="221153F6" w14:textId="77777777" w:rsidTr="0081516A">
        <w:tc>
          <w:tcPr>
            <w:tcW w:w="708" w:type="dxa"/>
          </w:tcPr>
          <w:p w14:paraId="53C95170" w14:textId="4078839F" w:rsidR="00F80590" w:rsidRPr="0065286D" w:rsidRDefault="00F80590" w:rsidP="0081516A">
            <w:pPr>
              <w:spacing w:line="360" w:lineRule="auto"/>
              <w:jc w:val="center"/>
              <w:rPr>
                <w:lang w:val="en-US"/>
              </w:rPr>
            </w:pPr>
            <w:r>
              <w:rPr>
                <w:lang w:val="en-US"/>
              </w:rPr>
              <w:t>5</w:t>
            </w:r>
          </w:p>
        </w:tc>
        <w:tc>
          <w:tcPr>
            <w:tcW w:w="3256" w:type="dxa"/>
          </w:tcPr>
          <w:p w14:paraId="6D46052F" w14:textId="77777777" w:rsidR="00F80590" w:rsidRPr="008E30ED" w:rsidRDefault="00F80590" w:rsidP="0081516A">
            <w:pPr>
              <w:spacing w:line="360" w:lineRule="auto"/>
              <w:rPr>
                <w:lang w:val="en-US"/>
              </w:rPr>
            </w:pPr>
            <w:r>
              <w:rPr>
                <w:lang w:val="en-US"/>
              </w:rPr>
              <w:t>Edit Order</w:t>
            </w:r>
          </w:p>
        </w:tc>
        <w:tc>
          <w:tcPr>
            <w:tcW w:w="4813" w:type="dxa"/>
          </w:tcPr>
          <w:p w14:paraId="3241D190" w14:textId="77777777" w:rsidR="00F80590" w:rsidRPr="008E30ED" w:rsidRDefault="00F80590" w:rsidP="0081516A">
            <w:pPr>
              <w:spacing w:line="360" w:lineRule="auto"/>
              <w:rPr>
                <w:lang w:val="en-US"/>
              </w:rPr>
            </w:pPr>
            <w:r>
              <w:rPr>
                <w:lang w:val="en-US"/>
              </w:rPr>
              <w:t>Xem sửa thông tin của từng hóa đơn(cập nhật trạng thái đơn hàng)</w:t>
            </w:r>
          </w:p>
        </w:tc>
      </w:tr>
      <w:tr w:rsidR="00F80590" w:rsidRPr="006451E9" w14:paraId="103BA71E" w14:textId="77777777" w:rsidTr="0081516A">
        <w:tc>
          <w:tcPr>
            <w:tcW w:w="708" w:type="dxa"/>
          </w:tcPr>
          <w:p w14:paraId="0DCEC542" w14:textId="3F3B0571" w:rsidR="00F80590" w:rsidRPr="00570514" w:rsidRDefault="00F80590" w:rsidP="0081516A">
            <w:pPr>
              <w:spacing w:line="360" w:lineRule="auto"/>
              <w:jc w:val="center"/>
              <w:rPr>
                <w:lang w:val="en-US"/>
              </w:rPr>
            </w:pPr>
            <w:r>
              <w:rPr>
                <w:lang w:val="en-US"/>
              </w:rPr>
              <w:lastRenderedPageBreak/>
              <w:t>6</w:t>
            </w:r>
          </w:p>
        </w:tc>
        <w:tc>
          <w:tcPr>
            <w:tcW w:w="3256" w:type="dxa"/>
          </w:tcPr>
          <w:p w14:paraId="507233FE" w14:textId="77777777" w:rsidR="00F80590" w:rsidRPr="00C81D63" w:rsidRDefault="00F80590" w:rsidP="0081516A">
            <w:pPr>
              <w:spacing w:line="360" w:lineRule="auto"/>
              <w:rPr>
                <w:lang w:val="en-US"/>
              </w:rPr>
            </w:pPr>
            <w:r>
              <w:rPr>
                <w:lang w:val="en-US"/>
              </w:rPr>
              <w:t>Create / Edit Category</w:t>
            </w:r>
          </w:p>
        </w:tc>
        <w:tc>
          <w:tcPr>
            <w:tcW w:w="4813" w:type="dxa"/>
          </w:tcPr>
          <w:p w14:paraId="484167E5" w14:textId="77777777" w:rsidR="00F80590" w:rsidRPr="006451E9" w:rsidRDefault="00F80590" w:rsidP="0081516A">
            <w:pPr>
              <w:keepNext/>
              <w:spacing w:line="360" w:lineRule="auto"/>
              <w:rPr>
                <w:lang w:val="en-US"/>
              </w:rPr>
            </w:pPr>
            <w:r>
              <w:rPr>
                <w:lang w:val="en-US"/>
              </w:rPr>
              <w:t>Thêm mới / xem sửa thông tin của từng danh mục</w:t>
            </w:r>
          </w:p>
        </w:tc>
      </w:tr>
      <w:tr w:rsidR="00F80590" w:rsidRPr="005D1780" w14:paraId="4696D35C" w14:textId="77777777" w:rsidTr="0081516A">
        <w:tc>
          <w:tcPr>
            <w:tcW w:w="708" w:type="dxa"/>
          </w:tcPr>
          <w:p w14:paraId="5B86E517" w14:textId="550BC23D" w:rsidR="00F80590" w:rsidRDefault="00F80590" w:rsidP="0081516A">
            <w:pPr>
              <w:spacing w:line="360" w:lineRule="auto"/>
              <w:jc w:val="center"/>
              <w:rPr>
                <w:lang w:val="en-US"/>
              </w:rPr>
            </w:pPr>
            <w:r>
              <w:rPr>
                <w:lang w:val="en-US"/>
              </w:rPr>
              <w:t>7</w:t>
            </w:r>
          </w:p>
        </w:tc>
        <w:tc>
          <w:tcPr>
            <w:tcW w:w="3256" w:type="dxa"/>
          </w:tcPr>
          <w:p w14:paraId="610F9039" w14:textId="77777777" w:rsidR="00F80590" w:rsidRPr="005D1780" w:rsidRDefault="00F80590" w:rsidP="0081516A">
            <w:pPr>
              <w:spacing w:line="360" w:lineRule="auto"/>
              <w:rPr>
                <w:lang w:val="en-US"/>
              </w:rPr>
            </w:pPr>
            <w:r>
              <w:rPr>
                <w:lang w:val="en-US"/>
              </w:rPr>
              <w:t>Create / Edit Product</w:t>
            </w:r>
          </w:p>
        </w:tc>
        <w:tc>
          <w:tcPr>
            <w:tcW w:w="4813" w:type="dxa"/>
          </w:tcPr>
          <w:p w14:paraId="2D1CD7FD" w14:textId="77777777" w:rsidR="00F80590" w:rsidRPr="005D1780" w:rsidRDefault="00F80590" w:rsidP="007F63CC">
            <w:pPr>
              <w:keepNext/>
              <w:spacing w:line="360" w:lineRule="auto"/>
              <w:rPr>
                <w:lang w:val="en-US"/>
              </w:rPr>
            </w:pPr>
            <w:r>
              <w:rPr>
                <w:lang w:val="en-US"/>
              </w:rPr>
              <w:t>Thêm mới / xem sửa thông tin của từng sản phẩm</w:t>
            </w:r>
          </w:p>
        </w:tc>
      </w:tr>
    </w:tbl>
    <w:p w14:paraId="39668F71" w14:textId="0AC6F176" w:rsidR="00F80590" w:rsidRPr="00F80590" w:rsidRDefault="007F63CC" w:rsidP="007F63CC">
      <w:pPr>
        <w:pStyle w:val="Caption"/>
        <w:rPr>
          <w:lang w:val="en-US"/>
        </w:rPr>
      </w:pPr>
      <w:bookmarkStart w:id="107" w:name="_Toc186641550"/>
      <w:r>
        <w:t xml:space="preserve">Bảng </w:t>
      </w:r>
      <w:fldSimple w:instr=" STYLEREF 1 \s ">
        <w:r>
          <w:rPr>
            <w:noProof/>
          </w:rPr>
          <w:t>4</w:t>
        </w:r>
      </w:fldSimple>
      <w:r>
        <w:t>.</w:t>
      </w:r>
      <w:fldSimple w:instr=" SEQ Bảng \* ARABIC \s 1 ">
        <w:r>
          <w:rPr>
            <w:noProof/>
          </w:rPr>
          <w:t>11</w:t>
        </w:r>
      </w:fldSimple>
      <w:r>
        <w:rPr>
          <w:lang w:val="en-US"/>
        </w:rPr>
        <w:t xml:space="preserve"> Danh sách giao diện chủ cửa hàng</w:t>
      </w:r>
      <w:bookmarkEnd w:id="107"/>
    </w:p>
    <w:p w14:paraId="254D1A3B" w14:textId="720DFB3C" w:rsidR="003D0254" w:rsidRPr="003D0254" w:rsidRDefault="003D0254" w:rsidP="003D0254">
      <w:pPr>
        <w:pStyle w:val="Heading3"/>
        <w:rPr>
          <w:lang w:val="en-US"/>
        </w:rPr>
      </w:pPr>
      <w:bookmarkStart w:id="108" w:name="_Toc186658266"/>
      <w:r>
        <w:rPr>
          <w:lang w:val="en-US"/>
        </w:rPr>
        <w:t>Mô tả chi tiết giao diện</w:t>
      </w:r>
      <w:bookmarkEnd w:id="108"/>
    </w:p>
    <w:p w14:paraId="1749696E" w14:textId="2F3A6A4E" w:rsidR="00F7161C" w:rsidRDefault="00531E50" w:rsidP="00091488">
      <w:pPr>
        <w:pStyle w:val="Heading4"/>
        <w:rPr>
          <w:lang w:val="en-US"/>
        </w:rPr>
      </w:pPr>
      <w:bookmarkStart w:id="109" w:name="_Toc179555057"/>
      <w:bookmarkStart w:id="110" w:name="_Toc179555184"/>
      <w:r>
        <w:rPr>
          <w:lang w:val="en-US"/>
        </w:rPr>
        <w:t>Giao diện Admin Dashboard</w:t>
      </w:r>
    </w:p>
    <w:p w14:paraId="25A38E3C" w14:textId="77777777" w:rsidR="007F63CC" w:rsidRDefault="00CC739E" w:rsidP="007F63CC">
      <w:pPr>
        <w:keepNext/>
        <w:jc w:val="center"/>
      </w:pPr>
      <w:r w:rsidRPr="00CC739E">
        <w:rPr>
          <w:noProof/>
          <w:lang w:val="en-US"/>
        </w:rPr>
        <w:drawing>
          <wp:inline distT="0" distB="0" distL="0" distR="0" wp14:anchorId="2E81023C" wp14:editId="5B308D3B">
            <wp:extent cx="5731510" cy="2764790"/>
            <wp:effectExtent l="0" t="0" r="2540" b="0"/>
            <wp:docPr id="843038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8545" name="Picture 1" descr="A screenshot of a computer&#10;&#10;Description automatically generated"/>
                    <pic:cNvPicPr/>
                  </pic:nvPicPr>
                  <pic:blipFill>
                    <a:blip r:embed="rId28"/>
                    <a:stretch>
                      <a:fillRect/>
                    </a:stretch>
                  </pic:blipFill>
                  <pic:spPr>
                    <a:xfrm>
                      <a:off x="0" y="0"/>
                      <a:ext cx="5731510" cy="2764790"/>
                    </a:xfrm>
                    <a:prstGeom prst="rect">
                      <a:avLst/>
                    </a:prstGeom>
                  </pic:spPr>
                </pic:pic>
              </a:graphicData>
            </a:graphic>
          </wp:inline>
        </w:drawing>
      </w:r>
    </w:p>
    <w:p w14:paraId="3254CBE3" w14:textId="18A7E4F0" w:rsidR="00CC739E" w:rsidRDefault="007F63CC" w:rsidP="007F63CC">
      <w:pPr>
        <w:pStyle w:val="Caption"/>
        <w:rPr>
          <w:lang w:val="en-US"/>
        </w:rPr>
      </w:pPr>
      <w:bookmarkStart w:id="111" w:name="_Toc186641571"/>
      <w:r>
        <w:t xml:space="preserve">Hình </w:t>
      </w:r>
      <w:fldSimple w:instr=" STYLEREF 1 \s ">
        <w:r>
          <w:rPr>
            <w:noProof/>
          </w:rPr>
          <w:t>4</w:t>
        </w:r>
      </w:fldSimple>
      <w:r>
        <w:t>.</w:t>
      </w:r>
      <w:fldSimple w:instr=" SEQ Hình \* ARABIC \s 1 ">
        <w:r>
          <w:rPr>
            <w:noProof/>
          </w:rPr>
          <w:t>11</w:t>
        </w:r>
      </w:fldSimple>
      <w:r>
        <w:rPr>
          <w:lang w:val="en-US"/>
        </w:rPr>
        <w:t xml:space="preserve"> Giao diện Admin Dashboard</w:t>
      </w:r>
      <w:bookmarkEnd w:id="111"/>
    </w:p>
    <w:tbl>
      <w:tblPr>
        <w:tblStyle w:val="TableGrid"/>
        <w:tblW w:w="0" w:type="auto"/>
        <w:tblLook w:val="04A0" w:firstRow="1" w:lastRow="0" w:firstColumn="1" w:lastColumn="0" w:noHBand="0" w:noVBand="1"/>
      </w:tblPr>
      <w:tblGrid>
        <w:gridCol w:w="846"/>
        <w:gridCol w:w="2268"/>
        <w:gridCol w:w="1417"/>
        <w:gridCol w:w="4246"/>
      </w:tblGrid>
      <w:tr w:rsidR="002D1093" w:rsidRPr="00D04727" w14:paraId="682A5B7E" w14:textId="77777777" w:rsidTr="0081516A">
        <w:tc>
          <w:tcPr>
            <w:tcW w:w="846" w:type="dxa"/>
            <w:tcBorders>
              <w:top w:val="single" w:sz="4" w:space="0" w:color="auto"/>
              <w:left w:val="single" w:sz="4" w:space="0" w:color="auto"/>
              <w:bottom w:val="single" w:sz="4" w:space="0" w:color="auto"/>
              <w:right w:val="single" w:sz="4" w:space="0" w:color="auto"/>
            </w:tcBorders>
            <w:shd w:val="clear" w:color="auto" w:fill="0070C0"/>
            <w:hideMark/>
          </w:tcPr>
          <w:p w14:paraId="41FAB919" w14:textId="77777777" w:rsidR="002D1093" w:rsidRPr="00D04727" w:rsidRDefault="002D1093" w:rsidP="0081516A">
            <w:pPr>
              <w:spacing w:after="160" w:line="360" w:lineRule="auto"/>
              <w:rPr>
                <w:b/>
                <w:bCs/>
                <w:color w:val="FFFFFF" w:themeColor="background1"/>
              </w:rPr>
            </w:pPr>
            <w:r w:rsidRPr="00D04727">
              <w:rPr>
                <w:b/>
                <w:bCs/>
                <w:color w:val="FFFFFF" w:themeColor="background1"/>
              </w:rPr>
              <w:t>STT</w:t>
            </w:r>
          </w:p>
        </w:tc>
        <w:tc>
          <w:tcPr>
            <w:tcW w:w="2268" w:type="dxa"/>
            <w:tcBorders>
              <w:top w:val="single" w:sz="4" w:space="0" w:color="auto"/>
              <w:left w:val="single" w:sz="4" w:space="0" w:color="auto"/>
              <w:bottom w:val="single" w:sz="4" w:space="0" w:color="auto"/>
              <w:right w:val="single" w:sz="4" w:space="0" w:color="auto"/>
            </w:tcBorders>
            <w:shd w:val="clear" w:color="auto" w:fill="0070C0"/>
            <w:hideMark/>
          </w:tcPr>
          <w:p w14:paraId="4A9BBFFC" w14:textId="77777777" w:rsidR="002D1093" w:rsidRPr="00D04727" w:rsidRDefault="002D1093" w:rsidP="0081516A">
            <w:pPr>
              <w:spacing w:after="160" w:line="360" w:lineRule="auto"/>
              <w:rPr>
                <w:b/>
                <w:bCs/>
                <w:color w:val="FFFFFF" w:themeColor="background1"/>
              </w:rPr>
            </w:pPr>
            <w:r w:rsidRPr="00D04727">
              <w:rPr>
                <w:b/>
                <w:bCs/>
                <w:color w:val="FFFFFF" w:themeColor="background1"/>
              </w:rPr>
              <w:t xml:space="preserve">Tên thành phần </w:t>
            </w:r>
          </w:p>
        </w:tc>
        <w:tc>
          <w:tcPr>
            <w:tcW w:w="1417" w:type="dxa"/>
            <w:tcBorders>
              <w:top w:val="single" w:sz="4" w:space="0" w:color="auto"/>
              <w:left w:val="single" w:sz="4" w:space="0" w:color="auto"/>
              <w:bottom w:val="single" w:sz="4" w:space="0" w:color="auto"/>
              <w:right w:val="single" w:sz="4" w:space="0" w:color="auto"/>
            </w:tcBorders>
            <w:shd w:val="clear" w:color="auto" w:fill="0070C0"/>
            <w:hideMark/>
          </w:tcPr>
          <w:p w14:paraId="54210076" w14:textId="77777777" w:rsidR="002D1093" w:rsidRPr="00D04727" w:rsidRDefault="002D1093" w:rsidP="0081516A">
            <w:pPr>
              <w:spacing w:after="160" w:line="360" w:lineRule="auto"/>
              <w:rPr>
                <w:b/>
                <w:bCs/>
                <w:color w:val="FFFFFF" w:themeColor="background1"/>
              </w:rPr>
            </w:pPr>
            <w:r w:rsidRPr="00D04727">
              <w:rPr>
                <w:b/>
                <w:bCs/>
                <w:color w:val="FFFFFF" w:themeColor="background1"/>
              </w:rPr>
              <w:t xml:space="preserve">Loại </w:t>
            </w:r>
          </w:p>
        </w:tc>
        <w:tc>
          <w:tcPr>
            <w:tcW w:w="4246" w:type="dxa"/>
            <w:tcBorders>
              <w:top w:val="single" w:sz="4" w:space="0" w:color="auto"/>
              <w:left w:val="single" w:sz="4" w:space="0" w:color="auto"/>
              <w:bottom w:val="single" w:sz="4" w:space="0" w:color="auto"/>
              <w:right w:val="single" w:sz="4" w:space="0" w:color="auto"/>
            </w:tcBorders>
            <w:shd w:val="clear" w:color="auto" w:fill="0070C0"/>
            <w:hideMark/>
          </w:tcPr>
          <w:p w14:paraId="111B8783" w14:textId="77777777" w:rsidR="002D1093" w:rsidRPr="00D04727" w:rsidRDefault="002D1093" w:rsidP="0081516A">
            <w:pPr>
              <w:spacing w:after="160" w:line="360" w:lineRule="auto"/>
              <w:rPr>
                <w:b/>
                <w:bCs/>
                <w:color w:val="FFFFFF" w:themeColor="background1"/>
              </w:rPr>
            </w:pPr>
            <w:r w:rsidRPr="00D04727">
              <w:rPr>
                <w:b/>
                <w:bCs/>
                <w:color w:val="FFFFFF" w:themeColor="background1"/>
              </w:rPr>
              <w:t>Mô tả thành phần</w:t>
            </w:r>
          </w:p>
        </w:tc>
      </w:tr>
      <w:tr w:rsidR="002D1093" w:rsidRPr="00D04727" w14:paraId="47536F73"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3C04E5BD" w14:textId="77777777" w:rsidR="002D1093" w:rsidRPr="00D04727" w:rsidRDefault="002D1093" w:rsidP="0081516A">
            <w:pPr>
              <w:spacing w:after="160" w:line="360" w:lineRule="auto"/>
            </w:pPr>
            <w:r w:rsidRPr="00D04727">
              <w:t>1</w:t>
            </w:r>
          </w:p>
        </w:tc>
        <w:tc>
          <w:tcPr>
            <w:tcW w:w="2268" w:type="dxa"/>
            <w:tcBorders>
              <w:top w:val="single" w:sz="4" w:space="0" w:color="auto"/>
              <w:left w:val="single" w:sz="4" w:space="0" w:color="auto"/>
              <w:bottom w:val="single" w:sz="4" w:space="0" w:color="auto"/>
              <w:right w:val="single" w:sz="4" w:space="0" w:color="auto"/>
            </w:tcBorders>
            <w:hideMark/>
          </w:tcPr>
          <w:p w14:paraId="22EE4BE5" w14:textId="77777777" w:rsidR="002D1093" w:rsidRPr="00D04727" w:rsidRDefault="002D1093" w:rsidP="0081516A">
            <w:pPr>
              <w:spacing w:after="160" w:line="360" w:lineRule="auto"/>
            </w:pPr>
            <w:r w:rsidRPr="00D04727">
              <w:rPr>
                <w:lang w:val="en-US"/>
              </w:rPr>
              <w:t>TotalRevenue</w:t>
            </w:r>
            <w:r w:rsidRPr="00D04727">
              <w:t xml:space="preserve"> </w:t>
            </w:r>
          </w:p>
        </w:tc>
        <w:tc>
          <w:tcPr>
            <w:tcW w:w="1417" w:type="dxa"/>
            <w:tcBorders>
              <w:top w:val="single" w:sz="4" w:space="0" w:color="auto"/>
              <w:left w:val="single" w:sz="4" w:space="0" w:color="auto"/>
              <w:bottom w:val="single" w:sz="4" w:space="0" w:color="auto"/>
              <w:right w:val="single" w:sz="4" w:space="0" w:color="auto"/>
            </w:tcBorders>
            <w:hideMark/>
          </w:tcPr>
          <w:p w14:paraId="2AE24791" w14:textId="77777777" w:rsidR="002D1093" w:rsidRPr="00D04727" w:rsidRDefault="002D1093" w:rsidP="0081516A">
            <w:pPr>
              <w:spacing w:after="160" w:line="360" w:lineRule="auto"/>
            </w:pPr>
            <w:r w:rsidRPr="00D04727">
              <w:rPr>
                <w:lang w:val="en-US"/>
              </w:rPr>
              <w:t>Label</w:t>
            </w:r>
            <w:r w:rsidRPr="00D04727">
              <w:t xml:space="preserve"> </w:t>
            </w:r>
          </w:p>
        </w:tc>
        <w:tc>
          <w:tcPr>
            <w:tcW w:w="4246" w:type="dxa"/>
            <w:tcBorders>
              <w:top w:val="single" w:sz="4" w:space="0" w:color="auto"/>
              <w:left w:val="single" w:sz="4" w:space="0" w:color="auto"/>
              <w:bottom w:val="single" w:sz="4" w:space="0" w:color="auto"/>
              <w:right w:val="single" w:sz="4" w:space="0" w:color="auto"/>
            </w:tcBorders>
            <w:hideMark/>
          </w:tcPr>
          <w:p w14:paraId="45E04211" w14:textId="77777777" w:rsidR="002D1093" w:rsidRPr="00D04727" w:rsidRDefault="002D1093" w:rsidP="0081516A">
            <w:pPr>
              <w:spacing w:after="160" w:line="360" w:lineRule="auto"/>
              <w:rPr>
                <w:lang w:val="en-US"/>
              </w:rPr>
            </w:pPr>
            <w:r w:rsidRPr="00D04727">
              <w:t xml:space="preserve">Hiển thị </w:t>
            </w:r>
            <w:r w:rsidRPr="00D04727">
              <w:rPr>
                <w:lang w:val="en-US"/>
              </w:rPr>
              <w:t>tổng doanh thu kiếm được của cửa hàng</w:t>
            </w:r>
          </w:p>
        </w:tc>
      </w:tr>
      <w:tr w:rsidR="002D1093" w:rsidRPr="00D04727" w14:paraId="29109F70"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66E7707B" w14:textId="77777777" w:rsidR="002D1093" w:rsidRPr="00D04727" w:rsidRDefault="002D1093" w:rsidP="0081516A">
            <w:pPr>
              <w:spacing w:after="160" w:line="360" w:lineRule="auto"/>
            </w:pPr>
            <w:r w:rsidRPr="00D04727">
              <w:t>2</w:t>
            </w:r>
          </w:p>
        </w:tc>
        <w:tc>
          <w:tcPr>
            <w:tcW w:w="2268" w:type="dxa"/>
            <w:tcBorders>
              <w:top w:val="single" w:sz="4" w:space="0" w:color="auto"/>
              <w:left w:val="single" w:sz="4" w:space="0" w:color="auto"/>
              <w:bottom w:val="single" w:sz="4" w:space="0" w:color="auto"/>
              <w:right w:val="single" w:sz="4" w:space="0" w:color="auto"/>
            </w:tcBorders>
            <w:hideMark/>
          </w:tcPr>
          <w:p w14:paraId="57D3197D" w14:textId="77777777" w:rsidR="002D1093" w:rsidRPr="00D04727" w:rsidRDefault="002D1093" w:rsidP="0081516A">
            <w:pPr>
              <w:spacing w:after="160" w:line="360" w:lineRule="auto"/>
            </w:pPr>
            <w:r w:rsidRPr="00D04727">
              <w:rPr>
                <w:lang w:val="en-US"/>
              </w:rPr>
              <w:t>totalOrders</w:t>
            </w:r>
            <w:r w:rsidRPr="00D04727">
              <w:t xml:space="preserve"> </w:t>
            </w:r>
          </w:p>
        </w:tc>
        <w:tc>
          <w:tcPr>
            <w:tcW w:w="1417" w:type="dxa"/>
            <w:tcBorders>
              <w:top w:val="single" w:sz="4" w:space="0" w:color="auto"/>
              <w:left w:val="single" w:sz="4" w:space="0" w:color="auto"/>
              <w:bottom w:val="single" w:sz="4" w:space="0" w:color="auto"/>
              <w:right w:val="single" w:sz="4" w:space="0" w:color="auto"/>
            </w:tcBorders>
            <w:hideMark/>
          </w:tcPr>
          <w:p w14:paraId="5885C572" w14:textId="77777777" w:rsidR="002D1093" w:rsidRPr="00D04727" w:rsidRDefault="002D1093" w:rsidP="0081516A">
            <w:pPr>
              <w:spacing w:after="160" w:line="360" w:lineRule="auto"/>
            </w:pPr>
            <w:r w:rsidRPr="00D04727">
              <w:rPr>
                <w:lang w:val="en-US"/>
              </w:rPr>
              <w:t>Label</w:t>
            </w:r>
          </w:p>
        </w:tc>
        <w:tc>
          <w:tcPr>
            <w:tcW w:w="4246" w:type="dxa"/>
            <w:tcBorders>
              <w:top w:val="single" w:sz="4" w:space="0" w:color="auto"/>
              <w:left w:val="single" w:sz="4" w:space="0" w:color="auto"/>
              <w:bottom w:val="single" w:sz="4" w:space="0" w:color="auto"/>
              <w:right w:val="single" w:sz="4" w:space="0" w:color="auto"/>
            </w:tcBorders>
            <w:hideMark/>
          </w:tcPr>
          <w:p w14:paraId="1EF49BFB" w14:textId="77777777" w:rsidR="002D1093" w:rsidRPr="00D04727" w:rsidRDefault="002D1093" w:rsidP="0081516A">
            <w:pPr>
              <w:spacing w:after="160" w:line="360" w:lineRule="auto"/>
            </w:pPr>
            <w:r w:rsidRPr="00D04727">
              <w:t>Hiển thị</w:t>
            </w:r>
            <w:r w:rsidRPr="00D04727">
              <w:rPr>
                <w:lang w:val="en-US"/>
              </w:rPr>
              <w:t xml:space="preserve"> tổng</w:t>
            </w:r>
            <w:r w:rsidRPr="00D04727">
              <w:t xml:space="preserve"> số lư</w:t>
            </w:r>
            <w:r w:rsidRPr="00D04727">
              <w:rPr>
                <w:lang w:val="en-US"/>
              </w:rPr>
              <w:t>ợng đơn hàng của cửa hàng</w:t>
            </w:r>
          </w:p>
        </w:tc>
      </w:tr>
      <w:tr w:rsidR="002D1093" w:rsidRPr="00D04727" w14:paraId="32F72102"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5299B995" w14:textId="3881CF2F" w:rsidR="002D1093" w:rsidRPr="00D04727" w:rsidRDefault="002D1093" w:rsidP="0081516A">
            <w:pPr>
              <w:spacing w:after="160" w:line="360" w:lineRule="auto"/>
              <w:rPr>
                <w:lang w:val="en-US"/>
              </w:rPr>
            </w:pPr>
            <w:r>
              <w:rPr>
                <w:lang w:val="en-US"/>
              </w:rPr>
              <w:t>3</w:t>
            </w:r>
          </w:p>
        </w:tc>
        <w:tc>
          <w:tcPr>
            <w:tcW w:w="2268" w:type="dxa"/>
            <w:tcBorders>
              <w:top w:val="single" w:sz="4" w:space="0" w:color="auto"/>
              <w:left w:val="single" w:sz="4" w:space="0" w:color="auto"/>
              <w:bottom w:val="single" w:sz="4" w:space="0" w:color="auto"/>
              <w:right w:val="single" w:sz="4" w:space="0" w:color="auto"/>
            </w:tcBorders>
            <w:hideMark/>
          </w:tcPr>
          <w:p w14:paraId="6E716570" w14:textId="77777777" w:rsidR="002D1093" w:rsidRPr="00D04727" w:rsidRDefault="002D1093" w:rsidP="0081516A">
            <w:pPr>
              <w:spacing w:after="160" w:line="360" w:lineRule="auto"/>
              <w:rPr>
                <w:lang w:val="en-US"/>
              </w:rPr>
            </w:pPr>
            <w:r w:rsidRPr="00D04727">
              <w:rPr>
                <w:lang w:val="en-US"/>
              </w:rPr>
              <w:t>total</w:t>
            </w:r>
            <w:r>
              <w:rPr>
                <w:lang w:val="en-US"/>
              </w:rPr>
              <w:t>Products</w:t>
            </w:r>
          </w:p>
        </w:tc>
        <w:tc>
          <w:tcPr>
            <w:tcW w:w="1417" w:type="dxa"/>
            <w:tcBorders>
              <w:top w:val="single" w:sz="4" w:space="0" w:color="auto"/>
              <w:left w:val="single" w:sz="4" w:space="0" w:color="auto"/>
              <w:bottom w:val="single" w:sz="4" w:space="0" w:color="auto"/>
              <w:right w:val="single" w:sz="4" w:space="0" w:color="auto"/>
            </w:tcBorders>
            <w:hideMark/>
          </w:tcPr>
          <w:p w14:paraId="0F4D7180" w14:textId="77777777" w:rsidR="002D1093" w:rsidRPr="00D04727" w:rsidRDefault="002D1093" w:rsidP="0081516A">
            <w:pPr>
              <w:spacing w:after="160" w:line="360" w:lineRule="auto"/>
              <w:rPr>
                <w:lang w:val="en-US"/>
              </w:rPr>
            </w:pPr>
            <w:r w:rsidRPr="00D04727">
              <w:rPr>
                <w:lang w:val="en-US"/>
              </w:rPr>
              <w:t>Label</w:t>
            </w:r>
          </w:p>
        </w:tc>
        <w:tc>
          <w:tcPr>
            <w:tcW w:w="4246" w:type="dxa"/>
            <w:tcBorders>
              <w:top w:val="single" w:sz="4" w:space="0" w:color="auto"/>
              <w:left w:val="single" w:sz="4" w:space="0" w:color="auto"/>
              <w:bottom w:val="single" w:sz="4" w:space="0" w:color="auto"/>
              <w:right w:val="single" w:sz="4" w:space="0" w:color="auto"/>
            </w:tcBorders>
            <w:hideMark/>
          </w:tcPr>
          <w:p w14:paraId="29080010" w14:textId="77777777" w:rsidR="002D1093" w:rsidRPr="00D04727" w:rsidRDefault="002D1093" w:rsidP="0081516A">
            <w:pPr>
              <w:spacing w:after="160" w:line="360" w:lineRule="auto"/>
            </w:pPr>
            <w:r w:rsidRPr="00D04727">
              <w:t>Hiển thị</w:t>
            </w:r>
            <w:r w:rsidRPr="00D04727">
              <w:rPr>
                <w:lang w:val="en-US"/>
              </w:rPr>
              <w:t xml:space="preserve"> tổng</w:t>
            </w:r>
            <w:r w:rsidRPr="00D04727">
              <w:t xml:space="preserve"> số lư</w:t>
            </w:r>
            <w:r w:rsidRPr="00D04727">
              <w:rPr>
                <w:lang w:val="en-US"/>
              </w:rPr>
              <w:t>ợng sản phẩm của cửa hàng</w:t>
            </w:r>
          </w:p>
        </w:tc>
      </w:tr>
      <w:tr w:rsidR="002D1093" w:rsidRPr="00D04727" w14:paraId="1E2481C0"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4DBA103C" w14:textId="09176829" w:rsidR="002D1093" w:rsidRPr="00D04727" w:rsidRDefault="002D1093" w:rsidP="0081516A">
            <w:pPr>
              <w:spacing w:after="160" w:line="360" w:lineRule="auto"/>
              <w:rPr>
                <w:lang w:val="en-US"/>
              </w:rPr>
            </w:pPr>
            <w:r>
              <w:rPr>
                <w:lang w:val="en-US"/>
              </w:rPr>
              <w:t>4</w:t>
            </w:r>
          </w:p>
        </w:tc>
        <w:tc>
          <w:tcPr>
            <w:tcW w:w="2268" w:type="dxa"/>
            <w:tcBorders>
              <w:top w:val="single" w:sz="4" w:space="0" w:color="auto"/>
              <w:left w:val="single" w:sz="4" w:space="0" w:color="auto"/>
              <w:bottom w:val="single" w:sz="4" w:space="0" w:color="auto"/>
              <w:right w:val="single" w:sz="4" w:space="0" w:color="auto"/>
            </w:tcBorders>
            <w:hideMark/>
          </w:tcPr>
          <w:p w14:paraId="760DA4B6" w14:textId="77777777" w:rsidR="002D1093" w:rsidRPr="00D04727" w:rsidRDefault="002D1093" w:rsidP="0081516A">
            <w:pPr>
              <w:spacing w:after="160" w:line="360" w:lineRule="auto"/>
              <w:rPr>
                <w:lang w:val="en-US"/>
              </w:rPr>
            </w:pPr>
            <w:r w:rsidRPr="00D04727">
              <w:rPr>
                <w:lang w:val="en-US"/>
              </w:rPr>
              <w:t>totalCategories</w:t>
            </w:r>
            <w:r w:rsidRPr="00D04727">
              <w:t xml:space="preserve"> </w:t>
            </w:r>
          </w:p>
        </w:tc>
        <w:tc>
          <w:tcPr>
            <w:tcW w:w="1417" w:type="dxa"/>
            <w:tcBorders>
              <w:top w:val="single" w:sz="4" w:space="0" w:color="auto"/>
              <w:left w:val="single" w:sz="4" w:space="0" w:color="auto"/>
              <w:bottom w:val="single" w:sz="4" w:space="0" w:color="auto"/>
              <w:right w:val="single" w:sz="4" w:space="0" w:color="auto"/>
            </w:tcBorders>
            <w:hideMark/>
          </w:tcPr>
          <w:p w14:paraId="0474CEEF" w14:textId="77777777" w:rsidR="002D1093" w:rsidRPr="00D04727" w:rsidRDefault="002D1093" w:rsidP="0081516A">
            <w:pPr>
              <w:spacing w:after="160" w:line="360" w:lineRule="auto"/>
              <w:rPr>
                <w:lang w:val="en-US"/>
              </w:rPr>
            </w:pPr>
            <w:r w:rsidRPr="00D04727">
              <w:rPr>
                <w:lang w:val="en-US"/>
              </w:rPr>
              <w:t>Label</w:t>
            </w:r>
          </w:p>
        </w:tc>
        <w:tc>
          <w:tcPr>
            <w:tcW w:w="4246" w:type="dxa"/>
            <w:tcBorders>
              <w:top w:val="single" w:sz="4" w:space="0" w:color="auto"/>
              <w:left w:val="single" w:sz="4" w:space="0" w:color="auto"/>
              <w:bottom w:val="single" w:sz="4" w:space="0" w:color="auto"/>
              <w:right w:val="single" w:sz="4" w:space="0" w:color="auto"/>
            </w:tcBorders>
            <w:hideMark/>
          </w:tcPr>
          <w:p w14:paraId="10336132" w14:textId="77777777" w:rsidR="002D1093" w:rsidRPr="00D04727" w:rsidRDefault="002D1093" w:rsidP="0081516A">
            <w:pPr>
              <w:spacing w:after="160" w:line="360" w:lineRule="auto"/>
            </w:pPr>
            <w:r w:rsidRPr="00D04727">
              <w:t>Hiển thị</w:t>
            </w:r>
            <w:r w:rsidRPr="00D04727">
              <w:rPr>
                <w:lang w:val="en-US"/>
              </w:rPr>
              <w:t xml:space="preserve"> tổng</w:t>
            </w:r>
            <w:r w:rsidRPr="00D04727">
              <w:t xml:space="preserve"> số lư</w:t>
            </w:r>
            <w:r w:rsidRPr="00D04727">
              <w:rPr>
                <w:lang w:val="en-US"/>
              </w:rPr>
              <w:t>ợng</w:t>
            </w:r>
            <w:r>
              <w:rPr>
                <w:lang w:val="en-US"/>
              </w:rPr>
              <w:t xml:space="preserve"> danh mục</w:t>
            </w:r>
          </w:p>
        </w:tc>
      </w:tr>
      <w:tr w:rsidR="002D1093" w:rsidRPr="00D04727" w14:paraId="7BAE57D8"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79925A45" w14:textId="3E6322BF" w:rsidR="002D1093" w:rsidRPr="00D04727" w:rsidRDefault="002D1093" w:rsidP="0081516A">
            <w:pPr>
              <w:spacing w:after="160" w:line="360" w:lineRule="auto"/>
              <w:rPr>
                <w:lang w:val="en-US"/>
              </w:rPr>
            </w:pPr>
            <w:r>
              <w:rPr>
                <w:lang w:val="en-US"/>
              </w:rPr>
              <w:lastRenderedPageBreak/>
              <w:t>5</w:t>
            </w:r>
          </w:p>
        </w:tc>
        <w:tc>
          <w:tcPr>
            <w:tcW w:w="2268" w:type="dxa"/>
            <w:tcBorders>
              <w:top w:val="single" w:sz="4" w:space="0" w:color="auto"/>
              <w:left w:val="single" w:sz="4" w:space="0" w:color="auto"/>
              <w:bottom w:val="single" w:sz="4" w:space="0" w:color="auto"/>
              <w:right w:val="single" w:sz="4" w:space="0" w:color="auto"/>
            </w:tcBorders>
            <w:hideMark/>
          </w:tcPr>
          <w:p w14:paraId="7E9DF9C1" w14:textId="77777777" w:rsidR="002D1093" w:rsidRPr="00D04727" w:rsidRDefault="002D1093" w:rsidP="0081516A">
            <w:pPr>
              <w:spacing w:after="160" w:line="360" w:lineRule="auto"/>
              <w:rPr>
                <w:lang w:val="en-US"/>
              </w:rPr>
            </w:pPr>
            <w:r w:rsidRPr="00D04727">
              <w:rPr>
                <w:lang w:val="en-US"/>
              </w:rPr>
              <w:t>SalesChart</w:t>
            </w:r>
          </w:p>
        </w:tc>
        <w:tc>
          <w:tcPr>
            <w:tcW w:w="1417" w:type="dxa"/>
            <w:tcBorders>
              <w:top w:val="single" w:sz="4" w:space="0" w:color="auto"/>
              <w:left w:val="single" w:sz="4" w:space="0" w:color="auto"/>
              <w:bottom w:val="single" w:sz="4" w:space="0" w:color="auto"/>
              <w:right w:val="single" w:sz="4" w:space="0" w:color="auto"/>
            </w:tcBorders>
            <w:hideMark/>
          </w:tcPr>
          <w:p w14:paraId="0D836883" w14:textId="77777777" w:rsidR="002D1093" w:rsidRPr="00D04727" w:rsidRDefault="002D1093" w:rsidP="0081516A">
            <w:pPr>
              <w:spacing w:after="160" w:line="360" w:lineRule="auto"/>
              <w:rPr>
                <w:lang w:val="en-US"/>
              </w:rPr>
            </w:pPr>
            <w:r w:rsidRPr="00D04727">
              <w:rPr>
                <w:lang w:val="en-US"/>
              </w:rPr>
              <w:t>Chart</w:t>
            </w:r>
          </w:p>
        </w:tc>
        <w:tc>
          <w:tcPr>
            <w:tcW w:w="4246" w:type="dxa"/>
            <w:tcBorders>
              <w:top w:val="single" w:sz="4" w:space="0" w:color="auto"/>
              <w:left w:val="single" w:sz="4" w:space="0" w:color="auto"/>
              <w:bottom w:val="single" w:sz="4" w:space="0" w:color="auto"/>
              <w:right w:val="single" w:sz="4" w:space="0" w:color="auto"/>
            </w:tcBorders>
            <w:hideMark/>
          </w:tcPr>
          <w:p w14:paraId="054D25C3" w14:textId="77777777" w:rsidR="002D1093" w:rsidRPr="00D04727" w:rsidRDefault="002D1093" w:rsidP="007F63CC">
            <w:pPr>
              <w:keepNext/>
              <w:spacing w:after="160" w:line="360" w:lineRule="auto"/>
            </w:pPr>
            <w:r w:rsidRPr="00D04727">
              <w:t>Hiển thị</w:t>
            </w:r>
            <w:r w:rsidRPr="00D04727">
              <w:rPr>
                <w:lang w:val="en-US"/>
              </w:rPr>
              <w:t xml:space="preserve"> số lượng sản phẩm bán được theo từng tháng dưới dạng biểu đồ đường</w:t>
            </w:r>
          </w:p>
        </w:tc>
      </w:tr>
    </w:tbl>
    <w:p w14:paraId="0025156A" w14:textId="362596C1" w:rsidR="00156582" w:rsidRPr="00CC739E" w:rsidRDefault="007F63CC" w:rsidP="007F63CC">
      <w:pPr>
        <w:pStyle w:val="Caption"/>
        <w:rPr>
          <w:lang w:val="en-US"/>
        </w:rPr>
      </w:pPr>
      <w:bookmarkStart w:id="112" w:name="_Toc186641551"/>
      <w:r>
        <w:t xml:space="preserve">Bảng </w:t>
      </w:r>
      <w:fldSimple w:instr=" STYLEREF 1 \s ">
        <w:r>
          <w:rPr>
            <w:noProof/>
          </w:rPr>
          <w:t>4</w:t>
        </w:r>
      </w:fldSimple>
      <w:r>
        <w:t>.</w:t>
      </w:r>
      <w:fldSimple w:instr=" SEQ Bảng \* ARABIC \s 1 ">
        <w:r>
          <w:rPr>
            <w:noProof/>
          </w:rPr>
          <w:t>12</w:t>
        </w:r>
      </w:fldSimple>
      <w:r>
        <w:rPr>
          <w:lang w:val="en-US"/>
        </w:rPr>
        <w:t xml:space="preserve"> </w:t>
      </w:r>
      <w:r w:rsidRPr="00463F71">
        <w:rPr>
          <w:lang w:val="en-US"/>
        </w:rPr>
        <w:t>Mô tả chi tiết giao diện</w:t>
      </w:r>
      <w:r>
        <w:rPr>
          <w:lang w:val="en-US"/>
        </w:rPr>
        <w:t xml:space="preserve"> Admin Dashboard</w:t>
      </w:r>
      <w:bookmarkEnd w:id="112"/>
    </w:p>
    <w:p w14:paraId="5E771B9C" w14:textId="7B5222C4" w:rsidR="00531E50" w:rsidRDefault="00531E50" w:rsidP="00091488">
      <w:pPr>
        <w:pStyle w:val="Heading4"/>
        <w:rPr>
          <w:lang w:val="en-US"/>
        </w:rPr>
      </w:pPr>
      <w:r>
        <w:rPr>
          <w:lang w:val="en-US"/>
        </w:rPr>
        <w:t>Giao diện Orders</w:t>
      </w:r>
    </w:p>
    <w:p w14:paraId="53488EEA" w14:textId="77777777" w:rsidR="007F63CC" w:rsidRDefault="00A3431E" w:rsidP="007F63CC">
      <w:pPr>
        <w:keepNext/>
        <w:jc w:val="center"/>
      </w:pPr>
      <w:r w:rsidRPr="00C21008">
        <w:rPr>
          <w:noProof/>
          <w:lang w:val="en-US"/>
        </w:rPr>
        <w:drawing>
          <wp:inline distT="0" distB="0" distL="0" distR="0" wp14:anchorId="2B4C62B5" wp14:editId="7B049305">
            <wp:extent cx="5731510" cy="2387600"/>
            <wp:effectExtent l="0" t="0" r="2540" b="0"/>
            <wp:docPr id="15234272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27279" name="Picture 1" descr="A screenshot of a computer&#10;&#10;Description automatically generated"/>
                    <pic:cNvPicPr/>
                  </pic:nvPicPr>
                  <pic:blipFill>
                    <a:blip r:embed="rId29"/>
                    <a:stretch>
                      <a:fillRect/>
                    </a:stretch>
                  </pic:blipFill>
                  <pic:spPr>
                    <a:xfrm>
                      <a:off x="0" y="0"/>
                      <a:ext cx="5731510" cy="2387600"/>
                    </a:xfrm>
                    <a:prstGeom prst="rect">
                      <a:avLst/>
                    </a:prstGeom>
                  </pic:spPr>
                </pic:pic>
              </a:graphicData>
            </a:graphic>
          </wp:inline>
        </w:drawing>
      </w:r>
    </w:p>
    <w:p w14:paraId="0770EC70" w14:textId="518D7C4A" w:rsidR="000F4206" w:rsidRDefault="007F63CC" w:rsidP="007F63CC">
      <w:pPr>
        <w:pStyle w:val="Caption"/>
        <w:rPr>
          <w:lang w:val="en-US"/>
        </w:rPr>
      </w:pPr>
      <w:bookmarkStart w:id="113" w:name="_Toc186641572"/>
      <w:r>
        <w:t xml:space="preserve">Hình </w:t>
      </w:r>
      <w:fldSimple w:instr=" STYLEREF 1 \s ">
        <w:r>
          <w:rPr>
            <w:noProof/>
          </w:rPr>
          <w:t>4</w:t>
        </w:r>
      </w:fldSimple>
      <w:r>
        <w:t>.</w:t>
      </w:r>
      <w:fldSimple w:instr=" SEQ Hình \* ARABIC \s 1 ">
        <w:r>
          <w:rPr>
            <w:noProof/>
          </w:rPr>
          <w:t>12</w:t>
        </w:r>
      </w:fldSimple>
      <w:r>
        <w:rPr>
          <w:lang w:val="en-US"/>
        </w:rPr>
        <w:t xml:space="preserve"> </w:t>
      </w:r>
      <w:r w:rsidRPr="008955C7">
        <w:rPr>
          <w:lang w:val="en-US"/>
        </w:rPr>
        <w:t>Giao diện</w:t>
      </w:r>
      <w:r>
        <w:rPr>
          <w:lang w:val="en-US"/>
        </w:rPr>
        <w:t xml:space="preserve"> Orders</w:t>
      </w:r>
      <w:bookmarkEnd w:id="113"/>
    </w:p>
    <w:tbl>
      <w:tblPr>
        <w:tblStyle w:val="TableGrid"/>
        <w:tblW w:w="0" w:type="auto"/>
        <w:tblLook w:val="04A0" w:firstRow="1" w:lastRow="0" w:firstColumn="1" w:lastColumn="0" w:noHBand="0" w:noVBand="1"/>
      </w:tblPr>
      <w:tblGrid>
        <w:gridCol w:w="846"/>
        <w:gridCol w:w="2268"/>
        <w:gridCol w:w="1417"/>
        <w:gridCol w:w="4246"/>
      </w:tblGrid>
      <w:tr w:rsidR="00460F7D" w:rsidRPr="009E30BD" w14:paraId="2D357DF2" w14:textId="77777777" w:rsidTr="0081516A">
        <w:tc>
          <w:tcPr>
            <w:tcW w:w="846" w:type="dxa"/>
            <w:tcBorders>
              <w:top w:val="single" w:sz="4" w:space="0" w:color="auto"/>
              <w:left w:val="single" w:sz="4" w:space="0" w:color="auto"/>
              <w:bottom w:val="single" w:sz="4" w:space="0" w:color="auto"/>
              <w:right w:val="single" w:sz="4" w:space="0" w:color="auto"/>
            </w:tcBorders>
            <w:shd w:val="clear" w:color="auto" w:fill="0070C0"/>
            <w:hideMark/>
          </w:tcPr>
          <w:p w14:paraId="6E5D2E31" w14:textId="77777777" w:rsidR="00460F7D" w:rsidRPr="009E30BD" w:rsidRDefault="00460F7D" w:rsidP="0081516A">
            <w:pPr>
              <w:spacing w:after="160" w:line="360" w:lineRule="auto"/>
              <w:rPr>
                <w:b/>
                <w:bCs/>
                <w:color w:val="FFFFFF" w:themeColor="background1"/>
              </w:rPr>
            </w:pPr>
            <w:r w:rsidRPr="009E30BD">
              <w:rPr>
                <w:b/>
                <w:bCs/>
                <w:color w:val="FFFFFF" w:themeColor="background1"/>
              </w:rPr>
              <w:t>STT</w:t>
            </w:r>
          </w:p>
        </w:tc>
        <w:tc>
          <w:tcPr>
            <w:tcW w:w="2268" w:type="dxa"/>
            <w:tcBorders>
              <w:top w:val="single" w:sz="4" w:space="0" w:color="auto"/>
              <w:left w:val="single" w:sz="4" w:space="0" w:color="auto"/>
              <w:bottom w:val="single" w:sz="4" w:space="0" w:color="auto"/>
              <w:right w:val="single" w:sz="4" w:space="0" w:color="auto"/>
            </w:tcBorders>
            <w:shd w:val="clear" w:color="auto" w:fill="0070C0"/>
            <w:hideMark/>
          </w:tcPr>
          <w:p w14:paraId="07C1EE63" w14:textId="77777777" w:rsidR="00460F7D" w:rsidRPr="009E30BD" w:rsidRDefault="00460F7D" w:rsidP="0081516A">
            <w:pPr>
              <w:spacing w:after="160" w:line="360" w:lineRule="auto"/>
              <w:rPr>
                <w:b/>
                <w:bCs/>
                <w:color w:val="FFFFFF" w:themeColor="background1"/>
              </w:rPr>
            </w:pPr>
            <w:r w:rsidRPr="009E30BD">
              <w:rPr>
                <w:b/>
                <w:bCs/>
                <w:color w:val="FFFFFF" w:themeColor="background1"/>
              </w:rPr>
              <w:t xml:space="preserve">Tên thành phần </w:t>
            </w:r>
          </w:p>
        </w:tc>
        <w:tc>
          <w:tcPr>
            <w:tcW w:w="1417" w:type="dxa"/>
            <w:tcBorders>
              <w:top w:val="single" w:sz="4" w:space="0" w:color="auto"/>
              <w:left w:val="single" w:sz="4" w:space="0" w:color="auto"/>
              <w:bottom w:val="single" w:sz="4" w:space="0" w:color="auto"/>
              <w:right w:val="single" w:sz="4" w:space="0" w:color="auto"/>
            </w:tcBorders>
            <w:shd w:val="clear" w:color="auto" w:fill="0070C0"/>
            <w:hideMark/>
          </w:tcPr>
          <w:p w14:paraId="35E304B0" w14:textId="77777777" w:rsidR="00460F7D" w:rsidRPr="009E30BD" w:rsidRDefault="00460F7D" w:rsidP="0081516A">
            <w:pPr>
              <w:spacing w:after="160" w:line="360" w:lineRule="auto"/>
              <w:rPr>
                <w:b/>
                <w:bCs/>
                <w:color w:val="FFFFFF" w:themeColor="background1"/>
              </w:rPr>
            </w:pPr>
            <w:r w:rsidRPr="009E30BD">
              <w:rPr>
                <w:b/>
                <w:bCs/>
                <w:color w:val="FFFFFF" w:themeColor="background1"/>
              </w:rPr>
              <w:t xml:space="preserve">Loại </w:t>
            </w:r>
          </w:p>
        </w:tc>
        <w:tc>
          <w:tcPr>
            <w:tcW w:w="4246" w:type="dxa"/>
            <w:tcBorders>
              <w:top w:val="single" w:sz="4" w:space="0" w:color="auto"/>
              <w:left w:val="single" w:sz="4" w:space="0" w:color="auto"/>
              <w:bottom w:val="single" w:sz="4" w:space="0" w:color="auto"/>
              <w:right w:val="single" w:sz="4" w:space="0" w:color="auto"/>
            </w:tcBorders>
            <w:shd w:val="clear" w:color="auto" w:fill="0070C0"/>
            <w:hideMark/>
          </w:tcPr>
          <w:p w14:paraId="61379AAB" w14:textId="77777777" w:rsidR="00460F7D" w:rsidRPr="009E30BD" w:rsidRDefault="00460F7D" w:rsidP="0081516A">
            <w:pPr>
              <w:spacing w:after="160" w:line="360" w:lineRule="auto"/>
              <w:rPr>
                <w:b/>
                <w:bCs/>
                <w:color w:val="FFFFFF" w:themeColor="background1"/>
              </w:rPr>
            </w:pPr>
            <w:r w:rsidRPr="009E30BD">
              <w:rPr>
                <w:b/>
                <w:bCs/>
                <w:color w:val="FFFFFF" w:themeColor="background1"/>
              </w:rPr>
              <w:t>Mô tả thành phần</w:t>
            </w:r>
          </w:p>
        </w:tc>
      </w:tr>
      <w:tr w:rsidR="00460F7D" w:rsidRPr="009E30BD" w14:paraId="1872CA30"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782D6EFF" w14:textId="77777777" w:rsidR="00460F7D" w:rsidRPr="009E30BD" w:rsidRDefault="00460F7D" w:rsidP="0081516A">
            <w:pPr>
              <w:spacing w:after="160" w:line="360" w:lineRule="auto"/>
            </w:pPr>
            <w:r w:rsidRPr="009E30BD">
              <w:t>1</w:t>
            </w:r>
          </w:p>
        </w:tc>
        <w:tc>
          <w:tcPr>
            <w:tcW w:w="2268" w:type="dxa"/>
            <w:tcBorders>
              <w:top w:val="single" w:sz="4" w:space="0" w:color="auto"/>
              <w:left w:val="single" w:sz="4" w:space="0" w:color="auto"/>
              <w:bottom w:val="single" w:sz="4" w:space="0" w:color="auto"/>
              <w:right w:val="single" w:sz="4" w:space="0" w:color="auto"/>
            </w:tcBorders>
            <w:hideMark/>
          </w:tcPr>
          <w:p w14:paraId="020834C9" w14:textId="77777777" w:rsidR="00460F7D" w:rsidRPr="006D732E" w:rsidRDefault="00460F7D" w:rsidP="0081516A">
            <w:pPr>
              <w:spacing w:after="160" w:line="360" w:lineRule="auto"/>
              <w:rPr>
                <w:lang w:val="en-US"/>
              </w:rPr>
            </w:pPr>
            <w:r>
              <w:t>lb</w:t>
            </w:r>
            <w:r>
              <w:rPr>
                <w:lang w:val="en-US"/>
              </w:rPr>
              <w:t>PhoneNumber</w:t>
            </w:r>
          </w:p>
        </w:tc>
        <w:tc>
          <w:tcPr>
            <w:tcW w:w="1417" w:type="dxa"/>
            <w:tcBorders>
              <w:top w:val="single" w:sz="4" w:space="0" w:color="auto"/>
              <w:left w:val="single" w:sz="4" w:space="0" w:color="auto"/>
              <w:bottom w:val="single" w:sz="4" w:space="0" w:color="auto"/>
              <w:right w:val="single" w:sz="4" w:space="0" w:color="auto"/>
            </w:tcBorders>
            <w:hideMark/>
          </w:tcPr>
          <w:p w14:paraId="0FDDB826" w14:textId="77777777" w:rsidR="00460F7D" w:rsidRPr="009E30BD" w:rsidRDefault="00460F7D" w:rsidP="0081516A">
            <w:pPr>
              <w:spacing w:after="160" w:line="360" w:lineRule="auto"/>
            </w:pPr>
            <w:r>
              <w:rPr>
                <w:lang w:val="en-US"/>
              </w:rPr>
              <w:t>Label</w:t>
            </w:r>
            <w:r w:rsidRPr="009E30BD">
              <w:t xml:space="preserve"> </w:t>
            </w:r>
          </w:p>
        </w:tc>
        <w:tc>
          <w:tcPr>
            <w:tcW w:w="4246" w:type="dxa"/>
            <w:tcBorders>
              <w:top w:val="single" w:sz="4" w:space="0" w:color="auto"/>
              <w:left w:val="single" w:sz="4" w:space="0" w:color="auto"/>
              <w:bottom w:val="single" w:sz="4" w:space="0" w:color="auto"/>
              <w:right w:val="single" w:sz="4" w:space="0" w:color="auto"/>
            </w:tcBorders>
            <w:hideMark/>
          </w:tcPr>
          <w:p w14:paraId="47EE34F7" w14:textId="77777777" w:rsidR="00460F7D" w:rsidRPr="009E30BD" w:rsidRDefault="00460F7D" w:rsidP="0081516A">
            <w:pPr>
              <w:spacing w:after="160" w:line="360" w:lineRule="auto"/>
              <w:rPr>
                <w:lang w:val="en-US"/>
              </w:rPr>
            </w:pPr>
            <w:r>
              <w:rPr>
                <w:lang w:val="en-US"/>
              </w:rPr>
              <w:t>Hiển thị số điện thoại chủ đơn hàng</w:t>
            </w:r>
          </w:p>
        </w:tc>
      </w:tr>
      <w:tr w:rsidR="00460F7D" w:rsidRPr="009E30BD" w14:paraId="6EEC6F68"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06C360D8" w14:textId="77777777" w:rsidR="00460F7D" w:rsidRPr="009E30BD" w:rsidRDefault="00460F7D" w:rsidP="0081516A">
            <w:pPr>
              <w:spacing w:after="160" w:line="360" w:lineRule="auto"/>
            </w:pPr>
            <w:r w:rsidRPr="009E30BD">
              <w:t>2</w:t>
            </w:r>
          </w:p>
        </w:tc>
        <w:tc>
          <w:tcPr>
            <w:tcW w:w="2268" w:type="dxa"/>
            <w:tcBorders>
              <w:top w:val="single" w:sz="4" w:space="0" w:color="auto"/>
              <w:left w:val="single" w:sz="4" w:space="0" w:color="auto"/>
              <w:bottom w:val="single" w:sz="4" w:space="0" w:color="auto"/>
              <w:right w:val="single" w:sz="4" w:space="0" w:color="auto"/>
            </w:tcBorders>
            <w:hideMark/>
          </w:tcPr>
          <w:p w14:paraId="1066E3F0" w14:textId="77777777" w:rsidR="00460F7D" w:rsidRPr="009E30BD" w:rsidRDefault="00460F7D" w:rsidP="0081516A">
            <w:pPr>
              <w:spacing w:after="160" w:line="360" w:lineRule="auto"/>
            </w:pPr>
            <w:r w:rsidRPr="009E30BD">
              <w:rPr>
                <w:lang w:val="en-US"/>
              </w:rPr>
              <w:t>lb</w:t>
            </w:r>
            <w:r>
              <w:rPr>
                <w:lang w:val="en-US"/>
              </w:rPr>
              <w:t>Customer</w:t>
            </w:r>
            <w:r w:rsidRPr="009E30BD">
              <w:rPr>
                <w:lang w:val="en-US"/>
              </w:rPr>
              <w:t>Name</w:t>
            </w:r>
          </w:p>
        </w:tc>
        <w:tc>
          <w:tcPr>
            <w:tcW w:w="1417" w:type="dxa"/>
            <w:tcBorders>
              <w:top w:val="single" w:sz="4" w:space="0" w:color="auto"/>
              <w:left w:val="single" w:sz="4" w:space="0" w:color="auto"/>
              <w:bottom w:val="single" w:sz="4" w:space="0" w:color="auto"/>
              <w:right w:val="single" w:sz="4" w:space="0" w:color="auto"/>
            </w:tcBorders>
            <w:hideMark/>
          </w:tcPr>
          <w:p w14:paraId="56431AC5" w14:textId="77777777" w:rsidR="00460F7D" w:rsidRPr="009E30BD" w:rsidRDefault="00460F7D" w:rsidP="0081516A">
            <w:pPr>
              <w:spacing w:after="160" w:line="360" w:lineRule="auto"/>
            </w:pPr>
            <w:r w:rsidRPr="009E30BD">
              <w:rPr>
                <w:lang w:val="en-US"/>
              </w:rPr>
              <w:t>Label</w:t>
            </w:r>
          </w:p>
        </w:tc>
        <w:tc>
          <w:tcPr>
            <w:tcW w:w="4246" w:type="dxa"/>
            <w:tcBorders>
              <w:top w:val="single" w:sz="4" w:space="0" w:color="auto"/>
              <w:left w:val="single" w:sz="4" w:space="0" w:color="auto"/>
              <w:bottom w:val="single" w:sz="4" w:space="0" w:color="auto"/>
              <w:right w:val="single" w:sz="4" w:space="0" w:color="auto"/>
            </w:tcBorders>
            <w:hideMark/>
          </w:tcPr>
          <w:p w14:paraId="6766D453" w14:textId="77777777" w:rsidR="00460F7D" w:rsidRPr="009E30BD" w:rsidRDefault="00460F7D" w:rsidP="0081516A">
            <w:pPr>
              <w:spacing w:after="160" w:line="360" w:lineRule="auto"/>
            </w:pPr>
            <w:r w:rsidRPr="009E30BD">
              <w:t>Hiển thị</w:t>
            </w:r>
            <w:r w:rsidRPr="009E30BD">
              <w:rPr>
                <w:lang w:val="en-US"/>
              </w:rPr>
              <w:t xml:space="preserve"> </w:t>
            </w:r>
            <w:r>
              <w:rPr>
                <w:lang w:val="en-US"/>
              </w:rPr>
              <w:t>tên chủ đơn hàng</w:t>
            </w:r>
          </w:p>
        </w:tc>
      </w:tr>
      <w:tr w:rsidR="00460F7D" w:rsidRPr="009E30BD" w14:paraId="2879AB51"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7F7AE143" w14:textId="77777777" w:rsidR="00460F7D" w:rsidRPr="009E30BD" w:rsidRDefault="00460F7D" w:rsidP="0081516A">
            <w:pPr>
              <w:spacing w:after="160" w:line="360" w:lineRule="auto"/>
            </w:pPr>
            <w:r w:rsidRPr="009E30BD">
              <w:t>3</w:t>
            </w:r>
          </w:p>
        </w:tc>
        <w:tc>
          <w:tcPr>
            <w:tcW w:w="2268" w:type="dxa"/>
            <w:tcBorders>
              <w:top w:val="single" w:sz="4" w:space="0" w:color="auto"/>
              <w:left w:val="single" w:sz="4" w:space="0" w:color="auto"/>
              <w:bottom w:val="single" w:sz="4" w:space="0" w:color="auto"/>
              <w:right w:val="single" w:sz="4" w:space="0" w:color="auto"/>
            </w:tcBorders>
            <w:hideMark/>
          </w:tcPr>
          <w:p w14:paraId="2820CA8B" w14:textId="77777777" w:rsidR="00460F7D" w:rsidRPr="009E30BD" w:rsidRDefault="00460F7D" w:rsidP="0081516A">
            <w:pPr>
              <w:spacing w:after="160" w:line="360" w:lineRule="auto"/>
              <w:rPr>
                <w:lang w:val="en-US"/>
              </w:rPr>
            </w:pPr>
            <w:r>
              <w:t>lbOrderDate</w:t>
            </w:r>
          </w:p>
        </w:tc>
        <w:tc>
          <w:tcPr>
            <w:tcW w:w="1417" w:type="dxa"/>
            <w:tcBorders>
              <w:top w:val="single" w:sz="4" w:space="0" w:color="auto"/>
              <w:left w:val="single" w:sz="4" w:space="0" w:color="auto"/>
              <w:bottom w:val="single" w:sz="4" w:space="0" w:color="auto"/>
              <w:right w:val="single" w:sz="4" w:space="0" w:color="auto"/>
            </w:tcBorders>
            <w:hideMark/>
          </w:tcPr>
          <w:p w14:paraId="0D06EC13" w14:textId="77777777" w:rsidR="00460F7D" w:rsidRPr="009E30BD" w:rsidRDefault="00460F7D" w:rsidP="0081516A">
            <w:pPr>
              <w:spacing w:after="160" w:line="360" w:lineRule="auto"/>
            </w:pPr>
            <w:r w:rsidRPr="009E30BD">
              <w:rPr>
                <w:lang w:val="en-US"/>
              </w:rPr>
              <w:t>Label</w:t>
            </w:r>
          </w:p>
        </w:tc>
        <w:tc>
          <w:tcPr>
            <w:tcW w:w="4246" w:type="dxa"/>
            <w:tcBorders>
              <w:top w:val="single" w:sz="4" w:space="0" w:color="auto"/>
              <w:left w:val="single" w:sz="4" w:space="0" w:color="auto"/>
              <w:bottom w:val="single" w:sz="4" w:space="0" w:color="auto"/>
              <w:right w:val="single" w:sz="4" w:space="0" w:color="auto"/>
            </w:tcBorders>
            <w:hideMark/>
          </w:tcPr>
          <w:p w14:paraId="5D9B4382" w14:textId="77777777" w:rsidR="00460F7D" w:rsidRPr="009E30BD" w:rsidRDefault="00460F7D" w:rsidP="0081516A">
            <w:pPr>
              <w:spacing w:after="160" w:line="360" w:lineRule="auto"/>
            </w:pPr>
            <w:r w:rsidRPr="009E30BD">
              <w:t>Hiển thị</w:t>
            </w:r>
            <w:r w:rsidRPr="009E30BD">
              <w:rPr>
                <w:lang w:val="en-US"/>
              </w:rPr>
              <w:t xml:space="preserve"> </w:t>
            </w:r>
            <w:r>
              <w:rPr>
                <w:lang w:val="en-US"/>
              </w:rPr>
              <w:t>ngày đặt đơn hàng</w:t>
            </w:r>
          </w:p>
        </w:tc>
      </w:tr>
      <w:tr w:rsidR="00460F7D" w:rsidRPr="009E30BD" w14:paraId="20EC1FAE"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5EAE1B24" w14:textId="77777777" w:rsidR="00460F7D" w:rsidRPr="009E30BD" w:rsidRDefault="00460F7D" w:rsidP="0081516A">
            <w:pPr>
              <w:spacing w:after="160" w:line="360" w:lineRule="auto"/>
              <w:rPr>
                <w:lang w:val="en-US"/>
              </w:rPr>
            </w:pPr>
            <w:r w:rsidRPr="009E30BD">
              <w:rPr>
                <w:lang w:val="en-US"/>
              </w:rPr>
              <w:t>4</w:t>
            </w:r>
          </w:p>
        </w:tc>
        <w:tc>
          <w:tcPr>
            <w:tcW w:w="2268" w:type="dxa"/>
            <w:tcBorders>
              <w:top w:val="single" w:sz="4" w:space="0" w:color="auto"/>
              <w:left w:val="single" w:sz="4" w:space="0" w:color="auto"/>
              <w:bottom w:val="single" w:sz="4" w:space="0" w:color="auto"/>
              <w:right w:val="single" w:sz="4" w:space="0" w:color="auto"/>
            </w:tcBorders>
            <w:hideMark/>
          </w:tcPr>
          <w:p w14:paraId="58541050" w14:textId="77777777" w:rsidR="00460F7D" w:rsidRPr="009E30BD" w:rsidRDefault="00460F7D" w:rsidP="0081516A">
            <w:pPr>
              <w:spacing w:after="160" w:line="360" w:lineRule="auto"/>
              <w:rPr>
                <w:lang w:val="en-US"/>
              </w:rPr>
            </w:pPr>
            <w:r>
              <w:rPr>
                <w:lang w:val="en-US"/>
              </w:rPr>
              <w:t>l</w:t>
            </w:r>
            <w:r w:rsidRPr="009E30BD">
              <w:rPr>
                <w:lang w:val="en-US"/>
              </w:rPr>
              <w:t>b</w:t>
            </w:r>
            <w:r>
              <w:rPr>
                <w:lang w:val="en-US"/>
              </w:rPr>
              <w:t>OrderTotal</w:t>
            </w:r>
          </w:p>
        </w:tc>
        <w:tc>
          <w:tcPr>
            <w:tcW w:w="1417" w:type="dxa"/>
            <w:tcBorders>
              <w:top w:val="single" w:sz="4" w:space="0" w:color="auto"/>
              <w:left w:val="single" w:sz="4" w:space="0" w:color="auto"/>
              <w:bottom w:val="single" w:sz="4" w:space="0" w:color="auto"/>
              <w:right w:val="single" w:sz="4" w:space="0" w:color="auto"/>
            </w:tcBorders>
            <w:hideMark/>
          </w:tcPr>
          <w:p w14:paraId="2C02BDE8" w14:textId="77777777" w:rsidR="00460F7D" w:rsidRPr="009E30BD" w:rsidRDefault="00460F7D" w:rsidP="0081516A">
            <w:pPr>
              <w:spacing w:after="160" w:line="360" w:lineRule="auto"/>
              <w:rPr>
                <w:lang w:val="en-US"/>
              </w:rPr>
            </w:pPr>
            <w:r w:rsidRPr="009E30BD">
              <w:rPr>
                <w:lang w:val="en-US"/>
              </w:rPr>
              <w:t>Label</w:t>
            </w:r>
          </w:p>
        </w:tc>
        <w:tc>
          <w:tcPr>
            <w:tcW w:w="4246" w:type="dxa"/>
            <w:tcBorders>
              <w:top w:val="single" w:sz="4" w:space="0" w:color="auto"/>
              <w:left w:val="single" w:sz="4" w:space="0" w:color="auto"/>
              <w:bottom w:val="single" w:sz="4" w:space="0" w:color="auto"/>
              <w:right w:val="single" w:sz="4" w:space="0" w:color="auto"/>
            </w:tcBorders>
            <w:hideMark/>
          </w:tcPr>
          <w:p w14:paraId="003C35E4" w14:textId="77777777" w:rsidR="00460F7D" w:rsidRPr="009E30BD" w:rsidRDefault="00460F7D" w:rsidP="0081516A">
            <w:pPr>
              <w:spacing w:after="160" w:line="360" w:lineRule="auto"/>
              <w:rPr>
                <w:lang w:val="en-US"/>
              </w:rPr>
            </w:pPr>
            <w:r>
              <w:rPr>
                <w:lang w:val="en-US"/>
              </w:rPr>
              <w:t>Hiển thị tổng tiền của đơn hàng</w:t>
            </w:r>
          </w:p>
        </w:tc>
      </w:tr>
      <w:tr w:rsidR="00460F7D" w:rsidRPr="009E30BD" w14:paraId="3731ADAE"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1D88245D" w14:textId="77777777" w:rsidR="00460F7D" w:rsidRPr="009E30BD" w:rsidRDefault="00460F7D" w:rsidP="0081516A">
            <w:pPr>
              <w:spacing w:after="160" w:line="360" w:lineRule="auto"/>
              <w:rPr>
                <w:lang w:val="en-US"/>
              </w:rPr>
            </w:pPr>
            <w:r w:rsidRPr="009E30BD">
              <w:rPr>
                <w:lang w:val="en-US"/>
              </w:rPr>
              <w:t>5</w:t>
            </w:r>
          </w:p>
        </w:tc>
        <w:tc>
          <w:tcPr>
            <w:tcW w:w="2268" w:type="dxa"/>
            <w:tcBorders>
              <w:top w:val="single" w:sz="4" w:space="0" w:color="auto"/>
              <w:left w:val="single" w:sz="4" w:space="0" w:color="auto"/>
              <w:bottom w:val="single" w:sz="4" w:space="0" w:color="auto"/>
              <w:right w:val="single" w:sz="4" w:space="0" w:color="auto"/>
            </w:tcBorders>
            <w:hideMark/>
          </w:tcPr>
          <w:p w14:paraId="0AE7D6F6" w14:textId="77777777" w:rsidR="00460F7D" w:rsidRPr="009E30BD" w:rsidRDefault="00460F7D" w:rsidP="0081516A">
            <w:pPr>
              <w:spacing w:after="160" w:line="360" w:lineRule="auto"/>
              <w:rPr>
                <w:lang w:val="en-US"/>
              </w:rPr>
            </w:pPr>
            <w:r w:rsidRPr="009E30BD">
              <w:rPr>
                <w:lang w:val="en-US"/>
              </w:rPr>
              <w:t>lb</w:t>
            </w:r>
            <w:r>
              <w:rPr>
                <w:lang w:val="en-US"/>
              </w:rPr>
              <w:t>ShippingAddress</w:t>
            </w:r>
          </w:p>
        </w:tc>
        <w:tc>
          <w:tcPr>
            <w:tcW w:w="1417" w:type="dxa"/>
            <w:tcBorders>
              <w:top w:val="single" w:sz="4" w:space="0" w:color="auto"/>
              <w:left w:val="single" w:sz="4" w:space="0" w:color="auto"/>
              <w:bottom w:val="single" w:sz="4" w:space="0" w:color="auto"/>
              <w:right w:val="single" w:sz="4" w:space="0" w:color="auto"/>
            </w:tcBorders>
            <w:hideMark/>
          </w:tcPr>
          <w:p w14:paraId="7B2E404E" w14:textId="77777777" w:rsidR="00460F7D" w:rsidRPr="009E30BD" w:rsidRDefault="00460F7D" w:rsidP="0081516A">
            <w:pPr>
              <w:spacing w:after="160" w:line="360" w:lineRule="auto"/>
              <w:rPr>
                <w:lang w:val="en-US"/>
              </w:rPr>
            </w:pPr>
            <w:r w:rsidRPr="009E30BD">
              <w:rPr>
                <w:lang w:val="en-US"/>
              </w:rPr>
              <w:t>Label</w:t>
            </w:r>
          </w:p>
        </w:tc>
        <w:tc>
          <w:tcPr>
            <w:tcW w:w="4246" w:type="dxa"/>
            <w:tcBorders>
              <w:top w:val="single" w:sz="4" w:space="0" w:color="auto"/>
              <w:left w:val="single" w:sz="4" w:space="0" w:color="auto"/>
              <w:bottom w:val="single" w:sz="4" w:space="0" w:color="auto"/>
              <w:right w:val="single" w:sz="4" w:space="0" w:color="auto"/>
            </w:tcBorders>
            <w:hideMark/>
          </w:tcPr>
          <w:p w14:paraId="3865DF3B" w14:textId="77777777" w:rsidR="00460F7D" w:rsidRPr="009E30BD" w:rsidRDefault="00460F7D" w:rsidP="0081516A">
            <w:pPr>
              <w:spacing w:after="160" w:line="360" w:lineRule="auto"/>
              <w:rPr>
                <w:lang w:val="en-US"/>
              </w:rPr>
            </w:pPr>
            <w:r>
              <w:rPr>
                <w:lang w:val="en-US"/>
              </w:rPr>
              <w:t>Hiển thị địa chỉ giao hàng</w:t>
            </w:r>
          </w:p>
        </w:tc>
      </w:tr>
      <w:tr w:rsidR="00460F7D" w:rsidRPr="009E30BD" w14:paraId="6130421E"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07E0BE7C" w14:textId="77777777" w:rsidR="00460F7D" w:rsidRPr="009E30BD" w:rsidRDefault="00460F7D" w:rsidP="0081516A">
            <w:pPr>
              <w:spacing w:after="160" w:line="360" w:lineRule="auto"/>
              <w:rPr>
                <w:lang w:val="en-US"/>
              </w:rPr>
            </w:pPr>
            <w:r w:rsidRPr="009E30BD">
              <w:rPr>
                <w:lang w:val="en-US"/>
              </w:rPr>
              <w:t>6</w:t>
            </w:r>
          </w:p>
        </w:tc>
        <w:tc>
          <w:tcPr>
            <w:tcW w:w="2268" w:type="dxa"/>
            <w:tcBorders>
              <w:top w:val="single" w:sz="4" w:space="0" w:color="auto"/>
              <w:left w:val="single" w:sz="4" w:space="0" w:color="auto"/>
              <w:bottom w:val="single" w:sz="4" w:space="0" w:color="auto"/>
              <w:right w:val="single" w:sz="4" w:space="0" w:color="auto"/>
            </w:tcBorders>
            <w:hideMark/>
          </w:tcPr>
          <w:p w14:paraId="53F85F75" w14:textId="77777777" w:rsidR="00460F7D" w:rsidRPr="009E30BD" w:rsidRDefault="00460F7D" w:rsidP="0081516A">
            <w:pPr>
              <w:spacing w:after="160" w:line="360" w:lineRule="auto"/>
              <w:rPr>
                <w:lang w:val="en-US"/>
              </w:rPr>
            </w:pPr>
            <w:r w:rsidRPr="009E30BD">
              <w:rPr>
                <w:lang w:val="en-US"/>
              </w:rPr>
              <w:t>lbS</w:t>
            </w:r>
            <w:r>
              <w:rPr>
                <w:lang w:val="en-US"/>
              </w:rPr>
              <w:t>tatus</w:t>
            </w:r>
          </w:p>
        </w:tc>
        <w:tc>
          <w:tcPr>
            <w:tcW w:w="1417" w:type="dxa"/>
            <w:tcBorders>
              <w:top w:val="single" w:sz="4" w:space="0" w:color="auto"/>
              <w:left w:val="single" w:sz="4" w:space="0" w:color="auto"/>
              <w:bottom w:val="single" w:sz="4" w:space="0" w:color="auto"/>
              <w:right w:val="single" w:sz="4" w:space="0" w:color="auto"/>
            </w:tcBorders>
            <w:hideMark/>
          </w:tcPr>
          <w:p w14:paraId="7A72DF1F" w14:textId="77777777" w:rsidR="00460F7D" w:rsidRPr="009E30BD" w:rsidRDefault="00460F7D" w:rsidP="0081516A">
            <w:pPr>
              <w:spacing w:after="160" w:line="360" w:lineRule="auto"/>
              <w:rPr>
                <w:lang w:val="en-US"/>
              </w:rPr>
            </w:pPr>
            <w:r w:rsidRPr="009E30BD">
              <w:rPr>
                <w:lang w:val="en-US"/>
              </w:rPr>
              <w:t>Label</w:t>
            </w:r>
          </w:p>
        </w:tc>
        <w:tc>
          <w:tcPr>
            <w:tcW w:w="4246" w:type="dxa"/>
            <w:tcBorders>
              <w:top w:val="single" w:sz="4" w:space="0" w:color="auto"/>
              <w:left w:val="single" w:sz="4" w:space="0" w:color="auto"/>
              <w:bottom w:val="single" w:sz="4" w:space="0" w:color="auto"/>
              <w:right w:val="single" w:sz="4" w:space="0" w:color="auto"/>
            </w:tcBorders>
            <w:hideMark/>
          </w:tcPr>
          <w:p w14:paraId="23E69D60" w14:textId="77777777" w:rsidR="00460F7D" w:rsidRPr="009E30BD" w:rsidRDefault="00460F7D" w:rsidP="0081516A">
            <w:pPr>
              <w:spacing w:after="160" w:line="360" w:lineRule="auto"/>
              <w:rPr>
                <w:lang w:val="en-US"/>
              </w:rPr>
            </w:pPr>
            <w:r w:rsidRPr="009E30BD">
              <w:t>Hiển thị</w:t>
            </w:r>
            <w:r w:rsidRPr="009E30BD">
              <w:rPr>
                <w:lang w:val="en-US"/>
              </w:rPr>
              <w:t xml:space="preserve"> </w:t>
            </w:r>
            <w:r>
              <w:rPr>
                <w:lang w:val="en-US"/>
              </w:rPr>
              <w:t>tình trạng đơn hàng</w:t>
            </w:r>
          </w:p>
        </w:tc>
      </w:tr>
      <w:tr w:rsidR="00460F7D" w:rsidRPr="009E30BD" w14:paraId="107457EB"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1365555D" w14:textId="77777777" w:rsidR="00460F7D" w:rsidRPr="009E30BD" w:rsidRDefault="00460F7D" w:rsidP="0081516A">
            <w:pPr>
              <w:spacing w:after="160" w:line="360" w:lineRule="auto"/>
              <w:rPr>
                <w:lang w:val="en-US"/>
              </w:rPr>
            </w:pPr>
            <w:r w:rsidRPr="009E30BD">
              <w:rPr>
                <w:lang w:val="en-US"/>
              </w:rPr>
              <w:t>7</w:t>
            </w:r>
          </w:p>
        </w:tc>
        <w:tc>
          <w:tcPr>
            <w:tcW w:w="2268" w:type="dxa"/>
            <w:tcBorders>
              <w:top w:val="single" w:sz="4" w:space="0" w:color="auto"/>
              <w:left w:val="single" w:sz="4" w:space="0" w:color="auto"/>
              <w:bottom w:val="single" w:sz="4" w:space="0" w:color="auto"/>
              <w:right w:val="single" w:sz="4" w:space="0" w:color="auto"/>
            </w:tcBorders>
            <w:hideMark/>
          </w:tcPr>
          <w:p w14:paraId="318889CF" w14:textId="77777777" w:rsidR="00460F7D" w:rsidRPr="009E30BD" w:rsidRDefault="00460F7D" w:rsidP="0081516A">
            <w:pPr>
              <w:spacing w:after="160" w:line="360" w:lineRule="auto"/>
              <w:rPr>
                <w:lang w:val="en-US"/>
              </w:rPr>
            </w:pPr>
            <w:r>
              <w:rPr>
                <w:lang w:val="en-US"/>
              </w:rPr>
              <w:t>btnEdit</w:t>
            </w:r>
          </w:p>
        </w:tc>
        <w:tc>
          <w:tcPr>
            <w:tcW w:w="1417" w:type="dxa"/>
            <w:tcBorders>
              <w:top w:val="single" w:sz="4" w:space="0" w:color="auto"/>
              <w:left w:val="single" w:sz="4" w:space="0" w:color="auto"/>
              <w:bottom w:val="single" w:sz="4" w:space="0" w:color="auto"/>
              <w:right w:val="single" w:sz="4" w:space="0" w:color="auto"/>
            </w:tcBorders>
            <w:hideMark/>
          </w:tcPr>
          <w:p w14:paraId="5E1B8671" w14:textId="77777777" w:rsidR="00460F7D" w:rsidRPr="009E30BD" w:rsidRDefault="00460F7D" w:rsidP="0081516A">
            <w:pPr>
              <w:spacing w:after="160" w:line="360" w:lineRule="auto"/>
              <w:rPr>
                <w:lang w:val="en-US"/>
              </w:rPr>
            </w:pPr>
            <w:r>
              <w:rPr>
                <w:lang w:val="en-US"/>
              </w:rPr>
              <w:t>Button</w:t>
            </w:r>
          </w:p>
        </w:tc>
        <w:tc>
          <w:tcPr>
            <w:tcW w:w="4246" w:type="dxa"/>
            <w:tcBorders>
              <w:top w:val="single" w:sz="4" w:space="0" w:color="auto"/>
              <w:left w:val="single" w:sz="4" w:space="0" w:color="auto"/>
              <w:bottom w:val="single" w:sz="4" w:space="0" w:color="auto"/>
              <w:right w:val="single" w:sz="4" w:space="0" w:color="auto"/>
            </w:tcBorders>
            <w:hideMark/>
          </w:tcPr>
          <w:p w14:paraId="61017863" w14:textId="77777777" w:rsidR="00460F7D" w:rsidRPr="009E30BD" w:rsidRDefault="00460F7D" w:rsidP="0081516A">
            <w:pPr>
              <w:spacing w:after="160" w:line="360" w:lineRule="auto"/>
              <w:rPr>
                <w:lang w:val="en-US"/>
              </w:rPr>
            </w:pPr>
            <w:r>
              <w:rPr>
                <w:lang w:val="en-US"/>
              </w:rPr>
              <w:t>Sửa thông tin đơn hàng</w:t>
            </w:r>
          </w:p>
        </w:tc>
      </w:tr>
      <w:tr w:rsidR="00460F7D" w:rsidRPr="009E30BD" w14:paraId="67A3E799"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5A5D7FB4" w14:textId="77777777" w:rsidR="00460F7D" w:rsidRPr="009E30BD" w:rsidRDefault="00460F7D" w:rsidP="0081516A">
            <w:pPr>
              <w:spacing w:after="160" w:line="360" w:lineRule="auto"/>
              <w:rPr>
                <w:lang w:val="en-US"/>
              </w:rPr>
            </w:pPr>
            <w:r w:rsidRPr="009E30BD">
              <w:rPr>
                <w:lang w:val="en-US"/>
              </w:rPr>
              <w:t>8</w:t>
            </w:r>
          </w:p>
        </w:tc>
        <w:tc>
          <w:tcPr>
            <w:tcW w:w="2268" w:type="dxa"/>
            <w:tcBorders>
              <w:top w:val="single" w:sz="4" w:space="0" w:color="auto"/>
              <w:left w:val="single" w:sz="4" w:space="0" w:color="auto"/>
              <w:bottom w:val="single" w:sz="4" w:space="0" w:color="auto"/>
              <w:right w:val="single" w:sz="4" w:space="0" w:color="auto"/>
            </w:tcBorders>
            <w:hideMark/>
          </w:tcPr>
          <w:p w14:paraId="4FF8F21C" w14:textId="77777777" w:rsidR="00460F7D" w:rsidRPr="009E30BD" w:rsidRDefault="00460F7D" w:rsidP="0081516A">
            <w:pPr>
              <w:spacing w:after="160" w:line="360" w:lineRule="auto"/>
              <w:rPr>
                <w:lang w:val="en-US"/>
              </w:rPr>
            </w:pPr>
            <w:r w:rsidRPr="009E30BD">
              <w:rPr>
                <w:lang w:val="en-US"/>
              </w:rPr>
              <w:t>btnDelete</w:t>
            </w:r>
            <w:r w:rsidRPr="009E30BD">
              <w:t xml:space="preserve"> </w:t>
            </w:r>
          </w:p>
        </w:tc>
        <w:tc>
          <w:tcPr>
            <w:tcW w:w="1417" w:type="dxa"/>
            <w:tcBorders>
              <w:top w:val="single" w:sz="4" w:space="0" w:color="auto"/>
              <w:left w:val="single" w:sz="4" w:space="0" w:color="auto"/>
              <w:bottom w:val="single" w:sz="4" w:space="0" w:color="auto"/>
              <w:right w:val="single" w:sz="4" w:space="0" w:color="auto"/>
            </w:tcBorders>
            <w:hideMark/>
          </w:tcPr>
          <w:p w14:paraId="1C6CEE39" w14:textId="77777777" w:rsidR="00460F7D" w:rsidRPr="009E30BD" w:rsidRDefault="00460F7D" w:rsidP="0081516A">
            <w:pPr>
              <w:spacing w:after="160" w:line="360" w:lineRule="auto"/>
              <w:rPr>
                <w:lang w:val="en-US"/>
              </w:rPr>
            </w:pPr>
            <w:r w:rsidRPr="009E30BD">
              <w:rPr>
                <w:lang w:val="en-US"/>
              </w:rPr>
              <w:t>Button</w:t>
            </w:r>
          </w:p>
        </w:tc>
        <w:tc>
          <w:tcPr>
            <w:tcW w:w="4246" w:type="dxa"/>
            <w:tcBorders>
              <w:top w:val="single" w:sz="4" w:space="0" w:color="auto"/>
              <w:left w:val="single" w:sz="4" w:space="0" w:color="auto"/>
              <w:bottom w:val="single" w:sz="4" w:space="0" w:color="auto"/>
              <w:right w:val="single" w:sz="4" w:space="0" w:color="auto"/>
            </w:tcBorders>
            <w:hideMark/>
          </w:tcPr>
          <w:p w14:paraId="19FBB037" w14:textId="77777777" w:rsidR="00460F7D" w:rsidRPr="009E30BD" w:rsidRDefault="00460F7D" w:rsidP="0081516A">
            <w:pPr>
              <w:spacing w:after="160" w:line="360" w:lineRule="auto"/>
              <w:rPr>
                <w:lang w:val="en-US"/>
              </w:rPr>
            </w:pPr>
            <w:r w:rsidRPr="009E30BD">
              <w:rPr>
                <w:lang w:val="en-US"/>
              </w:rPr>
              <w:t xml:space="preserve">Xóa </w:t>
            </w:r>
            <w:r>
              <w:rPr>
                <w:lang w:val="en-US"/>
              </w:rPr>
              <w:t>đơn hàng ra khỏi hệ thống</w:t>
            </w:r>
          </w:p>
        </w:tc>
      </w:tr>
      <w:tr w:rsidR="00460F7D" w:rsidRPr="009E30BD" w14:paraId="4CED08A6" w14:textId="77777777" w:rsidTr="0081516A">
        <w:tc>
          <w:tcPr>
            <w:tcW w:w="846" w:type="dxa"/>
            <w:tcBorders>
              <w:top w:val="single" w:sz="4" w:space="0" w:color="auto"/>
              <w:left w:val="single" w:sz="4" w:space="0" w:color="auto"/>
              <w:bottom w:val="single" w:sz="4" w:space="0" w:color="auto"/>
              <w:right w:val="single" w:sz="4" w:space="0" w:color="auto"/>
            </w:tcBorders>
          </w:tcPr>
          <w:p w14:paraId="15F8CC93" w14:textId="77777777" w:rsidR="00460F7D" w:rsidRPr="009E30BD" w:rsidRDefault="00460F7D" w:rsidP="0081516A">
            <w:pPr>
              <w:spacing w:line="360" w:lineRule="auto"/>
              <w:rPr>
                <w:lang w:val="en-US"/>
              </w:rPr>
            </w:pPr>
            <w:r>
              <w:rPr>
                <w:lang w:val="en-US"/>
              </w:rPr>
              <w:t>9</w:t>
            </w:r>
          </w:p>
        </w:tc>
        <w:tc>
          <w:tcPr>
            <w:tcW w:w="2268" w:type="dxa"/>
            <w:tcBorders>
              <w:top w:val="single" w:sz="4" w:space="0" w:color="auto"/>
              <w:left w:val="single" w:sz="4" w:space="0" w:color="auto"/>
              <w:bottom w:val="single" w:sz="4" w:space="0" w:color="auto"/>
              <w:right w:val="single" w:sz="4" w:space="0" w:color="auto"/>
            </w:tcBorders>
          </w:tcPr>
          <w:p w14:paraId="04CCDDC7" w14:textId="77777777" w:rsidR="00460F7D" w:rsidRPr="009E30BD" w:rsidRDefault="00460F7D" w:rsidP="0081516A">
            <w:pPr>
              <w:spacing w:line="360" w:lineRule="auto"/>
              <w:rPr>
                <w:lang w:val="en-US"/>
              </w:rPr>
            </w:pPr>
            <w:r>
              <w:rPr>
                <w:lang w:val="en-US"/>
              </w:rPr>
              <w:t>SearchInput</w:t>
            </w:r>
          </w:p>
        </w:tc>
        <w:tc>
          <w:tcPr>
            <w:tcW w:w="1417" w:type="dxa"/>
            <w:tcBorders>
              <w:top w:val="single" w:sz="4" w:space="0" w:color="auto"/>
              <w:left w:val="single" w:sz="4" w:space="0" w:color="auto"/>
              <w:bottom w:val="single" w:sz="4" w:space="0" w:color="auto"/>
              <w:right w:val="single" w:sz="4" w:space="0" w:color="auto"/>
            </w:tcBorders>
          </w:tcPr>
          <w:p w14:paraId="4264BB83" w14:textId="77777777" w:rsidR="00460F7D" w:rsidRPr="009E30BD" w:rsidRDefault="00460F7D" w:rsidP="0081516A">
            <w:pPr>
              <w:spacing w:line="360" w:lineRule="auto"/>
              <w:rPr>
                <w:lang w:val="en-US"/>
              </w:rPr>
            </w:pPr>
            <w:r>
              <w:rPr>
                <w:lang w:val="en-US"/>
              </w:rPr>
              <w:t>Input</w:t>
            </w:r>
          </w:p>
        </w:tc>
        <w:tc>
          <w:tcPr>
            <w:tcW w:w="4246" w:type="dxa"/>
            <w:tcBorders>
              <w:top w:val="single" w:sz="4" w:space="0" w:color="auto"/>
              <w:left w:val="single" w:sz="4" w:space="0" w:color="auto"/>
              <w:bottom w:val="single" w:sz="4" w:space="0" w:color="auto"/>
              <w:right w:val="single" w:sz="4" w:space="0" w:color="auto"/>
            </w:tcBorders>
          </w:tcPr>
          <w:p w14:paraId="2D7A6E7A" w14:textId="77777777" w:rsidR="00460F7D" w:rsidRPr="009E30BD" w:rsidRDefault="00460F7D" w:rsidP="0081516A">
            <w:pPr>
              <w:spacing w:line="360" w:lineRule="auto"/>
              <w:rPr>
                <w:lang w:val="en-US"/>
              </w:rPr>
            </w:pPr>
            <w:r>
              <w:rPr>
                <w:lang w:val="en-US"/>
              </w:rPr>
              <w:t>Tìm kiếm đơn hàng dựa vào ID</w:t>
            </w:r>
          </w:p>
        </w:tc>
      </w:tr>
      <w:tr w:rsidR="00460F7D" w14:paraId="7CCA3532" w14:textId="77777777" w:rsidTr="0081516A">
        <w:tc>
          <w:tcPr>
            <w:tcW w:w="846" w:type="dxa"/>
            <w:tcBorders>
              <w:top w:val="single" w:sz="4" w:space="0" w:color="auto"/>
              <w:left w:val="single" w:sz="4" w:space="0" w:color="auto"/>
              <w:bottom w:val="single" w:sz="4" w:space="0" w:color="auto"/>
              <w:right w:val="single" w:sz="4" w:space="0" w:color="auto"/>
            </w:tcBorders>
          </w:tcPr>
          <w:p w14:paraId="3C71A956" w14:textId="77777777" w:rsidR="00460F7D" w:rsidRDefault="00460F7D" w:rsidP="0081516A">
            <w:pPr>
              <w:spacing w:line="360" w:lineRule="auto"/>
              <w:rPr>
                <w:lang w:val="en-US"/>
              </w:rPr>
            </w:pPr>
            <w:r>
              <w:rPr>
                <w:lang w:val="en-US"/>
              </w:rPr>
              <w:lastRenderedPageBreak/>
              <w:t>10</w:t>
            </w:r>
          </w:p>
        </w:tc>
        <w:tc>
          <w:tcPr>
            <w:tcW w:w="2268" w:type="dxa"/>
            <w:tcBorders>
              <w:top w:val="single" w:sz="4" w:space="0" w:color="auto"/>
              <w:left w:val="single" w:sz="4" w:space="0" w:color="auto"/>
              <w:bottom w:val="single" w:sz="4" w:space="0" w:color="auto"/>
              <w:right w:val="single" w:sz="4" w:space="0" w:color="auto"/>
            </w:tcBorders>
          </w:tcPr>
          <w:p w14:paraId="6F7A2AB2" w14:textId="77777777" w:rsidR="00460F7D" w:rsidRDefault="00460F7D" w:rsidP="0081516A">
            <w:pPr>
              <w:spacing w:line="360" w:lineRule="auto"/>
              <w:rPr>
                <w:lang w:val="en-US"/>
              </w:rPr>
            </w:pPr>
            <w:r>
              <w:rPr>
                <w:lang w:val="en-US"/>
              </w:rPr>
              <w:t>lbNumOfItems</w:t>
            </w:r>
          </w:p>
        </w:tc>
        <w:tc>
          <w:tcPr>
            <w:tcW w:w="1417" w:type="dxa"/>
            <w:tcBorders>
              <w:top w:val="single" w:sz="4" w:space="0" w:color="auto"/>
              <w:left w:val="single" w:sz="4" w:space="0" w:color="auto"/>
              <w:bottom w:val="single" w:sz="4" w:space="0" w:color="auto"/>
              <w:right w:val="single" w:sz="4" w:space="0" w:color="auto"/>
            </w:tcBorders>
          </w:tcPr>
          <w:p w14:paraId="3CC4E26E" w14:textId="77777777" w:rsidR="00460F7D" w:rsidRDefault="00460F7D" w:rsidP="0081516A">
            <w:pPr>
              <w:spacing w:line="360" w:lineRule="auto"/>
              <w:rPr>
                <w:lang w:val="en-US"/>
              </w:rPr>
            </w:pPr>
            <w:r>
              <w:rPr>
                <w:lang w:val="en-US"/>
              </w:rPr>
              <w:t>Label</w:t>
            </w:r>
          </w:p>
        </w:tc>
        <w:tc>
          <w:tcPr>
            <w:tcW w:w="4246" w:type="dxa"/>
            <w:tcBorders>
              <w:top w:val="single" w:sz="4" w:space="0" w:color="auto"/>
              <w:left w:val="single" w:sz="4" w:space="0" w:color="auto"/>
              <w:bottom w:val="single" w:sz="4" w:space="0" w:color="auto"/>
              <w:right w:val="single" w:sz="4" w:space="0" w:color="auto"/>
            </w:tcBorders>
          </w:tcPr>
          <w:p w14:paraId="682F61DC" w14:textId="77777777" w:rsidR="00460F7D" w:rsidRDefault="00460F7D" w:rsidP="007F63CC">
            <w:pPr>
              <w:keepNext/>
              <w:spacing w:line="360" w:lineRule="auto"/>
              <w:rPr>
                <w:lang w:val="en-US"/>
              </w:rPr>
            </w:pPr>
            <w:r>
              <w:rPr>
                <w:lang w:val="en-US"/>
              </w:rPr>
              <w:t>Hiển thị số sản phẩm trong đơn hàng đó</w:t>
            </w:r>
          </w:p>
        </w:tc>
      </w:tr>
    </w:tbl>
    <w:p w14:paraId="2B70C538" w14:textId="2EAFFE93" w:rsidR="002D1093" w:rsidRPr="000F4206" w:rsidRDefault="007F63CC" w:rsidP="007F63CC">
      <w:pPr>
        <w:pStyle w:val="Caption"/>
        <w:rPr>
          <w:lang w:val="en-US"/>
        </w:rPr>
      </w:pPr>
      <w:bookmarkStart w:id="114" w:name="_Toc186641552"/>
      <w:r>
        <w:t xml:space="preserve">Bảng </w:t>
      </w:r>
      <w:fldSimple w:instr=" STYLEREF 1 \s ">
        <w:r>
          <w:rPr>
            <w:noProof/>
          </w:rPr>
          <w:t>4</w:t>
        </w:r>
      </w:fldSimple>
      <w:r>
        <w:t>.</w:t>
      </w:r>
      <w:fldSimple w:instr=" SEQ Bảng \* ARABIC \s 1 ">
        <w:r>
          <w:rPr>
            <w:noProof/>
          </w:rPr>
          <w:t>13</w:t>
        </w:r>
      </w:fldSimple>
      <w:r>
        <w:rPr>
          <w:lang w:val="en-US"/>
        </w:rPr>
        <w:t xml:space="preserve"> </w:t>
      </w:r>
      <w:r w:rsidRPr="00F121DA">
        <w:rPr>
          <w:lang w:val="en-US"/>
        </w:rPr>
        <w:t>Mô tả chi tiết giao diện</w:t>
      </w:r>
      <w:r>
        <w:rPr>
          <w:lang w:val="en-US"/>
        </w:rPr>
        <w:t xml:space="preserve"> Orders</w:t>
      </w:r>
      <w:bookmarkEnd w:id="114"/>
    </w:p>
    <w:p w14:paraId="164332C6" w14:textId="682A9D13" w:rsidR="00531E50" w:rsidRDefault="00531E50" w:rsidP="00091488">
      <w:pPr>
        <w:pStyle w:val="Heading4"/>
        <w:rPr>
          <w:lang w:val="en-US"/>
        </w:rPr>
      </w:pPr>
      <w:r>
        <w:rPr>
          <w:lang w:val="en-US"/>
        </w:rPr>
        <w:t>Giao diện Categories</w:t>
      </w:r>
    </w:p>
    <w:p w14:paraId="470EBDCA" w14:textId="77777777" w:rsidR="007F63CC" w:rsidRDefault="00A3431E" w:rsidP="007F63CC">
      <w:pPr>
        <w:keepNext/>
        <w:jc w:val="center"/>
      </w:pPr>
      <w:r w:rsidRPr="00A3431E">
        <w:rPr>
          <w:noProof/>
          <w:lang w:val="en-US"/>
        </w:rPr>
        <w:drawing>
          <wp:inline distT="0" distB="0" distL="0" distR="0" wp14:anchorId="32D2BE0E" wp14:editId="44E387E5">
            <wp:extent cx="5731510" cy="1639570"/>
            <wp:effectExtent l="0" t="0" r="2540" b="0"/>
            <wp:docPr id="294846727" name="Picture 1" descr="A white rectangular objec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846727" name="Picture 1" descr="A white rectangular object with text&#10;&#10;Description automatically generated"/>
                    <pic:cNvPicPr/>
                  </pic:nvPicPr>
                  <pic:blipFill>
                    <a:blip r:embed="rId30"/>
                    <a:stretch>
                      <a:fillRect/>
                    </a:stretch>
                  </pic:blipFill>
                  <pic:spPr>
                    <a:xfrm>
                      <a:off x="0" y="0"/>
                      <a:ext cx="5731510" cy="1639570"/>
                    </a:xfrm>
                    <a:prstGeom prst="rect">
                      <a:avLst/>
                    </a:prstGeom>
                  </pic:spPr>
                </pic:pic>
              </a:graphicData>
            </a:graphic>
          </wp:inline>
        </w:drawing>
      </w:r>
    </w:p>
    <w:p w14:paraId="1CFB6488" w14:textId="0A92D902" w:rsidR="00A3431E" w:rsidRDefault="007F63CC" w:rsidP="007F63CC">
      <w:pPr>
        <w:pStyle w:val="Caption"/>
        <w:rPr>
          <w:lang w:val="en-US"/>
        </w:rPr>
      </w:pPr>
      <w:bookmarkStart w:id="115" w:name="_Toc186641573"/>
      <w:r>
        <w:t xml:space="preserve">Hình </w:t>
      </w:r>
      <w:fldSimple w:instr=" STYLEREF 1 \s ">
        <w:r>
          <w:rPr>
            <w:noProof/>
          </w:rPr>
          <w:t>4</w:t>
        </w:r>
      </w:fldSimple>
      <w:r>
        <w:t>.</w:t>
      </w:r>
      <w:fldSimple w:instr=" SEQ Hình \* ARABIC \s 1 ">
        <w:r>
          <w:rPr>
            <w:noProof/>
          </w:rPr>
          <w:t>13</w:t>
        </w:r>
      </w:fldSimple>
      <w:r>
        <w:rPr>
          <w:lang w:val="en-US"/>
        </w:rPr>
        <w:t xml:space="preserve"> </w:t>
      </w:r>
      <w:r w:rsidRPr="004A0361">
        <w:rPr>
          <w:lang w:val="en-US"/>
        </w:rPr>
        <w:t>Giao diện</w:t>
      </w:r>
      <w:r>
        <w:rPr>
          <w:lang w:val="en-US"/>
        </w:rPr>
        <w:t xml:space="preserve"> Categories</w:t>
      </w:r>
      <w:bookmarkEnd w:id="115"/>
    </w:p>
    <w:tbl>
      <w:tblPr>
        <w:tblStyle w:val="TableGrid"/>
        <w:tblW w:w="0" w:type="auto"/>
        <w:tblLook w:val="04A0" w:firstRow="1" w:lastRow="0" w:firstColumn="1" w:lastColumn="0" w:noHBand="0" w:noVBand="1"/>
      </w:tblPr>
      <w:tblGrid>
        <w:gridCol w:w="846"/>
        <w:gridCol w:w="2268"/>
        <w:gridCol w:w="1417"/>
        <w:gridCol w:w="4246"/>
      </w:tblGrid>
      <w:tr w:rsidR="00C37F41" w:rsidRPr="009E30BD" w14:paraId="4D81AFDF" w14:textId="77777777" w:rsidTr="0081516A">
        <w:tc>
          <w:tcPr>
            <w:tcW w:w="846" w:type="dxa"/>
            <w:tcBorders>
              <w:top w:val="single" w:sz="4" w:space="0" w:color="auto"/>
              <w:left w:val="single" w:sz="4" w:space="0" w:color="auto"/>
              <w:bottom w:val="single" w:sz="4" w:space="0" w:color="auto"/>
              <w:right w:val="single" w:sz="4" w:space="0" w:color="auto"/>
            </w:tcBorders>
            <w:shd w:val="clear" w:color="auto" w:fill="0070C0"/>
            <w:hideMark/>
          </w:tcPr>
          <w:p w14:paraId="734817A6" w14:textId="77777777" w:rsidR="00C37F41" w:rsidRPr="009E30BD" w:rsidRDefault="00C37F41" w:rsidP="0081516A">
            <w:pPr>
              <w:spacing w:after="160" w:line="360" w:lineRule="auto"/>
              <w:rPr>
                <w:b/>
                <w:bCs/>
                <w:color w:val="FFFFFF" w:themeColor="background1"/>
              </w:rPr>
            </w:pPr>
            <w:r w:rsidRPr="009E30BD">
              <w:rPr>
                <w:b/>
                <w:bCs/>
                <w:color w:val="FFFFFF" w:themeColor="background1"/>
              </w:rPr>
              <w:t>STT</w:t>
            </w:r>
          </w:p>
        </w:tc>
        <w:tc>
          <w:tcPr>
            <w:tcW w:w="2268" w:type="dxa"/>
            <w:tcBorders>
              <w:top w:val="single" w:sz="4" w:space="0" w:color="auto"/>
              <w:left w:val="single" w:sz="4" w:space="0" w:color="auto"/>
              <w:bottom w:val="single" w:sz="4" w:space="0" w:color="auto"/>
              <w:right w:val="single" w:sz="4" w:space="0" w:color="auto"/>
            </w:tcBorders>
            <w:shd w:val="clear" w:color="auto" w:fill="0070C0"/>
            <w:hideMark/>
          </w:tcPr>
          <w:p w14:paraId="2FC02076" w14:textId="77777777" w:rsidR="00C37F41" w:rsidRPr="009E30BD" w:rsidRDefault="00C37F41" w:rsidP="0081516A">
            <w:pPr>
              <w:spacing w:after="160" w:line="360" w:lineRule="auto"/>
              <w:rPr>
                <w:b/>
                <w:bCs/>
                <w:color w:val="FFFFFF" w:themeColor="background1"/>
              </w:rPr>
            </w:pPr>
            <w:r w:rsidRPr="009E30BD">
              <w:rPr>
                <w:b/>
                <w:bCs/>
                <w:color w:val="FFFFFF" w:themeColor="background1"/>
              </w:rPr>
              <w:t xml:space="preserve">Tên thành phần </w:t>
            </w:r>
          </w:p>
        </w:tc>
        <w:tc>
          <w:tcPr>
            <w:tcW w:w="1417" w:type="dxa"/>
            <w:tcBorders>
              <w:top w:val="single" w:sz="4" w:space="0" w:color="auto"/>
              <w:left w:val="single" w:sz="4" w:space="0" w:color="auto"/>
              <w:bottom w:val="single" w:sz="4" w:space="0" w:color="auto"/>
              <w:right w:val="single" w:sz="4" w:space="0" w:color="auto"/>
            </w:tcBorders>
            <w:shd w:val="clear" w:color="auto" w:fill="0070C0"/>
            <w:hideMark/>
          </w:tcPr>
          <w:p w14:paraId="78AA0ABB" w14:textId="77777777" w:rsidR="00C37F41" w:rsidRPr="009E30BD" w:rsidRDefault="00C37F41" w:rsidP="0081516A">
            <w:pPr>
              <w:spacing w:after="160" w:line="360" w:lineRule="auto"/>
              <w:rPr>
                <w:b/>
                <w:bCs/>
                <w:color w:val="FFFFFF" w:themeColor="background1"/>
              </w:rPr>
            </w:pPr>
            <w:r w:rsidRPr="009E30BD">
              <w:rPr>
                <w:b/>
                <w:bCs/>
                <w:color w:val="FFFFFF" w:themeColor="background1"/>
              </w:rPr>
              <w:t xml:space="preserve">Loại </w:t>
            </w:r>
          </w:p>
        </w:tc>
        <w:tc>
          <w:tcPr>
            <w:tcW w:w="4246" w:type="dxa"/>
            <w:tcBorders>
              <w:top w:val="single" w:sz="4" w:space="0" w:color="auto"/>
              <w:left w:val="single" w:sz="4" w:space="0" w:color="auto"/>
              <w:bottom w:val="single" w:sz="4" w:space="0" w:color="auto"/>
              <w:right w:val="single" w:sz="4" w:space="0" w:color="auto"/>
            </w:tcBorders>
            <w:shd w:val="clear" w:color="auto" w:fill="0070C0"/>
            <w:hideMark/>
          </w:tcPr>
          <w:p w14:paraId="2E6AAD28" w14:textId="77777777" w:rsidR="00C37F41" w:rsidRPr="009E30BD" w:rsidRDefault="00C37F41" w:rsidP="0081516A">
            <w:pPr>
              <w:spacing w:after="160" w:line="360" w:lineRule="auto"/>
              <w:rPr>
                <w:b/>
                <w:bCs/>
                <w:color w:val="FFFFFF" w:themeColor="background1"/>
              </w:rPr>
            </w:pPr>
            <w:r w:rsidRPr="009E30BD">
              <w:rPr>
                <w:b/>
                <w:bCs/>
                <w:color w:val="FFFFFF" w:themeColor="background1"/>
              </w:rPr>
              <w:t>Mô tả thành phần</w:t>
            </w:r>
          </w:p>
        </w:tc>
      </w:tr>
      <w:tr w:rsidR="00C37F41" w:rsidRPr="009E30BD" w14:paraId="65B5D025"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0344DDC6" w14:textId="77777777" w:rsidR="00C37F41" w:rsidRPr="009E30BD" w:rsidRDefault="00C37F41" w:rsidP="0081516A">
            <w:pPr>
              <w:spacing w:after="160" w:line="360" w:lineRule="auto"/>
            </w:pPr>
            <w:r w:rsidRPr="009E30BD">
              <w:t>1</w:t>
            </w:r>
          </w:p>
        </w:tc>
        <w:tc>
          <w:tcPr>
            <w:tcW w:w="2268" w:type="dxa"/>
            <w:tcBorders>
              <w:top w:val="single" w:sz="4" w:space="0" w:color="auto"/>
              <w:left w:val="single" w:sz="4" w:space="0" w:color="auto"/>
              <w:bottom w:val="single" w:sz="4" w:space="0" w:color="auto"/>
              <w:right w:val="single" w:sz="4" w:space="0" w:color="auto"/>
            </w:tcBorders>
            <w:hideMark/>
          </w:tcPr>
          <w:p w14:paraId="03FCADA8" w14:textId="77777777" w:rsidR="00C37F41" w:rsidRPr="009E30BD" w:rsidRDefault="00C37F41" w:rsidP="0081516A">
            <w:pPr>
              <w:spacing w:after="160" w:line="360" w:lineRule="auto"/>
            </w:pPr>
            <w:r>
              <w:rPr>
                <w:lang w:val="en-US"/>
              </w:rPr>
              <w:t>lbCategoryName</w:t>
            </w:r>
            <w:r w:rsidRPr="009E30BD">
              <w:t xml:space="preserve"> </w:t>
            </w:r>
          </w:p>
        </w:tc>
        <w:tc>
          <w:tcPr>
            <w:tcW w:w="1417" w:type="dxa"/>
            <w:tcBorders>
              <w:top w:val="single" w:sz="4" w:space="0" w:color="auto"/>
              <w:left w:val="single" w:sz="4" w:space="0" w:color="auto"/>
              <w:bottom w:val="single" w:sz="4" w:space="0" w:color="auto"/>
              <w:right w:val="single" w:sz="4" w:space="0" w:color="auto"/>
            </w:tcBorders>
            <w:hideMark/>
          </w:tcPr>
          <w:p w14:paraId="0F9EA668" w14:textId="77777777" w:rsidR="00C37F41" w:rsidRPr="009E30BD" w:rsidRDefault="00C37F41" w:rsidP="0081516A">
            <w:pPr>
              <w:spacing w:after="160" w:line="360" w:lineRule="auto"/>
            </w:pPr>
            <w:r>
              <w:rPr>
                <w:lang w:val="en-US"/>
              </w:rPr>
              <w:t>Label</w:t>
            </w:r>
            <w:r w:rsidRPr="009E30BD">
              <w:t xml:space="preserve"> </w:t>
            </w:r>
          </w:p>
        </w:tc>
        <w:tc>
          <w:tcPr>
            <w:tcW w:w="4246" w:type="dxa"/>
            <w:tcBorders>
              <w:top w:val="single" w:sz="4" w:space="0" w:color="auto"/>
              <w:left w:val="single" w:sz="4" w:space="0" w:color="auto"/>
              <w:bottom w:val="single" w:sz="4" w:space="0" w:color="auto"/>
              <w:right w:val="single" w:sz="4" w:space="0" w:color="auto"/>
            </w:tcBorders>
            <w:hideMark/>
          </w:tcPr>
          <w:p w14:paraId="546299DF" w14:textId="77777777" w:rsidR="00C37F41" w:rsidRPr="009E30BD" w:rsidRDefault="00C37F41" w:rsidP="0081516A">
            <w:pPr>
              <w:spacing w:after="160" w:line="360" w:lineRule="auto"/>
              <w:rPr>
                <w:lang w:val="en-US"/>
              </w:rPr>
            </w:pPr>
            <w:r>
              <w:rPr>
                <w:lang w:val="en-US"/>
              </w:rPr>
              <w:t>Hiển thị tên danh mục</w:t>
            </w:r>
          </w:p>
        </w:tc>
      </w:tr>
      <w:tr w:rsidR="00C37F41" w:rsidRPr="009E30BD" w14:paraId="5BD377C1"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0AFF1295" w14:textId="77777777" w:rsidR="00C37F41" w:rsidRPr="009E30BD" w:rsidRDefault="00C37F41" w:rsidP="0081516A">
            <w:pPr>
              <w:spacing w:after="160" w:line="360" w:lineRule="auto"/>
            </w:pPr>
            <w:r w:rsidRPr="009E30BD">
              <w:t>2</w:t>
            </w:r>
          </w:p>
        </w:tc>
        <w:tc>
          <w:tcPr>
            <w:tcW w:w="2268" w:type="dxa"/>
            <w:tcBorders>
              <w:top w:val="single" w:sz="4" w:space="0" w:color="auto"/>
              <w:left w:val="single" w:sz="4" w:space="0" w:color="auto"/>
              <w:bottom w:val="single" w:sz="4" w:space="0" w:color="auto"/>
              <w:right w:val="single" w:sz="4" w:space="0" w:color="auto"/>
            </w:tcBorders>
            <w:hideMark/>
          </w:tcPr>
          <w:p w14:paraId="76788A42" w14:textId="77777777" w:rsidR="00C37F41" w:rsidRPr="009E30BD" w:rsidRDefault="00C37F41" w:rsidP="0081516A">
            <w:pPr>
              <w:spacing w:after="160" w:line="360" w:lineRule="auto"/>
            </w:pPr>
            <w:r w:rsidRPr="009E30BD">
              <w:rPr>
                <w:lang w:val="en-US"/>
              </w:rPr>
              <w:t>lb</w:t>
            </w:r>
            <w:r>
              <w:rPr>
                <w:lang w:val="en-US"/>
              </w:rPr>
              <w:t>Description</w:t>
            </w:r>
          </w:p>
        </w:tc>
        <w:tc>
          <w:tcPr>
            <w:tcW w:w="1417" w:type="dxa"/>
            <w:tcBorders>
              <w:top w:val="single" w:sz="4" w:space="0" w:color="auto"/>
              <w:left w:val="single" w:sz="4" w:space="0" w:color="auto"/>
              <w:bottom w:val="single" w:sz="4" w:space="0" w:color="auto"/>
              <w:right w:val="single" w:sz="4" w:space="0" w:color="auto"/>
            </w:tcBorders>
            <w:hideMark/>
          </w:tcPr>
          <w:p w14:paraId="095D05A8" w14:textId="77777777" w:rsidR="00C37F41" w:rsidRPr="009E30BD" w:rsidRDefault="00C37F41" w:rsidP="0081516A">
            <w:pPr>
              <w:spacing w:after="160" w:line="360" w:lineRule="auto"/>
            </w:pPr>
            <w:r w:rsidRPr="009E30BD">
              <w:rPr>
                <w:lang w:val="en-US"/>
              </w:rPr>
              <w:t>Label</w:t>
            </w:r>
          </w:p>
        </w:tc>
        <w:tc>
          <w:tcPr>
            <w:tcW w:w="4246" w:type="dxa"/>
            <w:tcBorders>
              <w:top w:val="single" w:sz="4" w:space="0" w:color="auto"/>
              <w:left w:val="single" w:sz="4" w:space="0" w:color="auto"/>
              <w:bottom w:val="single" w:sz="4" w:space="0" w:color="auto"/>
              <w:right w:val="single" w:sz="4" w:space="0" w:color="auto"/>
            </w:tcBorders>
            <w:hideMark/>
          </w:tcPr>
          <w:p w14:paraId="50AEC54A" w14:textId="77777777" w:rsidR="00C37F41" w:rsidRPr="009E30BD" w:rsidRDefault="00C37F41" w:rsidP="0081516A">
            <w:pPr>
              <w:spacing w:after="160" w:line="360" w:lineRule="auto"/>
            </w:pPr>
            <w:r w:rsidRPr="009E30BD">
              <w:t>Hiển thị</w:t>
            </w:r>
            <w:r w:rsidRPr="009E30BD">
              <w:rPr>
                <w:lang w:val="en-US"/>
              </w:rPr>
              <w:t xml:space="preserve"> </w:t>
            </w:r>
            <w:r>
              <w:rPr>
                <w:lang w:val="en-US"/>
              </w:rPr>
              <w:t>mô tả về danh mục</w:t>
            </w:r>
          </w:p>
        </w:tc>
      </w:tr>
      <w:tr w:rsidR="00C37F41" w:rsidRPr="009E30BD" w14:paraId="3B0C26B8"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5AA61914" w14:textId="77777777" w:rsidR="00C37F41" w:rsidRPr="009E30BD" w:rsidRDefault="00C37F41" w:rsidP="0081516A">
            <w:pPr>
              <w:spacing w:after="160" w:line="360" w:lineRule="auto"/>
            </w:pPr>
            <w:r w:rsidRPr="009E30BD">
              <w:t>3</w:t>
            </w:r>
          </w:p>
        </w:tc>
        <w:tc>
          <w:tcPr>
            <w:tcW w:w="2268" w:type="dxa"/>
            <w:tcBorders>
              <w:top w:val="single" w:sz="4" w:space="0" w:color="auto"/>
              <w:left w:val="single" w:sz="4" w:space="0" w:color="auto"/>
              <w:bottom w:val="single" w:sz="4" w:space="0" w:color="auto"/>
              <w:right w:val="single" w:sz="4" w:space="0" w:color="auto"/>
            </w:tcBorders>
            <w:hideMark/>
          </w:tcPr>
          <w:p w14:paraId="311CF8AC" w14:textId="77777777" w:rsidR="00C37F41" w:rsidRPr="009E30BD" w:rsidRDefault="00C37F41" w:rsidP="0081516A">
            <w:pPr>
              <w:spacing w:after="160" w:line="360" w:lineRule="auto"/>
              <w:rPr>
                <w:lang w:val="en-US"/>
              </w:rPr>
            </w:pPr>
            <w:r>
              <w:rPr>
                <w:lang w:val="en-US"/>
              </w:rPr>
              <w:t>btnEdit</w:t>
            </w:r>
          </w:p>
        </w:tc>
        <w:tc>
          <w:tcPr>
            <w:tcW w:w="1417" w:type="dxa"/>
            <w:tcBorders>
              <w:top w:val="single" w:sz="4" w:space="0" w:color="auto"/>
              <w:left w:val="single" w:sz="4" w:space="0" w:color="auto"/>
              <w:bottom w:val="single" w:sz="4" w:space="0" w:color="auto"/>
              <w:right w:val="single" w:sz="4" w:space="0" w:color="auto"/>
            </w:tcBorders>
            <w:hideMark/>
          </w:tcPr>
          <w:p w14:paraId="3F7CA13F" w14:textId="77777777" w:rsidR="00C37F41" w:rsidRPr="009E30BD" w:rsidRDefault="00C37F41" w:rsidP="0081516A">
            <w:pPr>
              <w:spacing w:after="160" w:line="360" w:lineRule="auto"/>
            </w:pPr>
            <w:r w:rsidRPr="009E30BD">
              <w:rPr>
                <w:lang w:val="en-US"/>
              </w:rPr>
              <w:t>Label</w:t>
            </w:r>
          </w:p>
        </w:tc>
        <w:tc>
          <w:tcPr>
            <w:tcW w:w="4246" w:type="dxa"/>
            <w:tcBorders>
              <w:top w:val="single" w:sz="4" w:space="0" w:color="auto"/>
              <w:left w:val="single" w:sz="4" w:space="0" w:color="auto"/>
              <w:bottom w:val="single" w:sz="4" w:space="0" w:color="auto"/>
              <w:right w:val="single" w:sz="4" w:space="0" w:color="auto"/>
            </w:tcBorders>
            <w:hideMark/>
          </w:tcPr>
          <w:p w14:paraId="2B42C1A8" w14:textId="77777777" w:rsidR="00C37F41" w:rsidRPr="009E30BD" w:rsidRDefault="00C37F41" w:rsidP="0081516A">
            <w:pPr>
              <w:spacing w:after="160" w:line="360" w:lineRule="auto"/>
              <w:rPr>
                <w:lang w:val="en-US"/>
              </w:rPr>
            </w:pPr>
            <w:r>
              <w:rPr>
                <w:lang w:val="en-US"/>
              </w:rPr>
              <w:t>Sửa thông tin danh mục</w:t>
            </w:r>
          </w:p>
        </w:tc>
      </w:tr>
      <w:tr w:rsidR="00C37F41" w:rsidRPr="009E30BD" w14:paraId="31B0DCFA"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5C362EC5" w14:textId="77777777" w:rsidR="00C37F41" w:rsidRPr="009E30BD" w:rsidRDefault="00C37F41" w:rsidP="0081516A">
            <w:pPr>
              <w:spacing w:after="160" w:line="360" w:lineRule="auto"/>
              <w:rPr>
                <w:lang w:val="en-US"/>
              </w:rPr>
            </w:pPr>
            <w:r w:rsidRPr="009E30BD">
              <w:rPr>
                <w:lang w:val="en-US"/>
              </w:rPr>
              <w:t>4</w:t>
            </w:r>
          </w:p>
        </w:tc>
        <w:tc>
          <w:tcPr>
            <w:tcW w:w="2268" w:type="dxa"/>
            <w:tcBorders>
              <w:top w:val="single" w:sz="4" w:space="0" w:color="auto"/>
              <w:left w:val="single" w:sz="4" w:space="0" w:color="auto"/>
              <w:bottom w:val="single" w:sz="4" w:space="0" w:color="auto"/>
              <w:right w:val="single" w:sz="4" w:space="0" w:color="auto"/>
            </w:tcBorders>
            <w:hideMark/>
          </w:tcPr>
          <w:p w14:paraId="25AD11D0" w14:textId="77777777" w:rsidR="00C37F41" w:rsidRPr="009E30BD" w:rsidRDefault="00C37F41" w:rsidP="0081516A">
            <w:pPr>
              <w:spacing w:after="160" w:line="360" w:lineRule="auto"/>
              <w:rPr>
                <w:lang w:val="en-US"/>
              </w:rPr>
            </w:pPr>
            <w:r>
              <w:rPr>
                <w:lang w:val="en-US"/>
              </w:rPr>
              <w:t>btnDelete</w:t>
            </w:r>
          </w:p>
        </w:tc>
        <w:tc>
          <w:tcPr>
            <w:tcW w:w="1417" w:type="dxa"/>
            <w:tcBorders>
              <w:top w:val="single" w:sz="4" w:space="0" w:color="auto"/>
              <w:left w:val="single" w:sz="4" w:space="0" w:color="auto"/>
              <w:bottom w:val="single" w:sz="4" w:space="0" w:color="auto"/>
              <w:right w:val="single" w:sz="4" w:space="0" w:color="auto"/>
            </w:tcBorders>
            <w:hideMark/>
          </w:tcPr>
          <w:p w14:paraId="7B910EA8" w14:textId="77777777" w:rsidR="00C37F41" w:rsidRPr="009E30BD" w:rsidRDefault="00C37F41" w:rsidP="0081516A">
            <w:pPr>
              <w:spacing w:after="160" w:line="360" w:lineRule="auto"/>
              <w:rPr>
                <w:lang w:val="en-US"/>
              </w:rPr>
            </w:pPr>
            <w:r w:rsidRPr="009E30BD">
              <w:rPr>
                <w:lang w:val="en-US"/>
              </w:rPr>
              <w:t>Label</w:t>
            </w:r>
          </w:p>
        </w:tc>
        <w:tc>
          <w:tcPr>
            <w:tcW w:w="4246" w:type="dxa"/>
            <w:tcBorders>
              <w:top w:val="single" w:sz="4" w:space="0" w:color="auto"/>
              <w:left w:val="single" w:sz="4" w:space="0" w:color="auto"/>
              <w:bottom w:val="single" w:sz="4" w:space="0" w:color="auto"/>
              <w:right w:val="single" w:sz="4" w:space="0" w:color="auto"/>
            </w:tcBorders>
            <w:hideMark/>
          </w:tcPr>
          <w:p w14:paraId="06EC48C8" w14:textId="77777777" w:rsidR="00C37F41" w:rsidRPr="009E30BD" w:rsidRDefault="00C37F41" w:rsidP="0081516A">
            <w:pPr>
              <w:spacing w:after="160" w:line="360" w:lineRule="auto"/>
              <w:rPr>
                <w:lang w:val="en-US"/>
              </w:rPr>
            </w:pPr>
            <w:r>
              <w:rPr>
                <w:lang w:val="en-US"/>
              </w:rPr>
              <w:t>Xóa danh mục ra khỏi hệ thống</w:t>
            </w:r>
          </w:p>
        </w:tc>
      </w:tr>
      <w:tr w:rsidR="00C37F41" w14:paraId="6A182770" w14:textId="77777777" w:rsidTr="0081516A">
        <w:tc>
          <w:tcPr>
            <w:tcW w:w="846" w:type="dxa"/>
            <w:tcBorders>
              <w:top w:val="single" w:sz="4" w:space="0" w:color="auto"/>
              <w:left w:val="single" w:sz="4" w:space="0" w:color="auto"/>
              <w:bottom w:val="single" w:sz="4" w:space="0" w:color="auto"/>
              <w:right w:val="single" w:sz="4" w:space="0" w:color="auto"/>
            </w:tcBorders>
          </w:tcPr>
          <w:p w14:paraId="691A1EC3" w14:textId="77777777" w:rsidR="00C37F41" w:rsidRPr="009E30BD" w:rsidRDefault="00C37F41" w:rsidP="0081516A">
            <w:pPr>
              <w:spacing w:line="360" w:lineRule="auto"/>
              <w:rPr>
                <w:lang w:val="en-US"/>
              </w:rPr>
            </w:pPr>
            <w:r>
              <w:rPr>
                <w:lang w:val="en-US"/>
              </w:rPr>
              <w:t>5</w:t>
            </w:r>
          </w:p>
        </w:tc>
        <w:tc>
          <w:tcPr>
            <w:tcW w:w="2268" w:type="dxa"/>
            <w:tcBorders>
              <w:top w:val="single" w:sz="4" w:space="0" w:color="auto"/>
              <w:left w:val="single" w:sz="4" w:space="0" w:color="auto"/>
              <w:bottom w:val="single" w:sz="4" w:space="0" w:color="auto"/>
              <w:right w:val="single" w:sz="4" w:space="0" w:color="auto"/>
            </w:tcBorders>
          </w:tcPr>
          <w:p w14:paraId="2A1B04AB" w14:textId="77777777" w:rsidR="00C37F41" w:rsidRDefault="00C37F41" w:rsidP="0081516A">
            <w:pPr>
              <w:spacing w:line="360" w:lineRule="auto"/>
              <w:rPr>
                <w:lang w:val="en-US"/>
              </w:rPr>
            </w:pPr>
            <w:r>
              <w:rPr>
                <w:lang w:val="en-US"/>
              </w:rPr>
              <w:t>SearchInput</w:t>
            </w:r>
          </w:p>
        </w:tc>
        <w:tc>
          <w:tcPr>
            <w:tcW w:w="1417" w:type="dxa"/>
            <w:tcBorders>
              <w:top w:val="single" w:sz="4" w:space="0" w:color="auto"/>
              <w:left w:val="single" w:sz="4" w:space="0" w:color="auto"/>
              <w:bottom w:val="single" w:sz="4" w:space="0" w:color="auto"/>
              <w:right w:val="single" w:sz="4" w:space="0" w:color="auto"/>
            </w:tcBorders>
          </w:tcPr>
          <w:p w14:paraId="698EE830" w14:textId="77777777" w:rsidR="00C37F41" w:rsidRPr="009E30BD" w:rsidRDefault="00C37F41" w:rsidP="0081516A">
            <w:pPr>
              <w:spacing w:line="360" w:lineRule="auto"/>
              <w:rPr>
                <w:lang w:val="en-US"/>
              </w:rPr>
            </w:pPr>
            <w:r>
              <w:rPr>
                <w:lang w:val="en-US"/>
              </w:rPr>
              <w:t>Input</w:t>
            </w:r>
          </w:p>
        </w:tc>
        <w:tc>
          <w:tcPr>
            <w:tcW w:w="4246" w:type="dxa"/>
            <w:tcBorders>
              <w:top w:val="single" w:sz="4" w:space="0" w:color="auto"/>
              <w:left w:val="single" w:sz="4" w:space="0" w:color="auto"/>
              <w:bottom w:val="single" w:sz="4" w:space="0" w:color="auto"/>
              <w:right w:val="single" w:sz="4" w:space="0" w:color="auto"/>
            </w:tcBorders>
          </w:tcPr>
          <w:p w14:paraId="2A6E7200" w14:textId="77777777" w:rsidR="00C37F41" w:rsidRDefault="00C37F41" w:rsidP="0081516A">
            <w:pPr>
              <w:spacing w:line="360" w:lineRule="auto"/>
              <w:rPr>
                <w:lang w:val="en-US"/>
              </w:rPr>
            </w:pPr>
            <w:r>
              <w:rPr>
                <w:lang w:val="en-US"/>
              </w:rPr>
              <w:t>Tìm kiếm danh mục dựa vào tên danh mục</w:t>
            </w:r>
          </w:p>
        </w:tc>
      </w:tr>
      <w:tr w:rsidR="00C37F41" w14:paraId="6B619981" w14:textId="77777777" w:rsidTr="0081516A">
        <w:tc>
          <w:tcPr>
            <w:tcW w:w="846" w:type="dxa"/>
          </w:tcPr>
          <w:p w14:paraId="3BADF1CB" w14:textId="77777777" w:rsidR="00C37F41" w:rsidRDefault="00C37F41" w:rsidP="0081516A">
            <w:pPr>
              <w:spacing w:line="360" w:lineRule="auto"/>
              <w:rPr>
                <w:lang w:val="en-US"/>
              </w:rPr>
            </w:pPr>
            <w:r>
              <w:rPr>
                <w:lang w:val="en-US"/>
              </w:rPr>
              <w:t>6</w:t>
            </w:r>
          </w:p>
        </w:tc>
        <w:tc>
          <w:tcPr>
            <w:tcW w:w="2268" w:type="dxa"/>
          </w:tcPr>
          <w:p w14:paraId="1B21C720" w14:textId="77777777" w:rsidR="00C37F41" w:rsidRDefault="00C37F41" w:rsidP="0081516A">
            <w:pPr>
              <w:spacing w:line="360" w:lineRule="auto"/>
              <w:rPr>
                <w:lang w:val="en-US"/>
              </w:rPr>
            </w:pPr>
            <w:r>
              <w:rPr>
                <w:lang w:val="en-US"/>
              </w:rPr>
              <w:t>btnCreate</w:t>
            </w:r>
          </w:p>
        </w:tc>
        <w:tc>
          <w:tcPr>
            <w:tcW w:w="1417" w:type="dxa"/>
          </w:tcPr>
          <w:p w14:paraId="79E0C9F3" w14:textId="77777777" w:rsidR="00C37F41" w:rsidRDefault="00C37F41" w:rsidP="0081516A">
            <w:pPr>
              <w:spacing w:line="360" w:lineRule="auto"/>
              <w:rPr>
                <w:lang w:val="en-US"/>
              </w:rPr>
            </w:pPr>
            <w:r>
              <w:rPr>
                <w:lang w:val="en-US"/>
              </w:rPr>
              <w:t>Button</w:t>
            </w:r>
          </w:p>
        </w:tc>
        <w:tc>
          <w:tcPr>
            <w:tcW w:w="4246" w:type="dxa"/>
          </w:tcPr>
          <w:p w14:paraId="3FB05960" w14:textId="77777777" w:rsidR="00C37F41" w:rsidRDefault="00C37F41" w:rsidP="007F63CC">
            <w:pPr>
              <w:keepNext/>
              <w:spacing w:line="360" w:lineRule="auto"/>
              <w:rPr>
                <w:lang w:val="en-US"/>
              </w:rPr>
            </w:pPr>
            <w:r>
              <w:rPr>
                <w:lang w:val="en-US"/>
              </w:rPr>
              <w:t>Tạo mới danh mục sản phẩm</w:t>
            </w:r>
          </w:p>
        </w:tc>
      </w:tr>
    </w:tbl>
    <w:p w14:paraId="39289C70" w14:textId="384583C4" w:rsidR="00460F7D" w:rsidRPr="00A3431E" w:rsidRDefault="007F63CC" w:rsidP="007F63CC">
      <w:pPr>
        <w:pStyle w:val="Caption"/>
        <w:rPr>
          <w:lang w:val="en-US"/>
        </w:rPr>
      </w:pPr>
      <w:bookmarkStart w:id="116" w:name="_Toc186641553"/>
      <w:r>
        <w:t xml:space="preserve">Bảng </w:t>
      </w:r>
      <w:fldSimple w:instr=" STYLEREF 1 \s ">
        <w:r>
          <w:rPr>
            <w:noProof/>
          </w:rPr>
          <w:t>4</w:t>
        </w:r>
      </w:fldSimple>
      <w:r>
        <w:t>.</w:t>
      </w:r>
      <w:fldSimple w:instr=" SEQ Bảng \* ARABIC \s 1 ">
        <w:r>
          <w:rPr>
            <w:noProof/>
          </w:rPr>
          <w:t>14</w:t>
        </w:r>
      </w:fldSimple>
      <w:r>
        <w:rPr>
          <w:lang w:val="en-US"/>
        </w:rPr>
        <w:t xml:space="preserve"> </w:t>
      </w:r>
      <w:r w:rsidRPr="00A66F9D">
        <w:rPr>
          <w:lang w:val="en-US"/>
        </w:rPr>
        <w:t>Mô tả chi tiết giao diện</w:t>
      </w:r>
      <w:r>
        <w:rPr>
          <w:lang w:val="en-US"/>
        </w:rPr>
        <w:t xml:space="preserve"> Categories</w:t>
      </w:r>
      <w:bookmarkEnd w:id="116"/>
    </w:p>
    <w:p w14:paraId="28732501" w14:textId="38A2C41D" w:rsidR="00531E50" w:rsidRDefault="00F22FC8" w:rsidP="00091488">
      <w:pPr>
        <w:pStyle w:val="Heading4"/>
        <w:rPr>
          <w:lang w:val="en-US"/>
        </w:rPr>
      </w:pPr>
      <w:r>
        <w:rPr>
          <w:lang w:val="en-US"/>
        </w:rPr>
        <w:lastRenderedPageBreak/>
        <w:t>Giao diện Products</w:t>
      </w:r>
    </w:p>
    <w:p w14:paraId="43121B98" w14:textId="77777777" w:rsidR="007F63CC" w:rsidRDefault="00771ED8" w:rsidP="007F63CC">
      <w:pPr>
        <w:keepNext/>
        <w:jc w:val="center"/>
      </w:pPr>
      <w:r w:rsidRPr="00771ED8">
        <w:rPr>
          <w:noProof/>
          <w:lang w:val="en-US"/>
        </w:rPr>
        <w:drawing>
          <wp:inline distT="0" distB="0" distL="0" distR="0" wp14:anchorId="5138A228" wp14:editId="4E34E807">
            <wp:extent cx="5731510" cy="2856865"/>
            <wp:effectExtent l="0" t="0" r="2540" b="635"/>
            <wp:docPr id="1165373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373135" name="Picture 1" descr="A screenshot of a computer&#10;&#10;Description automatically generated"/>
                    <pic:cNvPicPr/>
                  </pic:nvPicPr>
                  <pic:blipFill>
                    <a:blip r:embed="rId31"/>
                    <a:stretch>
                      <a:fillRect/>
                    </a:stretch>
                  </pic:blipFill>
                  <pic:spPr>
                    <a:xfrm>
                      <a:off x="0" y="0"/>
                      <a:ext cx="5731510" cy="2856865"/>
                    </a:xfrm>
                    <a:prstGeom prst="rect">
                      <a:avLst/>
                    </a:prstGeom>
                  </pic:spPr>
                </pic:pic>
              </a:graphicData>
            </a:graphic>
          </wp:inline>
        </w:drawing>
      </w:r>
    </w:p>
    <w:p w14:paraId="443EF576" w14:textId="7A30BA7E" w:rsidR="00A3431E" w:rsidRDefault="007F63CC" w:rsidP="007F63CC">
      <w:pPr>
        <w:pStyle w:val="Caption"/>
        <w:rPr>
          <w:lang w:val="en-US"/>
        </w:rPr>
      </w:pPr>
      <w:bookmarkStart w:id="117" w:name="_Toc186641574"/>
      <w:r>
        <w:t xml:space="preserve">Hình </w:t>
      </w:r>
      <w:fldSimple w:instr=" STYLEREF 1 \s ">
        <w:r>
          <w:rPr>
            <w:noProof/>
          </w:rPr>
          <w:t>4</w:t>
        </w:r>
      </w:fldSimple>
      <w:r>
        <w:t>.</w:t>
      </w:r>
      <w:fldSimple w:instr=" SEQ Hình \* ARABIC \s 1 ">
        <w:r>
          <w:rPr>
            <w:noProof/>
          </w:rPr>
          <w:t>14</w:t>
        </w:r>
      </w:fldSimple>
      <w:r>
        <w:rPr>
          <w:lang w:val="en-US"/>
        </w:rPr>
        <w:t xml:space="preserve"> </w:t>
      </w:r>
      <w:r w:rsidRPr="00205F1E">
        <w:rPr>
          <w:lang w:val="en-US"/>
        </w:rPr>
        <w:t>Giao diện</w:t>
      </w:r>
      <w:r>
        <w:rPr>
          <w:lang w:val="en-US"/>
        </w:rPr>
        <w:t xml:space="preserve"> Products</w:t>
      </w:r>
      <w:bookmarkEnd w:id="117"/>
    </w:p>
    <w:tbl>
      <w:tblPr>
        <w:tblStyle w:val="TableGrid"/>
        <w:tblW w:w="0" w:type="auto"/>
        <w:tblLook w:val="04A0" w:firstRow="1" w:lastRow="0" w:firstColumn="1" w:lastColumn="0" w:noHBand="0" w:noVBand="1"/>
      </w:tblPr>
      <w:tblGrid>
        <w:gridCol w:w="846"/>
        <w:gridCol w:w="2268"/>
        <w:gridCol w:w="1417"/>
        <w:gridCol w:w="4246"/>
      </w:tblGrid>
      <w:tr w:rsidR="00336EB9" w:rsidRPr="009E30BD" w14:paraId="6EF6A973" w14:textId="77777777" w:rsidTr="0081516A">
        <w:tc>
          <w:tcPr>
            <w:tcW w:w="846" w:type="dxa"/>
            <w:tcBorders>
              <w:top w:val="single" w:sz="4" w:space="0" w:color="auto"/>
              <w:left w:val="single" w:sz="4" w:space="0" w:color="auto"/>
              <w:bottom w:val="single" w:sz="4" w:space="0" w:color="auto"/>
              <w:right w:val="single" w:sz="4" w:space="0" w:color="auto"/>
            </w:tcBorders>
            <w:shd w:val="clear" w:color="auto" w:fill="0070C0"/>
            <w:hideMark/>
          </w:tcPr>
          <w:p w14:paraId="3C24BC3C" w14:textId="77777777" w:rsidR="00336EB9" w:rsidRPr="009E30BD" w:rsidRDefault="00336EB9" w:rsidP="0081516A">
            <w:pPr>
              <w:spacing w:after="160" w:line="360" w:lineRule="auto"/>
              <w:rPr>
                <w:b/>
                <w:bCs/>
                <w:color w:val="FFFFFF" w:themeColor="background1"/>
              </w:rPr>
            </w:pPr>
            <w:r w:rsidRPr="009E30BD">
              <w:rPr>
                <w:b/>
                <w:bCs/>
                <w:color w:val="FFFFFF" w:themeColor="background1"/>
              </w:rPr>
              <w:t>STT</w:t>
            </w:r>
          </w:p>
        </w:tc>
        <w:tc>
          <w:tcPr>
            <w:tcW w:w="2268" w:type="dxa"/>
            <w:tcBorders>
              <w:top w:val="single" w:sz="4" w:space="0" w:color="auto"/>
              <w:left w:val="single" w:sz="4" w:space="0" w:color="auto"/>
              <w:bottom w:val="single" w:sz="4" w:space="0" w:color="auto"/>
              <w:right w:val="single" w:sz="4" w:space="0" w:color="auto"/>
            </w:tcBorders>
            <w:shd w:val="clear" w:color="auto" w:fill="0070C0"/>
            <w:hideMark/>
          </w:tcPr>
          <w:p w14:paraId="68562AE7" w14:textId="77777777" w:rsidR="00336EB9" w:rsidRPr="009E30BD" w:rsidRDefault="00336EB9" w:rsidP="0081516A">
            <w:pPr>
              <w:spacing w:after="160" w:line="360" w:lineRule="auto"/>
              <w:rPr>
                <w:b/>
                <w:bCs/>
                <w:color w:val="FFFFFF" w:themeColor="background1"/>
              </w:rPr>
            </w:pPr>
            <w:r w:rsidRPr="009E30BD">
              <w:rPr>
                <w:b/>
                <w:bCs/>
                <w:color w:val="FFFFFF" w:themeColor="background1"/>
              </w:rPr>
              <w:t xml:space="preserve">Tên thành phần </w:t>
            </w:r>
          </w:p>
        </w:tc>
        <w:tc>
          <w:tcPr>
            <w:tcW w:w="1417" w:type="dxa"/>
            <w:tcBorders>
              <w:top w:val="single" w:sz="4" w:space="0" w:color="auto"/>
              <w:left w:val="single" w:sz="4" w:space="0" w:color="auto"/>
              <w:bottom w:val="single" w:sz="4" w:space="0" w:color="auto"/>
              <w:right w:val="single" w:sz="4" w:space="0" w:color="auto"/>
            </w:tcBorders>
            <w:shd w:val="clear" w:color="auto" w:fill="0070C0"/>
            <w:hideMark/>
          </w:tcPr>
          <w:p w14:paraId="4CB8C957" w14:textId="77777777" w:rsidR="00336EB9" w:rsidRPr="009E30BD" w:rsidRDefault="00336EB9" w:rsidP="0081516A">
            <w:pPr>
              <w:spacing w:after="160" w:line="360" w:lineRule="auto"/>
              <w:rPr>
                <w:b/>
                <w:bCs/>
                <w:color w:val="FFFFFF" w:themeColor="background1"/>
              </w:rPr>
            </w:pPr>
            <w:r w:rsidRPr="009E30BD">
              <w:rPr>
                <w:b/>
                <w:bCs/>
                <w:color w:val="FFFFFF" w:themeColor="background1"/>
              </w:rPr>
              <w:t xml:space="preserve">Loại </w:t>
            </w:r>
          </w:p>
        </w:tc>
        <w:tc>
          <w:tcPr>
            <w:tcW w:w="4246" w:type="dxa"/>
            <w:tcBorders>
              <w:top w:val="single" w:sz="4" w:space="0" w:color="auto"/>
              <w:left w:val="single" w:sz="4" w:space="0" w:color="auto"/>
              <w:bottom w:val="single" w:sz="4" w:space="0" w:color="auto"/>
              <w:right w:val="single" w:sz="4" w:space="0" w:color="auto"/>
            </w:tcBorders>
            <w:shd w:val="clear" w:color="auto" w:fill="0070C0"/>
            <w:hideMark/>
          </w:tcPr>
          <w:p w14:paraId="6810FE3F" w14:textId="77777777" w:rsidR="00336EB9" w:rsidRPr="009E30BD" w:rsidRDefault="00336EB9" w:rsidP="0081516A">
            <w:pPr>
              <w:spacing w:after="160" w:line="360" w:lineRule="auto"/>
              <w:rPr>
                <w:b/>
                <w:bCs/>
                <w:color w:val="FFFFFF" w:themeColor="background1"/>
              </w:rPr>
            </w:pPr>
            <w:r w:rsidRPr="009E30BD">
              <w:rPr>
                <w:b/>
                <w:bCs/>
                <w:color w:val="FFFFFF" w:themeColor="background1"/>
              </w:rPr>
              <w:t>Mô tả thành phần</w:t>
            </w:r>
          </w:p>
        </w:tc>
      </w:tr>
      <w:tr w:rsidR="00336EB9" w:rsidRPr="009E30BD" w14:paraId="1626C854"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07CF9692" w14:textId="77777777" w:rsidR="00336EB9" w:rsidRPr="009E30BD" w:rsidRDefault="00336EB9" w:rsidP="0081516A">
            <w:pPr>
              <w:spacing w:after="160" w:line="360" w:lineRule="auto"/>
            </w:pPr>
            <w:r w:rsidRPr="009E30BD">
              <w:t>1</w:t>
            </w:r>
          </w:p>
        </w:tc>
        <w:tc>
          <w:tcPr>
            <w:tcW w:w="2268" w:type="dxa"/>
            <w:tcBorders>
              <w:top w:val="single" w:sz="4" w:space="0" w:color="auto"/>
              <w:left w:val="single" w:sz="4" w:space="0" w:color="auto"/>
              <w:bottom w:val="single" w:sz="4" w:space="0" w:color="auto"/>
              <w:right w:val="single" w:sz="4" w:space="0" w:color="auto"/>
            </w:tcBorders>
            <w:hideMark/>
          </w:tcPr>
          <w:p w14:paraId="41D000D5" w14:textId="77777777" w:rsidR="00336EB9" w:rsidRPr="009E30BD" w:rsidRDefault="00336EB9" w:rsidP="0081516A">
            <w:pPr>
              <w:spacing w:after="160" w:line="360" w:lineRule="auto"/>
              <w:rPr>
                <w:lang w:val="en-US"/>
              </w:rPr>
            </w:pPr>
            <w:r>
              <w:t>lb</w:t>
            </w:r>
            <w:r>
              <w:rPr>
                <w:lang w:val="en-US"/>
              </w:rPr>
              <w:t>Name</w:t>
            </w:r>
          </w:p>
        </w:tc>
        <w:tc>
          <w:tcPr>
            <w:tcW w:w="1417" w:type="dxa"/>
            <w:tcBorders>
              <w:top w:val="single" w:sz="4" w:space="0" w:color="auto"/>
              <w:left w:val="single" w:sz="4" w:space="0" w:color="auto"/>
              <w:bottom w:val="single" w:sz="4" w:space="0" w:color="auto"/>
              <w:right w:val="single" w:sz="4" w:space="0" w:color="auto"/>
            </w:tcBorders>
            <w:hideMark/>
          </w:tcPr>
          <w:p w14:paraId="63BCC225" w14:textId="77777777" w:rsidR="00336EB9" w:rsidRPr="009E30BD" w:rsidRDefault="00336EB9" w:rsidP="0081516A">
            <w:pPr>
              <w:spacing w:after="160" w:line="360" w:lineRule="auto"/>
            </w:pPr>
            <w:r>
              <w:rPr>
                <w:lang w:val="en-US"/>
              </w:rPr>
              <w:t>Label</w:t>
            </w:r>
            <w:r w:rsidRPr="009E30BD">
              <w:t xml:space="preserve"> </w:t>
            </w:r>
          </w:p>
        </w:tc>
        <w:tc>
          <w:tcPr>
            <w:tcW w:w="4246" w:type="dxa"/>
            <w:tcBorders>
              <w:top w:val="single" w:sz="4" w:space="0" w:color="auto"/>
              <w:left w:val="single" w:sz="4" w:space="0" w:color="auto"/>
              <w:bottom w:val="single" w:sz="4" w:space="0" w:color="auto"/>
              <w:right w:val="single" w:sz="4" w:space="0" w:color="auto"/>
            </w:tcBorders>
            <w:hideMark/>
          </w:tcPr>
          <w:p w14:paraId="5B70EC51" w14:textId="77777777" w:rsidR="00336EB9" w:rsidRPr="009E30BD" w:rsidRDefault="00336EB9" w:rsidP="0081516A">
            <w:pPr>
              <w:spacing w:after="160" w:line="360" w:lineRule="auto"/>
              <w:rPr>
                <w:lang w:val="en-US"/>
              </w:rPr>
            </w:pPr>
            <w:r>
              <w:rPr>
                <w:lang w:val="en-US"/>
              </w:rPr>
              <w:t>Hiển thị tên sản phẩm</w:t>
            </w:r>
          </w:p>
        </w:tc>
      </w:tr>
      <w:tr w:rsidR="00336EB9" w:rsidRPr="009E30BD" w14:paraId="57C8D119"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68DFFD61" w14:textId="77777777" w:rsidR="00336EB9" w:rsidRPr="009E30BD" w:rsidRDefault="00336EB9" w:rsidP="0081516A">
            <w:pPr>
              <w:spacing w:after="160" w:line="360" w:lineRule="auto"/>
              <w:rPr>
                <w:lang w:val="en-US"/>
              </w:rPr>
            </w:pPr>
            <w:r>
              <w:rPr>
                <w:lang w:val="en-US"/>
              </w:rPr>
              <w:t>2</w:t>
            </w:r>
          </w:p>
        </w:tc>
        <w:tc>
          <w:tcPr>
            <w:tcW w:w="2268" w:type="dxa"/>
            <w:tcBorders>
              <w:top w:val="single" w:sz="4" w:space="0" w:color="auto"/>
              <w:left w:val="single" w:sz="4" w:space="0" w:color="auto"/>
              <w:bottom w:val="single" w:sz="4" w:space="0" w:color="auto"/>
              <w:right w:val="single" w:sz="4" w:space="0" w:color="auto"/>
            </w:tcBorders>
            <w:hideMark/>
          </w:tcPr>
          <w:p w14:paraId="74085B49" w14:textId="77777777" w:rsidR="00336EB9" w:rsidRPr="009E30BD" w:rsidRDefault="00336EB9" w:rsidP="0081516A">
            <w:pPr>
              <w:spacing w:after="160" w:line="360" w:lineRule="auto"/>
              <w:rPr>
                <w:lang w:val="en-US"/>
              </w:rPr>
            </w:pPr>
            <w:r>
              <w:rPr>
                <w:lang w:val="en-US"/>
              </w:rPr>
              <w:t>l</w:t>
            </w:r>
            <w:r w:rsidRPr="009E30BD">
              <w:rPr>
                <w:lang w:val="en-US"/>
              </w:rPr>
              <w:t>b</w:t>
            </w:r>
            <w:r>
              <w:rPr>
                <w:lang w:val="en-US"/>
              </w:rPr>
              <w:t>Categories</w:t>
            </w:r>
          </w:p>
        </w:tc>
        <w:tc>
          <w:tcPr>
            <w:tcW w:w="1417" w:type="dxa"/>
            <w:tcBorders>
              <w:top w:val="single" w:sz="4" w:space="0" w:color="auto"/>
              <w:left w:val="single" w:sz="4" w:space="0" w:color="auto"/>
              <w:bottom w:val="single" w:sz="4" w:space="0" w:color="auto"/>
              <w:right w:val="single" w:sz="4" w:space="0" w:color="auto"/>
            </w:tcBorders>
            <w:hideMark/>
          </w:tcPr>
          <w:p w14:paraId="7FA2F2AE" w14:textId="77777777" w:rsidR="00336EB9" w:rsidRPr="009E30BD" w:rsidRDefault="00336EB9" w:rsidP="0081516A">
            <w:pPr>
              <w:spacing w:after="160" w:line="360" w:lineRule="auto"/>
              <w:rPr>
                <w:lang w:val="en-US"/>
              </w:rPr>
            </w:pPr>
            <w:r w:rsidRPr="009E30BD">
              <w:rPr>
                <w:lang w:val="en-US"/>
              </w:rPr>
              <w:t>Label</w:t>
            </w:r>
          </w:p>
        </w:tc>
        <w:tc>
          <w:tcPr>
            <w:tcW w:w="4246" w:type="dxa"/>
            <w:tcBorders>
              <w:top w:val="single" w:sz="4" w:space="0" w:color="auto"/>
              <w:left w:val="single" w:sz="4" w:space="0" w:color="auto"/>
              <w:bottom w:val="single" w:sz="4" w:space="0" w:color="auto"/>
              <w:right w:val="single" w:sz="4" w:space="0" w:color="auto"/>
            </w:tcBorders>
            <w:hideMark/>
          </w:tcPr>
          <w:p w14:paraId="29450475" w14:textId="77777777" w:rsidR="00336EB9" w:rsidRPr="009E30BD" w:rsidRDefault="00336EB9" w:rsidP="0081516A">
            <w:pPr>
              <w:spacing w:after="160" w:line="360" w:lineRule="auto"/>
              <w:rPr>
                <w:lang w:val="en-US"/>
              </w:rPr>
            </w:pPr>
            <w:r>
              <w:rPr>
                <w:lang w:val="en-US"/>
              </w:rPr>
              <w:t>Hiển thị các danh mục ứng với sản phẩm</w:t>
            </w:r>
          </w:p>
        </w:tc>
      </w:tr>
      <w:tr w:rsidR="00336EB9" w:rsidRPr="009E30BD" w14:paraId="5B8CB905"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4E0A88B1" w14:textId="77777777" w:rsidR="00336EB9" w:rsidRPr="009E30BD" w:rsidRDefault="00336EB9" w:rsidP="0081516A">
            <w:pPr>
              <w:spacing w:after="160" w:line="360" w:lineRule="auto"/>
              <w:rPr>
                <w:lang w:val="en-US"/>
              </w:rPr>
            </w:pPr>
            <w:r>
              <w:rPr>
                <w:lang w:val="en-US"/>
              </w:rPr>
              <w:t>3</w:t>
            </w:r>
          </w:p>
        </w:tc>
        <w:tc>
          <w:tcPr>
            <w:tcW w:w="2268" w:type="dxa"/>
            <w:tcBorders>
              <w:top w:val="single" w:sz="4" w:space="0" w:color="auto"/>
              <w:left w:val="single" w:sz="4" w:space="0" w:color="auto"/>
              <w:bottom w:val="single" w:sz="4" w:space="0" w:color="auto"/>
              <w:right w:val="single" w:sz="4" w:space="0" w:color="auto"/>
            </w:tcBorders>
            <w:hideMark/>
          </w:tcPr>
          <w:p w14:paraId="052ADBA0" w14:textId="77777777" w:rsidR="00336EB9" w:rsidRPr="009E30BD" w:rsidRDefault="00336EB9" w:rsidP="0081516A">
            <w:pPr>
              <w:spacing w:after="160" w:line="360" w:lineRule="auto"/>
              <w:rPr>
                <w:lang w:val="en-US"/>
              </w:rPr>
            </w:pPr>
            <w:r w:rsidRPr="009E30BD">
              <w:rPr>
                <w:lang w:val="en-US"/>
              </w:rPr>
              <w:t>lb</w:t>
            </w:r>
            <w:r>
              <w:rPr>
                <w:lang w:val="en-US"/>
              </w:rPr>
              <w:t>Quantity</w:t>
            </w:r>
          </w:p>
        </w:tc>
        <w:tc>
          <w:tcPr>
            <w:tcW w:w="1417" w:type="dxa"/>
            <w:tcBorders>
              <w:top w:val="single" w:sz="4" w:space="0" w:color="auto"/>
              <w:left w:val="single" w:sz="4" w:space="0" w:color="auto"/>
              <w:bottom w:val="single" w:sz="4" w:space="0" w:color="auto"/>
              <w:right w:val="single" w:sz="4" w:space="0" w:color="auto"/>
            </w:tcBorders>
            <w:hideMark/>
          </w:tcPr>
          <w:p w14:paraId="58383D20" w14:textId="77777777" w:rsidR="00336EB9" w:rsidRPr="009E30BD" w:rsidRDefault="00336EB9" w:rsidP="0081516A">
            <w:pPr>
              <w:spacing w:after="160" w:line="360" w:lineRule="auto"/>
              <w:rPr>
                <w:lang w:val="en-US"/>
              </w:rPr>
            </w:pPr>
            <w:r w:rsidRPr="009E30BD">
              <w:rPr>
                <w:lang w:val="en-US"/>
              </w:rPr>
              <w:t>Label</w:t>
            </w:r>
          </w:p>
        </w:tc>
        <w:tc>
          <w:tcPr>
            <w:tcW w:w="4246" w:type="dxa"/>
            <w:tcBorders>
              <w:top w:val="single" w:sz="4" w:space="0" w:color="auto"/>
              <w:left w:val="single" w:sz="4" w:space="0" w:color="auto"/>
              <w:bottom w:val="single" w:sz="4" w:space="0" w:color="auto"/>
              <w:right w:val="single" w:sz="4" w:space="0" w:color="auto"/>
            </w:tcBorders>
            <w:hideMark/>
          </w:tcPr>
          <w:p w14:paraId="008DD0B7" w14:textId="77777777" w:rsidR="00336EB9" w:rsidRPr="009E30BD" w:rsidRDefault="00336EB9" w:rsidP="0081516A">
            <w:pPr>
              <w:spacing w:after="160" w:line="360" w:lineRule="auto"/>
              <w:rPr>
                <w:lang w:val="en-US"/>
              </w:rPr>
            </w:pPr>
            <w:r w:rsidRPr="009E30BD">
              <w:t>Hiển thị</w:t>
            </w:r>
            <w:r w:rsidRPr="009E30BD">
              <w:rPr>
                <w:lang w:val="en-US"/>
              </w:rPr>
              <w:t xml:space="preserve"> </w:t>
            </w:r>
            <w:r>
              <w:rPr>
                <w:lang w:val="en-US"/>
              </w:rPr>
              <w:t>số lượng trong kho của sản phẩm</w:t>
            </w:r>
          </w:p>
        </w:tc>
      </w:tr>
      <w:tr w:rsidR="00336EB9" w:rsidRPr="00447307" w14:paraId="6E4A5585" w14:textId="77777777" w:rsidTr="0081516A">
        <w:tc>
          <w:tcPr>
            <w:tcW w:w="846" w:type="dxa"/>
            <w:tcBorders>
              <w:top w:val="single" w:sz="4" w:space="0" w:color="auto"/>
              <w:left w:val="single" w:sz="4" w:space="0" w:color="auto"/>
              <w:bottom w:val="single" w:sz="4" w:space="0" w:color="auto"/>
              <w:right w:val="single" w:sz="4" w:space="0" w:color="auto"/>
            </w:tcBorders>
          </w:tcPr>
          <w:p w14:paraId="40A2EC07" w14:textId="77777777" w:rsidR="00336EB9" w:rsidRPr="009E30BD" w:rsidRDefault="00336EB9" w:rsidP="0081516A">
            <w:pPr>
              <w:spacing w:line="360" w:lineRule="auto"/>
              <w:rPr>
                <w:lang w:val="en-US"/>
              </w:rPr>
            </w:pPr>
            <w:r>
              <w:rPr>
                <w:lang w:val="en-US"/>
              </w:rPr>
              <w:t>4</w:t>
            </w:r>
          </w:p>
        </w:tc>
        <w:tc>
          <w:tcPr>
            <w:tcW w:w="2268" w:type="dxa"/>
            <w:tcBorders>
              <w:top w:val="single" w:sz="4" w:space="0" w:color="auto"/>
              <w:left w:val="single" w:sz="4" w:space="0" w:color="auto"/>
              <w:bottom w:val="single" w:sz="4" w:space="0" w:color="auto"/>
              <w:right w:val="single" w:sz="4" w:space="0" w:color="auto"/>
            </w:tcBorders>
          </w:tcPr>
          <w:p w14:paraId="4545AD79" w14:textId="77777777" w:rsidR="00336EB9" w:rsidRPr="009E30BD" w:rsidRDefault="00336EB9" w:rsidP="0081516A">
            <w:pPr>
              <w:spacing w:line="360" w:lineRule="auto"/>
              <w:rPr>
                <w:lang w:val="en-US"/>
              </w:rPr>
            </w:pPr>
            <w:r>
              <w:rPr>
                <w:lang w:val="en-US"/>
              </w:rPr>
              <w:t>lbPrice</w:t>
            </w:r>
          </w:p>
        </w:tc>
        <w:tc>
          <w:tcPr>
            <w:tcW w:w="1417" w:type="dxa"/>
            <w:tcBorders>
              <w:top w:val="single" w:sz="4" w:space="0" w:color="auto"/>
              <w:left w:val="single" w:sz="4" w:space="0" w:color="auto"/>
              <w:bottom w:val="single" w:sz="4" w:space="0" w:color="auto"/>
              <w:right w:val="single" w:sz="4" w:space="0" w:color="auto"/>
            </w:tcBorders>
          </w:tcPr>
          <w:p w14:paraId="1D1CC823" w14:textId="77777777" w:rsidR="00336EB9" w:rsidRPr="009E30BD" w:rsidRDefault="00336EB9" w:rsidP="0081516A">
            <w:pPr>
              <w:spacing w:line="360" w:lineRule="auto"/>
              <w:rPr>
                <w:lang w:val="en-US"/>
              </w:rPr>
            </w:pPr>
            <w:r>
              <w:rPr>
                <w:lang w:val="en-US"/>
              </w:rPr>
              <w:t>Label</w:t>
            </w:r>
          </w:p>
        </w:tc>
        <w:tc>
          <w:tcPr>
            <w:tcW w:w="4246" w:type="dxa"/>
            <w:tcBorders>
              <w:top w:val="single" w:sz="4" w:space="0" w:color="auto"/>
              <w:left w:val="single" w:sz="4" w:space="0" w:color="auto"/>
              <w:bottom w:val="single" w:sz="4" w:space="0" w:color="auto"/>
              <w:right w:val="single" w:sz="4" w:space="0" w:color="auto"/>
            </w:tcBorders>
          </w:tcPr>
          <w:p w14:paraId="74369DA2" w14:textId="77777777" w:rsidR="00336EB9" w:rsidRPr="00447307" w:rsidRDefault="00336EB9" w:rsidP="0081516A">
            <w:pPr>
              <w:spacing w:line="360" w:lineRule="auto"/>
              <w:rPr>
                <w:lang w:val="en-US"/>
              </w:rPr>
            </w:pPr>
            <w:r>
              <w:rPr>
                <w:lang w:val="en-US"/>
              </w:rPr>
              <w:t>Hiển thị giá sản phẩm</w:t>
            </w:r>
          </w:p>
        </w:tc>
      </w:tr>
      <w:tr w:rsidR="00336EB9" w:rsidRPr="00447307" w14:paraId="2AEBBE57" w14:textId="77777777" w:rsidTr="0081516A">
        <w:tc>
          <w:tcPr>
            <w:tcW w:w="846" w:type="dxa"/>
            <w:tcBorders>
              <w:top w:val="single" w:sz="4" w:space="0" w:color="auto"/>
              <w:left w:val="single" w:sz="4" w:space="0" w:color="auto"/>
              <w:bottom w:val="single" w:sz="4" w:space="0" w:color="auto"/>
              <w:right w:val="single" w:sz="4" w:space="0" w:color="auto"/>
            </w:tcBorders>
          </w:tcPr>
          <w:p w14:paraId="34BFD151" w14:textId="77777777" w:rsidR="00336EB9" w:rsidRPr="009E30BD" w:rsidRDefault="00336EB9" w:rsidP="0081516A">
            <w:pPr>
              <w:spacing w:line="360" w:lineRule="auto"/>
              <w:rPr>
                <w:lang w:val="en-US"/>
              </w:rPr>
            </w:pPr>
            <w:r>
              <w:rPr>
                <w:lang w:val="en-US"/>
              </w:rPr>
              <w:t>5</w:t>
            </w:r>
          </w:p>
        </w:tc>
        <w:tc>
          <w:tcPr>
            <w:tcW w:w="2268" w:type="dxa"/>
            <w:tcBorders>
              <w:top w:val="single" w:sz="4" w:space="0" w:color="auto"/>
              <w:left w:val="single" w:sz="4" w:space="0" w:color="auto"/>
              <w:bottom w:val="single" w:sz="4" w:space="0" w:color="auto"/>
              <w:right w:val="single" w:sz="4" w:space="0" w:color="auto"/>
            </w:tcBorders>
          </w:tcPr>
          <w:p w14:paraId="3DCDEFF6" w14:textId="77777777" w:rsidR="00336EB9" w:rsidRPr="009E30BD" w:rsidRDefault="00336EB9" w:rsidP="0081516A">
            <w:pPr>
              <w:spacing w:line="360" w:lineRule="auto"/>
              <w:rPr>
                <w:lang w:val="en-US"/>
              </w:rPr>
            </w:pPr>
            <w:r>
              <w:rPr>
                <w:lang w:val="en-US"/>
              </w:rPr>
              <w:t>ImgProduct</w:t>
            </w:r>
          </w:p>
        </w:tc>
        <w:tc>
          <w:tcPr>
            <w:tcW w:w="1417" w:type="dxa"/>
            <w:tcBorders>
              <w:top w:val="single" w:sz="4" w:space="0" w:color="auto"/>
              <w:left w:val="single" w:sz="4" w:space="0" w:color="auto"/>
              <w:bottom w:val="single" w:sz="4" w:space="0" w:color="auto"/>
              <w:right w:val="single" w:sz="4" w:space="0" w:color="auto"/>
            </w:tcBorders>
          </w:tcPr>
          <w:p w14:paraId="207B7A8C" w14:textId="77777777" w:rsidR="00336EB9" w:rsidRPr="009E30BD" w:rsidRDefault="00336EB9" w:rsidP="0081516A">
            <w:pPr>
              <w:spacing w:line="360" w:lineRule="auto"/>
              <w:rPr>
                <w:lang w:val="en-US"/>
              </w:rPr>
            </w:pPr>
            <w:r>
              <w:rPr>
                <w:lang w:val="en-US"/>
              </w:rPr>
              <w:t>Image</w:t>
            </w:r>
          </w:p>
        </w:tc>
        <w:tc>
          <w:tcPr>
            <w:tcW w:w="4246" w:type="dxa"/>
            <w:tcBorders>
              <w:top w:val="single" w:sz="4" w:space="0" w:color="auto"/>
              <w:left w:val="single" w:sz="4" w:space="0" w:color="auto"/>
              <w:bottom w:val="single" w:sz="4" w:space="0" w:color="auto"/>
              <w:right w:val="single" w:sz="4" w:space="0" w:color="auto"/>
            </w:tcBorders>
          </w:tcPr>
          <w:p w14:paraId="3C191FF5" w14:textId="77777777" w:rsidR="00336EB9" w:rsidRPr="00447307" w:rsidRDefault="00336EB9" w:rsidP="0081516A">
            <w:pPr>
              <w:spacing w:line="360" w:lineRule="auto"/>
              <w:rPr>
                <w:lang w:val="en-US"/>
              </w:rPr>
            </w:pPr>
            <w:r>
              <w:rPr>
                <w:lang w:val="en-US"/>
              </w:rPr>
              <w:t>Hiển thị hình ảnh của sản phẩm</w:t>
            </w:r>
          </w:p>
        </w:tc>
      </w:tr>
      <w:tr w:rsidR="00336EB9" w:rsidRPr="009E30BD" w14:paraId="736CB1D2"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30F1DC42" w14:textId="77777777" w:rsidR="00336EB9" w:rsidRPr="009E30BD" w:rsidRDefault="00336EB9" w:rsidP="0081516A">
            <w:pPr>
              <w:spacing w:after="160" w:line="360" w:lineRule="auto"/>
              <w:rPr>
                <w:lang w:val="en-US"/>
              </w:rPr>
            </w:pPr>
            <w:r>
              <w:rPr>
                <w:lang w:val="en-US"/>
              </w:rPr>
              <w:t>6</w:t>
            </w:r>
          </w:p>
        </w:tc>
        <w:tc>
          <w:tcPr>
            <w:tcW w:w="2268" w:type="dxa"/>
            <w:tcBorders>
              <w:top w:val="single" w:sz="4" w:space="0" w:color="auto"/>
              <w:left w:val="single" w:sz="4" w:space="0" w:color="auto"/>
              <w:bottom w:val="single" w:sz="4" w:space="0" w:color="auto"/>
              <w:right w:val="single" w:sz="4" w:space="0" w:color="auto"/>
            </w:tcBorders>
            <w:hideMark/>
          </w:tcPr>
          <w:p w14:paraId="499BA2D9" w14:textId="77777777" w:rsidR="00336EB9" w:rsidRPr="009E30BD" w:rsidRDefault="00336EB9" w:rsidP="0081516A">
            <w:pPr>
              <w:spacing w:after="160" w:line="360" w:lineRule="auto"/>
              <w:rPr>
                <w:lang w:val="en-US"/>
              </w:rPr>
            </w:pPr>
            <w:r>
              <w:rPr>
                <w:lang w:val="en-US"/>
              </w:rPr>
              <w:t>btnEdit</w:t>
            </w:r>
          </w:p>
        </w:tc>
        <w:tc>
          <w:tcPr>
            <w:tcW w:w="1417" w:type="dxa"/>
            <w:tcBorders>
              <w:top w:val="single" w:sz="4" w:space="0" w:color="auto"/>
              <w:left w:val="single" w:sz="4" w:space="0" w:color="auto"/>
              <w:bottom w:val="single" w:sz="4" w:space="0" w:color="auto"/>
              <w:right w:val="single" w:sz="4" w:space="0" w:color="auto"/>
            </w:tcBorders>
            <w:hideMark/>
          </w:tcPr>
          <w:p w14:paraId="72C3349F" w14:textId="77777777" w:rsidR="00336EB9" w:rsidRPr="009E30BD" w:rsidRDefault="00336EB9" w:rsidP="0081516A">
            <w:pPr>
              <w:spacing w:after="160" w:line="360" w:lineRule="auto"/>
              <w:rPr>
                <w:lang w:val="en-US"/>
              </w:rPr>
            </w:pPr>
            <w:r>
              <w:rPr>
                <w:lang w:val="en-US"/>
              </w:rPr>
              <w:t>Button</w:t>
            </w:r>
          </w:p>
        </w:tc>
        <w:tc>
          <w:tcPr>
            <w:tcW w:w="4246" w:type="dxa"/>
            <w:tcBorders>
              <w:top w:val="single" w:sz="4" w:space="0" w:color="auto"/>
              <w:left w:val="single" w:sz="4" w:space="0" w:color="auto"/>
              <w:bottom w:val="single" w:sz="4" w:space="0" w:color="auto"/>
              <w:right w:val="single" w:sz="4" w:space="0" w:color="auto"/>
            </w:tcBorders>
            <w:hideMark/>
          </w:tcPr>
          <w:p w14:paraId="45C6B724" w14:textId="77777777" w:rsidR="00336EB9" w:rsidRPr="009E30BD" w:rsidRDefault="00336EB9" w:rsidP="0081516A">
            <w:pPr>
              <w:spacing w:after="160" w:line="360" w:lineRule="auto"/>
              <w:rPr>
                <w:lang w:val="en-US"/>
              </w:rPr>
            </w:pPr>
            <w:r>
              <w:rPr>
                <w:lang w:val="en-US"/>
              </w:rPr>
              <w:t>Sửa thông tin sản phẩm</w:t>
            </w:r>
          </w:p>
        </w:tc>
      </w:tr>
      <w:tr w:rsidR="00336EB9" w:rsidRPr="009E30BD" w14:paraId="15BB2514"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2BEECC03" w14:textId="77777777" w:rsidR="00336EB9" w:rsidRPr="009E30BD" w:rsidRDefault="00336EB9" w:rsidP="0081516A">
            <w:pPr>
              <w:spacing w:after="160" w:line="360" w:lineRule="auto"/>
              <w:rPr>
                <w:lang w:val="en-US"/>
              </w:rPr>
            </w:pPr>
            <w:r>
              <w:rPr>
                <w:lang w:val="en-US"/>
              </w:rPr>
              <w:t>7</w:t>
            </w:r>
          </w:p>
        </w:tc>
        <w:tc>
          <w:tcPr>
            <w:tcW w:w="2268" w:type="dxa"/>
            <w:tcBorders>
              <w:top w:val="single" w:sz="4" w:space="0" w:color="auto"/>
              <w:left w:val="single" w:sz="4" w:space="0" w:color="auto"/>
              <w:bottom w:val="single" w:sz="4" w:space="0" w:color="auto"/>
              <w:right w:val="single" w:sz="4" w:space="0" w:color="auto"/>
            </w:tcBorders>
            <w:hideMark/>
          </w:tcPr>
          <w:p w14:paraId="03155959" w14:textId="77777777" w:rsidR="00336EB9" w:rsidRPr="009E30BD" w:rsidRDefault="00336EB9" w:rsidP="0081516A">
            <w:pPr>
              <w:spacing w:after="160" w:line="360" w:lineRule="auto"/>
              <w:rPr>
                <w:lang w:val="en-US"/>
              </w:rPr>
            </w:pPr>
            <w:r w:rsidRPr="009E30BD">
              <w:rPr>
                <w:lang w:val="en-US"/>
              </w:rPr>
              <w:t>btnDelete</w:t>
            </w:r>
            <w:r w:rsidRPr="009E30BD">
              <w:t xml:space="preserve"> </w:t>
            </w:r>
          </w:p>
        </w:tc>
        <w:tc>
          <w:tcPr>
            <w:tcW w:w="1417" w:type="dxa"/>
            <w:tcBorders>
              <w:top w:val="single" w:sz="4" w:space="0" w:color="auto"/>
              <w:left w:val="single" w:sz="4" w:space="0" w:color="auto"/>
              <w:bottom w:val="single" w:sz="4" w:space="0" w:color="auto"/>
              <w:right w:val="single" w:sz="4" w:space="0" w:color="auto"/>
            </w:tcBorders>
            <w:hideMark/>
          </w:tcPr>
          <w:p w14:paraId="65115F08" w14:textId="77777777" w:rsidR="00336EB9" w:rsidRPr="009E30BD" w:rsidRDefault="00336EB9" w:rsidP="0081516A">
            <w:pPr>
              <w:spacing w:after="160" w:line="360" w:lineRule="auto"/>
              <w:rPr>
                <w:lang w:val="en-US"/>
              </w:rPr>
            </w:pPr>
            <w:r w:rsidRPr="009E30BD">
              <w:rPr>
                <w:lang w:val="en-US"/>
              </w:rPr>
              <w:t>Button</w:t>
            </w:r>
          </w:p>
        </w:tc>
        <w:tc>
          <w:tcPr>
            <w:tcW w:w="4246" w:type="dxa"/>
            <w:tcBorders>
              <w:top w:val="single" w:sz="4" w:space="0" w:color="auto"/>
              <w:left w:val="single" w:sz="4" w:space="0" w:color="auto"/>
              <w:bottom w:val="single" w:sz="4" w:space="0" w:color="auto"/>
              <w:right w:val="single" w:sz="4" w:space="0" w:color="auto"/>
            </w:tcBorders>
            <w:hideMark/>
          </w:tcPr>
          <w:p w14:paraId="66779C7C" w14:textId="77777777" w:rsidR="00336EB9" w:rsidRPr="009E30BD" w:rsidRDefault="00336EB9" w:rsidP="0081516A">
            <w:pPr>
              <w:spacing w:after="160" w:line="360" w:lineRule="auto"/>
              <w:rPr>
                <w:lang w:val="en-US"/>
              </w:rPr>
            </w:pPr>
            <w:r w:rsidRPr="009E30BD">
              <w:rPr>
                <w:lang w:val="en-US"/>
              </w:rPr>
              <w:t xml:space="preserve">Xóa </w:t>
            </w:r>
            <w:r>
              <w:rPr>
                <w:lang w:val="en-US"/>
              </w:rPr>
              <w:t>sản phẩm ra khỏi hệ thống</w:t>
            </w:r>
          </w:p>
        </w:tc>
      </w:tr>
      <w:tr w:rsidR="00336EB9" w:rsidRPr="009E30BD" w14:paraId="42F01882" w14:textId="77777777" w:rsidTr="0081516A">
        <w:tc>
          <w:tcPr>
            <w:tcW w:w="846" w:type="dxa"/>
            <w:tcBorders>
              <w:top w:val="single" w:sz="4" w:space="0" w:color="auto"/>
              <w:left w:val="single" w:sz="4" w:space="0" w:color="auto"/>
              <w:bottom w:val="single" w:sz="4" w:space="0" w:color="auto"/>
              <w:right w:val="single" w:sz="4" w:space="0" w:color="auto"/>
            </w:tcBorders>
          </w:tcPr>
          <w:p w14:paraId="478A368C" w14:textId="77777777" w:rsidR="00336EB9" w:rsidRPr="009E30BD" w:rsidRDefault="00336EB9" w:rsidP="0081516A">
            <w:pPr>
              <w:spacing w:line="360" w:lineRule="auto"/>
              <w:rPr>
                <w:lang w:val="en-US"/>
              </w:rPr>
            </w:pPr>
            <w:r>
              <w:rPr>
                <w:lang w:val="en-US"/>
              </w:rPr>
              <w:t>8</w:t>
            </w:r>
          </w:p>
        </w:tc>
        <w:tc>
          <w:tcPr>
            <w:tcW w:w="2268" w:type="dxa"/>
            <w:tcBorders>
              <w:top w:val="single" w:sz="4" w:space="0" w:color="auto"/>
              <w:left w:val="single" w:sz="4" w:space="0" w:color="auto"/>
              <w:bottom w:val="single" w:sz="4" w:space="0" w:color="auto"/>
              <w:right w:val="single" w:sz="4" w:space="0" w:color="auto"/>
            </w:tcBorders>
          </w:tcPr>
          <w:p w14:paraId="1C5B813D" w14:textId="77777777" w:rsidR="00336EB9" w:rsidRPr="009E30BD" w:rsidRDefault="00336EB9" w:rsidP="0081516A">
            <w:pPr>
              <w:spacing w:line="360" w:lineRule="auto"/>
              <w:rPr>
                <w:lang w:val="en-US"/>
              </w:rPr>
            </w:pPr>
            <w:r>
              <w:rPr>
                <w:lang w:val="en-US"/>
              </w:rPr>
              <w:t>SearchInput</w:t>
            </w:r>
          </w:p>
        </w:tc>
        <w:tc>
          <w:tcPr>
            <w:tcW w:w="1417" w:type="dxa"/>
            <w:tcBorders>
              <w:top w:val="single" w:sz="4" w:space="0" w:color="auto"/>
              <w:left w:val="single" w:sz="4" w:space="0" w:color="auto"/>
              <w:bottom w:val="single" w:sz="4" w:space="0" w:color="auto"/>
              <w:right w:val="single" w:sz="4" w:space="0" w:color="auto"/>
            </w:tcBorders>
          </w:tcPr>
          <w:p w14:paraId="7D79B59B" w14:textId="77777777" w:rsidR="00336EB9" w:rsidRPr="009E30BD" w:rsidRDefault="00336EB9" w:rsidP="0081516A">
            <w:pPr>
              <w:spacing w:line="360" w:lineRule="auto"/>
              <w:rPr>
                <w:lang w:val="en-US"/>
              </w:rPr>
            </w:pPr>
            <w:r>
              <w:rPr>
                <w:lang w:val="en-US"/>
              </w:rPr>
              <w:t>Input</w:t>
            </w:r>
          </w:p>
        </w:tc>
        <w:tc>
          <w:tcPr>
            <w:tcW w:w="4246" w:type="dxa"/>
            <w:tcBorders>
              <w:top w:val="single" w:sz="4" w:space="0" w:color="auto"/>
              <w:left w:val="single" w:sz="4" w:space="0" w:color="auto"/>
              <w:bottom w:val="single" w:sz="4" w:space="0" w:color="auto"/>
              <w:right w:val="single" w:sz="4" w:space="0" w:color="auto"/>
            </w:tcBorders>
          </w:tcPr>
          <w:p w14:paraId="41390135" w14:textId="77777777" w:rsidR="00336EB9" w:rsidRPr="009E30BD" w:rsidRDefault="00336EB9" w:rsidP="0081516A">
            <w:pPr>
              <w:spacing w:line="360" w:lineRule="auto"/>
              <w:rPr>
                <w:lang w:val="en-US"/>
              </w:rPr>
            </w:pPr>
            <w:r>
              <w:rPr>
                <w:lang w:val="en-US"/>
              </w:rPr>
              <w:t>Tìm kiếm đơn hàng dựa vào tên sản phẩm</w:t>
            </w:r>
          </w:p>
        </w:tc>
      </w:tr>
      <w:tr w:rsidR="00336EB9" w14:paraId="385C56AF" w14:textId="77777777" w:rsidTr="0081516A">
        <w:tc>
          <w:tcPr>
            <w:tcW w:w="846" w:type="dxa"/>
          </w:tcPr>
          <w:p w14:paraId="0FE90D4B" w14:textId="77777777" w:rsidR="00336EB9" w:rsidRDefault="00336EB9" w:rsidP="0081516A">
            <w:pPr>
              <w:spacing w:line="360" w:lineRule="auto"/>
              <w:rPr>
                <w:lang w:val="en-US"/>
              </w:rPr>
            </w:pPr>
            <w:r>
              <w:rPr>
                <w:lang w:val="en-US"/>
              </w:rPr>
              <w:t>9</w:t>
            </w:r>
          </w:p>
        </w:tc>
        <w:tc>
          <w:tcPr>
            <w:tcW w:w="2268" w:type="dxa"/>
          </w:tcPr>
          <w:p w14:paraId="7AAFB675" w14:textId="77777777" w:rsidR="00336EB9" w:rsidRDefault="00336EB9" w:rsidP="0081516A">
            <w:pPr>
              <w:spacing w:line="360" w:lineRule="auto"/>
              <w:rPr>
                <w:lang w:val="en-US"/>
              </w:rPr>
            </w:pPr>
            <w:r>
              <w:rPr>
                <w:lang w:val="en-US"/>
              </w:rPr>
              <w:t>btnCreate</w:t>
            </w:r>
          </w:p>
        </w:tc>
        <w:tc>
          <w:tcPr>
            <w:tcW w:w="1417" w:type="dxa"/>
          </w:tcPr>
          <w:p w14:paraId="41F799E5" w14:textId="77777777" w:rsidR="00336EB9" w:rsidRDefault="00336EB9" w:rsidP="0081516A">
            <w:pPr>
              <w:spacing w:line="360" w:lineRule="auto"/>
              <w:rPr>
                <w:lang w:val="en-US"/>
              </w:rPr>
            </w:pPr>
            <w:r>
              <w:rPr>
                <w:lang w:val="en-US"/>
              </w:rPr>
              <w:t>Button</w:t>
            </w:r>
          </w:p>
        </w:tc>
        <w:tc>
          <w:tcPr>
            <w:tcW w:w="4246" w:type="dxa"/>
          </w:tcPr>
          <w:p w14:paraId="52D7B58A" w14:textId="77777777" w:rsidR="00336EB9" w:rsidRDefault="00336EB9" w:rsidP="007F63CC">
            <w:pPr>
              <w:keepNext/>
              <w:spacing w:line="360" w:lineRule="auto"/>
              <w:rPr>
                <w:lang w:val="en-US"/>
              </w:rPr>
            </w:pPr>
            <w:r>
              <w:rPr>
                <w:lang w:val="en-US"/>
              </w:rPr>
              <w:t>Tạo mới sản phẩm</w:t>
            </w:r>
          </w:p>
        </w:tc>
      </w:tr>
    </w:tbl>
    <w:p w14:paraId="2591BBA3" w14:textId="687DEBE4" w:rsidR="00C37F41" w:rsidRPr="00A3431E" w:rsidRDefault="007F63CC" w:rsidP="007F63CC">
      <w:pPr>
        <w:pStyle w:val="Caption"/>
        <w:rPr>
          <w:lang w:val="en-US"/>
        </w:rPr>
      </w:pPr>
      <w:bookmarkStart w:id="118" w:name="_Toc186641554"/>
      <w:r>
        <w:t xml:space="preserve">Bảng </w:t>
      </w:r>
      <w:fldSimple w:instr=" STYLEREF 1 \s ">
        <w:r>
          <w:rPr>
            <w:noProof/>
          </w:rPr>
          <w:t>4</w:t>
        </w:r>
      </w:fldSimple>
      <w:r>
        <w:t>.</w:t>
      </w:r>
      <w:fldSimple w:instr=" SEQ Bảng \* ARABIC \s 1 ">
        <w:r>
          <w:rPr>
            <w:noProof/>
          </w:rPr>
          <w:t>15</w:t>
        </w:r>
      </w:fldSimple>
      <w:r>
        <w:rPr>
          <w:lang w:val="en-US"/>
        </w:rPr>
        <w:t xml:space="preserve"> </w:t>
      </w:r>
      <w:r w:rsidRPr="00D00867">
        <w:rPr>
          <w:lang w:val="en-US"/>
        </w:rPr>
        <w:t>Mô tả chi tiết giao diện</w:t>
      </w:r>
      <w:r>
        <w:rPr>
          <w:lang w:val="en-US"/>
        </w:rPr>
        <w:t xml:space="preserve"> Products</w:t>
      </w:r>
      <w:bookmarkEnd w:id="118"/>
    </w:p>
    <w:p w14:paraId="4391F232" w14:textId="49730A65" w:rsidR="00091488" w:rsidRDefault="00091488" w:rsidP="00091488">
      <w:pPr>
        <w:pStyle w:val="Heading4"/>
        <w:rPr>
          <w:lang w:val="en-US"/>
        </w:rPr>
      </w:pPr>
      <w:r>
        <w:rPr>
          <w:lang w:val="en-US"/>
        </w:rPr>
        <w:lastRenderedPageBreak/>
        <w:t>Giao diện Edit Order</w:t>
      </w:r>
    </w:p>
    <w:p w14:paraId="27182629" w14:textId="77777777" w:rsidR="007F63CC" w:rsidRDefault="00771ED8" w:rsidP="007F63CC">
      <w:pPr>
        <w:keepNext/>
        <w:jc w:val="center"/>
      </w:pPr>
      <w:r w:rsidRPr="00771ED8">
        <w:rPr>
          <w:noProof/>
          <w:lang w:val="en-US"/>
        </w:rPr>
        <w:drawing>
          <wp:inline distT="0" distB="0" distL="0" distR="0" wp14:anchorId="23588347" wp14:editId="5423B297">
            <wp:extent cx="5731510" cy="4732020"/>
            <wp:effectExtent l="0" t="0" r="2540" b="0"/>
            <wp:docPr id="5656420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42078" name="Picture 1" descr="A screenshot of a computer&#10;&#10;Description automatically generated"/>
                    <pic:cNvPicPr/>
                  </pic:nvPicPr>
                  <pic:blipFill>
                    <a:blip r:embed="rId32"/>
                    <a:stretch>
                      <a:fillRect/>
                    </a:stretch>
                  </pic:blipFill>
                  <pic:spPr>
                    <a:xfrm>
                      <a:off x="0" y="0"/>
                      <a:ext cx="5731510" cy="4732020"/>
                    </a:xfrm>
                    <a:prstGeom prst="rect">
                      <a:avLst/>
                    </a:prstGeom>
                  </pic:spPr>
                </pic:pic>
              </a:graphicData>
            </a:graphic>
          </wp:inline>
        </w:drawing>
      </w:r>
    </w:p>
    <w:p w14:paraId="111AD4E0" w14:textId="411F7CD3" w:rsidR="00771ED8" w:rsidRDefault="007F63CC" w:rsidP="007F63CC">
      <w:pPr>
        <w:pStyle w:val="Caption"/>
        <w:rPr>
          <w:lang w:val="en-US"/>
        </w:rPr>
      </w:pPr>
      <w:bookmarkStart w:id="119" w:name="_Toc186641575"/>
      <w:r>
        <w:t xml:space="preserve">Hình </w:t>
      </w:r>
      <w:fldSimple w:instr=" STYLEREF 1 \s ">
        <w:r>
          <w:rPr>
            <w:noProof/>
          </w:rPr>
          <w:t>4</w:t>
        </w:r>
      </w:fldSimple>
      <w:r>
        <w:t>.</w:t>
      </w:r>
      <w:fldSimple w:instr=" SEQ Hình \* ARABIC \s 1 ">
        <w:r>
          <w:rPr>
            <w:noProof/>
          </w:rPr>
          <w:t>15</w:t>
        </w:r>
      </w:fldSimple>
      <w:r>
        <w:rPr>
          <w:lang w:val="en-US"/>
        </w:rPr>
        <w:t xml:space="preserve"> </w:t>
      </w:r>
      <w:r w:rsidRPr="00B34E53">
        <w:rPr>
          <w:lang w:val="en-US"/>
        </w:rPr>
        <w:t>Giao diện</w:t>
      </w:r>
      <w:r>
        <w:rPr>
          <w:lang w:val="en-US"/>
        </w:rPr>
        <w:t xml:space="preserve"> Edit Order</w:t>
      </w:r>
      <w:bookmarkEnd w:id="119"/>
    </w:p>
    <w:tbl>
      <w:tblPr>
        <w:tblStyle w:val="TableGrid"/>
        <w:tblW w:w="0" w:type="auto"/>
        <w:tblLook w:val="04A0" w:firstRow="1" w:lastRow="0" w:firstColumn="1" w:lastColumn="0" w:noHBand="0" w:noVBand="1"/>
      </w:tblPr>
      <w:tblGrid>
        <w:gridCol w:w="708"/>
        <w:gridCol w:w="2424"/>
        <w:gridCol w:w="1417"/>
        <w:gridCol w:w="4246"/>
      </w:tblGrid>
      <w:tr w:rsidR="00B2401C" w:rsidRPr="009E30BD" w14:paraId="6E317007" w14:textId="77777777" w:rsidTr="0081516A">
        <w:tc>
          <w:tcPr>
            <w:tcW w:w="704" w:type="dxa"/>
            <w:tcBorders>
              <w:top w:val="single" w:sz="4" w:space="0" w:color="auto"/>
              <w:left w:val="single" w:sz="4" w:space="0" w:color="auto"/>
              <w:bottom w:val="single" w:sz="4" w:space="0" w:color="auto"/>
              <w:right w:val="single" w:sz="4" w:space="0" w:color="auto"/>
            </w:tcBorders>
            <w:shd w:val="clear" w:color="auto" w:fill="0070C0"/>
            <w:hideMark/>
          </w:tcPr>
          <w:p w14:paraId="705DA0FD" w14:textId="77777777" w:rsidR="00B2401C" w:rsidRPr="009E30BD" w:rsidRDefault="00B2401C" w:rsidP="0081516A">
            <w:pPr>
              <w:spacing w:after="160" w:line="360" w:lineRule="auto"/>
              <w:rPr>
                <w:b/>
                <w:bCs/>
                <w:color w:val="FFFFFF" w:themeColor="background1"/>
              </w:rPr>
            </w:pPr>
            <w:r w:rsidRPr="009E30BD">
              <w:rPr>
                <w:b/>
                <w:bCs/>
                <w:color w:val="FFFFFF" w:themeColor="background1"/>
              </w:rPr>
              <w:t>STT</w:t>
            </w:r>
          </w:p>
        </w:tc>
        <w:tc>
          <w:tcPr>
            <w:tcW w:w="2424" w:type="dxa"/>
            <w:tcBorders>
              <w:top w:val="single" w:sz="4" w:space="0" w:color="auto"/>
              <w:left w:val="single" w:sz="4" w:space="0" w:color="auto"/>
              <w:bottom w:val="single" w:sz="4" w:space="0" w:color="auto"/>
              <w:right w:val="single" w:sz="4" w:space="0" w:color="auto"/>
            </w:tcBorders>
            <w:shd w:val="clear" w:color="auto" w:fill="0070C0"/>
            <w:hideMark/>
          </w:tcPr>
          <w:p w14:paraId="52F5F61B" w14:textId="77777777" w:rsidR="00B2401C" w:rsidRPr="009E30BD" w:rsidRDefault="00B2401C" w:rsidP="0081516A">
            <w:pPr>
              <w:spacing w:after="160" w:line="360" w:lineRule="auto"/>
              <w:rPr>
                <w:b/>
                <w:bCs/>
                <w:color w:val="FFFFFF" w:themeColor="background1"/>
              </w:rPr>
            </w:pPr>
            <w:r w:rsidRPr="009E30BD">
              <w:rPr>
                <w:b/>
                <w:bCs/>
                <w:color w:val="FFFFFF" w:themeColor="background1"/>
              </w:rPr>
              <w:t xml:space="preserve">Tên thành phần </w:t>
            </w:r>
          </w:p>
        </w:tc>
        <w:tc>
          <w:tcPr>
            <w:tcW w:w="1417" w:type="dxa"/>
            <w:tcBorders>
              <w:top w:val="single" w:sz="4" w:space="0" w:color="auto"/>
              <w:left w:val="single" w:sz="4" w:space="0" w:color="auto"/>
              <w:bottom w:val="single" w:sz="4" w:space="0" w:color="auto"/>
              <w:right w:val="single" w:sz="4" w:space="0" w:color="auto"/>
            </w:tcBorders>
            <w:shd w:val="clear" w:color="auto" w:fill="0070C0"/>
            <w:hideMark/>
          </w:tcPr>
          <w:p w14:paraId="40EF4EBD" w14:textId="77777777" w:rsidR="00B2401C" w:rsidRPr="009E30BD" w:rsidRDefault="00B2401C" w:rsidP="0081516A">
            <w:pPr>
              <w:spacing w:after="160" w:line="360" w:lineRule="auto"/>
              <w:rPr>
                <w:b/>
                <w:bCs/>
                <w:color w:val="FFFFFF" w:themeColor="background1"/>
              </w:rPr>
            </w:pPr>
            <w:r w:rsidRPr="009E30BD">
              <w:rPr>
                <w:b/>
                <w:bCs/>
                <w:color w:val="FFFFFF" w:themeColor="background1"/>
              </w:rPr>
              <w:t xml:space="preserve">Loại </w:t>
            </w:r>
          </w:p>
        </w:tc>
        <w:tc>
          <w:tcPr>
            <w:tcW w:w="4246" w:type="dxa"/>
            <w:tcBorders>
              <w:top w:val="single" w:sz="4" w:space="0" w:color="auto"/>
              <w:left w:val="single" w:sz="4" w:space="0" w:color="auto"/>
              <w:bottom w:val="single" w:sz="4" w:space="0" w:color="auto"/>
              <w:right w:val="single" w:sz="4" w:space="0" w:color="auto"/>
            </w:tcBorders>
            <w:shd w:val="clear" w:color="auto" w:fill="0070C0"/>
            <w:hideMark/>
          </w:tcPr>
          <w:p w14:paraId="37AC75D6" w14:textId="77777777" w:rsidR="00B2401C" w:rsidRPr="009E30BD" w:rsidRDefault="00B2401C" w:rsidP="0081516A">
            <w:pPr>
              <w:spacing w:after="160" w:line="360" w:lineRule="auto"/>
              <w:rPr>
                <w:b/>
                <w:bCs/>
                <w:color w:val="FFFFFF" w:themeColor="background1"/>
              </w:rPr>
            </w:pPr>
            <w:r w:rsidRPr="009E30BD">
              <w:rPr>
                <w:b/>
                <w:bCs/>
                <w:color w:val="FFFFFF" w:themeColor="background1"/>
              </w:rPr>
              <w:t>Mô tả thành phần</w:t>
            </w:r>
          </w:p>
        </w:tc>
      </w:tr>
      <w:tr w:rsidR="00B2401C" w:rsidRPr="009E30BD" w14:paraId="3FC75689" w14:textId="77777777" w:rsidTr="0081516A">
        <w:tc>
          <w:tcPr>
            <w:tcW w:w="704" w:type="dxa"/>
            <w:tcBorders>
              <w:top w:val="single" w:sz="4" w:space="0" w:color="auto"/>
              <w:left w:val="single" w:sz="4" w:space="0" w:color="auto"/>
              <w:bottom w:val="single" w:sz="4" w:space="0" w:color="auto"/>
              <w:right w:val="single" w:sz="4" w:space="0" w:color="auto"/>
            </w:tcBorders>
            <w:hideMark/>
          </w:tcPr>
          <w:p w14:paraId="79A39BD9" w14:textId="77777777" w:rsidR="00B2401C" w:rsidRPr="009E30BD" w:rsidRDefault="00B2401C" w:rsidP="0081516A">
            <w:pPr>
              <w:spacing w:after="160" w:line="360" w:lineRule="auto"/>
            </w:pPr>
            <w:r w:rsidRPr="009E30BD">
              <w:t>1</w:t>
            </w:r>
          </w:p>
        </w:tc>
        <w:tc>
          <w:tcPr>
            <w:tcW w:w="2424" w:type="dxa"/>
            <w:tcBorders>
              <w:top w:val="single" w:sz="4" w:space="0" w:color="auto"/>
              <w:left w:val="single" w:sz="4" w:space="0" w:color="auto"/>
              <w:bottom w:val="single" w:sz="4" w:space="0" w:color="auto"/>
              <w:right w:val="single" w:sz="4" w:space="0" w:color="auto"/>
            </w:tcBorders>
            <w:hideMark/>
          </w:tcPr>
          <w:p w14:paraId="149ED5D6" w14:textId="77777777" w:rsidR="00B2401C" w:rsidRPr="009E30BD" w:rsidRDefault="00B2401C" w:rsidP="0081516A">
            <w:pPr>
              <w:spacing w:after="160" w:line="360" w:lineRule="auto"/>
            </w:pPr>
            <w:r>
              <w:rPr>
                <w:lang w:val="en-US"/>
              </w:rPr>
              <w:t>txtOrderDate</w:t>
            </w:r>
          </w:p>
        </w:tc>
        <w:tc>
          <w:tcPr>
            <w:tcW w:w="1417" w:type="dxa"/>
            <w:tcBorders>
              <w:top w:val="single" w:sz="4" w:space="0" w:color="auto"/>
              <w:left w:val="single" w:sz="4" w:space="0" w:color="auto"/>
              <w:bottom w:val="single" w:sz="4" w:space="0" w:color="auto"/>
              <w:right w:val="single" w:sz="4" w:space="0" w:color="auto"/>
            </w:tcBorders>
            <w:hideMark/>
          </w:tcPr>
          <w:p w14:paraId="2C7E2BEA" w14:textId="77777777" w:rsidR="00B2401C" w:rsidRPr="009E30BD" w:rsidRDefault="00B2401C" w:rsidP="0081516A">
            <w:pPr>
              <w:spacing w:after="160" w:line="360" w:lineRule="auto"/>
            </w:pPr>
            <w:r>
              <w:rPr>
                <w:lang w:val="en-US"/>
              </w:rPr>
              <w:t>Input</w:t>
            </w:r>
          </w:p>
        </w:tc>
        <w:tc>
          <w:tcPr>
            <w:tcW w:w="4246" w:type="dxa"/>
            <w:tcBorders>
              <w:top w:val="single" w:sz="4" w:space="0" w:color="auto"/>
              <w:left w:val="single" w:sz="4" w:space="0" w:color="auto"/>
              <w:bottom w:val="single" w:sz="4" w:space="0" w:color="auto"/>
              <w:right w:val="single" w:sz="4" w:space="0" w:color="auto"/>
            </w:tcBorders>
            <w:hideMark/>
          </w:tcPr>
          <w:p w14:paraId="7F677A2F" w14:textId="77777777" w:rsidR="00B2401C" w:rsidRPr="009E30BD" w:rsidRDefault="00B2401C" w:rsidP="0081516A">
            <w:pPr>
              <w:spacing w:after="160" w:line="360" w:lineRule="auto"/>
              <w:rPr>
                <w:lang w:val="en-US"/>
              </w:rPr>
            </w:pPr>
            <w:r>
              <w:rPr>
                <w:lang w:val="en-US"/>
              </w:rPr>
              <w:t>Hiển thị ngày đặt hàng</w:t>
            </w:r>
          </w:p>
        </w:tc>
      </w:tr>
      <w:tr w:rsidR="00B2401C" w:rsidRPr="009E30BD" w14:paraId="515CC586" w14:textId="77777777" w:rsidTr="0081516A">
        <w:tc>
          <w:tcPr>
            <w:tcW w:w="704" w:type="dxa"/>
            <w:tcBorders>
              <w:top w:val="single" w:sz="4" w:space="0" w:color="auto"/>
              <w:left w:val="single" w:sz="4" w:space="0" w:color="auto"/>
              <w:bottom w:val="single" w:sz="4" w:space="0" w:color="auto"/>
              <w:right w:val="single" w:sz="4" w:space="0" w:color="auto"/>
            </w:tcBorders>
            <w:hideMark/>
          </w:tcPr>
          <w:p w14:paraId="5D4F8A2D" w14:textId="77777777" w:rsidR="00B2401C" w:rsidRPr="009E30BD" w:rsidRDefault="00B2401C" w:rsidP="0081516A">
            <w:pPr>
              <w:spacing w:after="160" w:line="360" w:lineRule="auto"/>
            </w:pPr>
            <w:r w:rsidRPr="009E30BD">
              <w:t>2</w:t>
            </w:r>
          </w:p>
        </w:tc>
        <w:tc>
          <w:tcPr>
            <w:tcW w:w="2424" w:type="dxa"/>
            <w:tcBorders>
              <w:top w:val="single" w:sz="4" w:space="0" w:color="auto"/>
              <w:left w:val="single" w:sz="4" w:space="0" w:color="auto"/>
              <w:bottom w:val="single" w:sz="4" w:space="0" w:color="auto"/>
              <w:right w:val="single" w:sz="4" w:space="0" w:color="auto"/>
            </w:tcBorders>
            <w:hideMark/>
          </w:tcPr>
          <w:p w14:paraId="4F74DA55" w14:textId="77777777" w:rsidR="00B2401C" w:rsidRPr="009E30BD" w:rsidRDefault="00B2401C" w:rsidP="0081516A">
            <w:pPr>
              <w:spacing w:after="160" w:line="360" w:lineRule="auto"/>
            </w:pPr>
            <w:r>
              <w:rPr>
                <w:lang w:val="en-US"/>
              </w:rPr>
              <w:t>txtCustomerName</w:t>
            </w:r>
          </w:p>
        </w:tc>
        <w:tc>
          <w:tcPr>
            <w:tcW w:w="1417" w:type="dxa"/>
            <w:tcBorders>
              <w:top w:val="single" w:sz="4" w:space="0" w:color="auto"/>
              <w:left w:val="single" w:sz="4" w:space="0" w:color="auto"/>
              <w:bottom w:val="single" w:sz="4" w:space="0" w:color="auto"/>
              <w:right w:val="single" w:sz="4" w:space="0" w:color="auto"/>
            </w:tcBorders>
            <w:hideMark/>
          </w:tcPr>
          <w:p w14:paraId="50E8BDA1" w14:textId="77777777" w:rsidR="00B2401C" w:rsidRPr="009E30BD" w:rsidRDefault="00B2401C" w:rsidP="0081516A">
            <w:pPr>
              <w:spacing w:after="160" w:line="360" w:lineRule="auto"/>
            </w:pPr>
            <w:r>
              <w:rPr>
                <w:lang w:val="en-US"/>
              </w:rPr>
              <w:t>Input</w:t>
            </w:r>
          </w:p>
        </w:tc>
        <w:tc>
          <w:tcPr>
            <w:tcW w:w="4246" w:type="dxa"/>
            <w:tcBorders>
              <w:top w:val="single" w:sz="4" w:space="0" w:color="auto"/>
              <w:left w:val="single" w:sz="4" w:space="0" w:color="auto"/>
              <w:bottom w:val="single" w:sz="4" w:space="0" w:color="auto"/>
              <w:right w:val="single" w:sz="4" w:space="0" w:color="auto"/>
            </w:tcBorders>
            <w:hideMark/>
          </w:tcPr>
          <w:p w14:paraId="0BBF9FA9" w14:textId="77777777" w:rsidR="00B2401C" w:rsidRPr="009E30BD" w:rsidRDefault="00B2401C" w:rsidP="0081516A">
            <w:pPr>
              <w:spacing w:after="160" w:line="360" w:lineRule="auto"/>
            </w:pPr>
            <w:r w:rsidRPr="009E30BD">
              <w:t>Hiển thị</w:t>
            </w:r>
            <w:r>
              <w:rPr>
                <w:lang w:val="en-US"/>
              </w:rPr>
              <w:t xml:space="preserve"> tên khách hàng</w:t>
            </w:r>
          </w:p>
        </w:tc>
      </w:tr>
      <w:tr w:rsidR="00B2401C" w:rsidRPr="00EF0E88" w14:paraId="302FDDC6" w14:textId="77777777" w:rsidTr="0081516A">
        <w:tc>
          <w:tcPr>
            <w:tcW w:w="704" w:type="dxa"/>
            <w:tcBorders>
              <w:top w:val="single" w:sz="4" w:space="0" w:color="auto"/>
              <w:left w:val="single" w:sz="4" w:space="0" w:color="auto"/>
              <w:bottom w:val="single" w:sz="4" w:space="0" w:color="auto"/>
              <w:right w:val="single" w:sz="4" w:space="0" w:color="auto"/>
            </w:tcBorders>
          </w:tcPr>
          <w:p w14:paraId="6F12892F" w14:textId="77777777" w:rsidR="00B2401C" w:rsidRPr="00A10728" w:rsidRDefault="00B2401C" w:rsidP="0081516A">
            <w:pPr>
              <w:spacing w:line="360" w:lineRule="auto"/>
              <w:rPr>
                <w:lang w:val="en-US"/>
              </w:rPr>
            </w:pPr>
            <w:r>
              <w:rPr>
                <w:lang w:val="en-US"/>
              </w:rPr>
              <w:t>3</w:t>
            </w:r>
          </w:p>
        </w:tc>
        <w:tc>
          <w:tcPr>
            <w:tcW w:w="2424" w:type="dxa"/>
            <w:tcBorders>
              <w:top w:val="single" w:sz="4" w:space="0" w:color="auto"/>
              <w:left w:val="single" w:sz="4" w:space="0" w:color="auto"/>
              <w:bottom w:val="single" w:sz="4" w:space="0" w:color="auto"/>
              <w:right w:val="single" w:sz="4" w:space="0" w:color="auto"/>
            </w:tcBorders>
          </w:tcPr>
          <w:p w14:paraId="3525B24E" w14:textId="77777777" w:rsidR="00B2401C" w:rsidRDefault="00B2401C" w:rsidP="0081516A">
            <w:pPr>
              <w:spacing w:line="360" w:lineRule="auto"/>
              <w:rPr>
                <w:lang w:val="en-US"/>
              </w:rPr>
            </w:pPr>
            <w:r>
              <w:rPr>
                <w:lang w:val="en-US"/>
              </w:rPr>
              <w:t>txtShippingAddress</w:t>
            </w:r>
          </w:p>
        </w:tc>
        <w:tc>
          <w:tcPr>
            <w:tcW w:w="1417" w:type="dxa"/>
            <w:tcBorders>
              <w:top w:val="single" w:sz="4" w:space="0" w:color="auto"/>
              <w:left w:val="single" w:sz="4" w:space="0" w:color="auto"/>
              <w:bottom w:val="single" w:sz="4" w:space="0" w:color="auto"/>
              <w:right w:val="single" w:sz="4" w:space="0" w:color="auto"/>
            </w:tcBorders>
          </w:tcPr>
          <w:p w14:paraId="02363946" w14:textId="77777777" w:rsidR="00B2401C" w:rsidRDefault="00B2401C" w:rsidP="0081516A">
            <w:pPr>
              <w:spacing w:line="360" w:lineRule="auto"/>
              <w:rPr>
                <w:lang w:val="en-US"/>
              </w:rPr>
            </w:pPr>
            <w:r>
              <w:rPr>
                <w:lang w:val="en-US"/>
              </w:rPr>
              <w:t>Input</w:t>
            </w:r>
          </w:p>
        </w:tc>
        <w:tc>
          <w:tcPr>
            <w:tcW w:w="4246" w:type="dxa"/>
            <w:tcBorders>
              <w:top w:val="single" w:sz="4" w:space="0" w:color="auto"/>
              <w:left w:val="single" w:sz="4" w:space="0" w:color="auto"/>
              <w:bottom w:val="single" w:sz="4" w:space="0" w:color="auto"/>
              <w:right w:val="single" w:sz="4" w:space="0" w:color="auto"/>
            </w:tcBorders>
          </w:tcPr>
          <w:p w14:paraId="753FEB39" w14:textId="77777777" w:rsidR="00B2401C" w:rsidRPr="00EF0E88" w:rsidRDefault="00B2401C" w:rsidP="0081516A">
            <w:pPr>
              <w:spacing w:line="360" w:lineRule="auto"/>
              <w:rPr>
                <w:lang w:val="en-US"/>
              </w:rPr>
            </w:pPr>
            <w:r>
              <w:rPr>
                <w:lang w:val="en-US"/>
              </w:rPr>
              <w:t>Hiển thị địa chỉ khách hàng</w:t>
            </w:r>
          </w:p>
        </w:tc>
      </w:tr>
      <w:tr w:rsidR="00B2401C" w:rsidRPr="00EF0E88" w14:paraId="71088D26" w14:textId="77777777" w:rsidTr="0081516A">
        <w:tc>
          <w:tcPr>
            <w:tcW w:w="704" w:type="dxa"/>
            <w:tcBorders>
              <w:top w:val="single" w:sz="4" w:space="0" w:color="auto"/>
              <w:left w:val="single" w:sz="4" w:space="0" w:color="auto"/>
              <w:bottom w:val="single" w:sz="4" w:space="0" w:color="auto"/>
              <w:right w:val="single" w:sz="4" w:space="0" w:color="auto"/>
            </w:tcBorders>
          </w:tcPr>
          <w:p w14:paraId="375BCD45" w14:textId="77777777" w:rsidR="00B2401C" w:rsidRPr="00A10728" w:rsidRDefault="00B2401C" w:rsidP="0081516A">
            <w:pPr>
              <w:spacing w:line="360" w:lineRule="auto"/>
              <w:rPr>
                <w:lang w:val="en-US"/>
              </w:rPr>
            </w:pPr>
            <w:r>
              <w:rPr>
                <w:lang w:val="en-US"/>
              </w:rPr>
              <w:t>4</w:t>
            </w:r>
          </w:p>
        </w:tc>
        <w:tc>
          <w:tcPr>
            <w:tcW w:w="2424" w:type="dxa"/>
            <w:tcBorders>
              <w:top w:val="single" w:sz="4" w:space="0" w:color="auto"/>
              <w:left w:val="single" w:sz="4" w:space="0" w:color="auto"/>
              <w:bottom w:val="single" w:sz="4" w:space="0" w:color="auto"/>
              <w:right w:val="single" w:sz="4" w:space="0" w:color="auto"/>
            </w:tcBorders>
          </w:tcPr>
          <w:p w14:paraId="57DEAFD3" w14:textId="77777777" w:rsidR="00B2401C" w:rsidRDefault="00B2401C" w:rsidP="0081516A">
            <w:pPr>
              <w:spacing w:line="360" w:lineRule="auto"/>
              <w:rPr>
                <w:lang w:val="en-US"/>
              </w:rPr>
            </w:pPr>
            <w:r>
              <w:rPr>
                <w:lang w:val="en-US"/>
              </w:rPr>
              <w:t>txtPhoneNumber</w:t>
            </w:r>
          </w:p>
        </w:tc>
        <w:tc>
          <w:tcPr>
            <w:tcW w:w="1417" w:type="dxa"/>
            <w:tcBorders>
              <w:top w:val="single" w:sz="4" w:space="0" w:color="auto"/>
              <w:left w:val="single" w:sz="4" w:space="0" w:color="auto"/>
              <w:bottom w:val="single" w:sz="4" w:space="0" w:color="auto"/>
              <w:right w:val="single" w:sz="4" w:space="0" w:color="auto"/>
            </w:tcBorders>
          </w:tcPr>
          <w:p w14:paraId="150C10BD" w14:textId="77777777" w:rsidR="00B2401C" w:rsidRDefault="00B2401C" w:rsidP="0081516A">
            <w:pPr>
              <w:spacing w:line="360" w:lineRule="auto"/>
              <w:rPr>
                <w:lang w:val="en-US"/>
              </w:rPr>
            </w:pPr>
            <w:r>
              <w:rPr>
                <w:lang w:val="en-US"/>
              </w:rPr>
              <w:t>Input</w:t>
            </w:r>
          </w:p>
        </w:tc>
        <w:tc>
          <w:tcPr>
            <w:tcW w:w="4246" w:type="dxa"/>
            <w:tcBorders>
              <w:top w:val="single" w:sz="4" w:space="0" w:color="auto"/>
              <w:left w:val="single" w:sz="4" w:space="0" w:color="auto"/>
              <w:bottom w:val="single" w:sz="4" w:space="0" w:color="auto"/>
              <w:right w:val="single" w:sz="4" w:space="0" w:color="auto"/>
            </w:tcBorders>
          </w:tcPr>
          <w:p w14:paraId="0AEAE965" w14:textId="77777777" w:rsidR="00B2401C" w:rsidRPr="00EF0E88" w:rsidRDefault="00B2401C" w:rsidP="0081516A">
            <w:pPr>
              <w:spacing w:line="360" w:lineRule="auto"/>
              <w:rPr>
                <w:lang w:val="en-US"/>
              </w:rPr>
            </w:pPr>
            <w:r>
              <w:rPr>
                <w:lang w:val="en-US"/>
              </w:rPr>
              <w:t>Hiển thị số điện thoại khách hàng</w:t>
            </w:r>
          </w:p>
        </w:tc>
      </w:tr>
      <w:tr w:rsidR="00B2401C" w:rsidRPr="00EF0E88" w14:paraId="33A43387" w14:textId="77777777" w:rsidTr="0081516A">
        <w:tc>
          <w:tcPr>
            <w:tcW w:w="704" w:type="dxa"/>
            <w:tcBorders>
              <w:top w:val="single" w:sz="4" w:space="0" w:color="auto"/>
              <w:left w:val="single" w:sz="4" w:space="0" w:color="auto"/>
              <w:bottom w:val="single" w:sz="4" w:space="0" w:color="auto"/>
              <w:right w:val="single" w:sz="4" w:space="0" w:color="auto"/>
            </w:tcBorders>
          </w:tcPr>
          <w:p w14:paraId="701BD341" w14:textId="77777777" w:rsidR="00B2401C" w:rsidRPr="00A10728" w:rsidRDefault="00B2401C" w:rsidP="0081516A">
            <w:pPr>
              <w:spacing w:line="360" w:lineRule="auto"/>
              <w:rPr>
                <w:lang w:val="en-US"/>
              </w:rPr>
            </w:pPr>
            <w:r>
              <w:rPr>
                <w:lang w:val="en-US"/>
              </w:rPr>
              <w:t>5</w:t>
            </w:r>
          </w:p>
        </w:tc>
        <w:tc>
          <w:tcPr>
            <w:tcW w:w="2424" w:type="dxa"/>
            <w:tcBorders>
              <w:top w:val="single" w:sz="4" w:space="0" w:color="auto"/>
              <w:left w:val="single" w:sz="4" w:space="0" w:color="auto"/>
              <w:bottom w:val="single" w:sz="4" w:space="0" w:color="auto"/>
              <w:right w:val="single" w:sz="4" w:space="0" w:color="auto"/>
            </w:tcBorders>
          </w:tcPr>
          <w:p w14:paraId="7684468B" w14:textId="77777777" w:rsidR="00B2401C" w:rsidRDefault="00B2401C" w:rsidP="0081516A">
            <w:pPr>
              <w:spacing w:line="360" w:lineRule="auto"/>
              <w:rPr>
                <w:lang w:val="en-US"/>
              </w:rPr>
            </w:pPr>
            <w:r>
              <w:rPr>
                <w:lang w:val="en-US"/>
              </w:rPr>
              <w:t>cbbStatus</w:t>
            </w:r>
          </w:p>
        </w:tc>
        <w:tc>
          <w:tcPr>
            <w:tcW w:w="1417" w:type="dxa"/>
            <w:tcBorders>
              <w:top w:val="single" w:sz="4" w:space="0" w:color="auto"/>
              <w:left w:val="single" w:sz="4" w:space="0" w:color="auto"/>
              <w:bottom w:val="single" w:sz="4" w:space="0" w:color="auto"/>
              <w:right w:val="single" w:sz="4" w:space="0" w:color="auto"/>
            </w:tcBorders>
          </w:tcPr>
          <w:p w14:paraId="4B932BEB" w14:textId="77777777" w:rsidR="00B2401C" w:rsidRDefault="00B2401C" w:rsidP="0081516A">
            <w:pPr>
              <w:spacing w:line="360" w:lineRule="auto"/>
              <w:rPr>
                <w:lang w:val="en-US"/>
              </w:rPr>
            </w:pPr>
            <w:r>
              <w:rPr>
                <w:lang w:val="en-US"/>
              </w:rPr>
              <w:t>Combobox</w:t>
            </w:r>
          </w:p>
        </w:tc>
        <w:tc>
          <w:tcPr>
            <w:tcW w:w="4246" w:type="dxa"/>
            <w:tcBorders>
              <w:top w:val="single" w:sz="4" w:space="0" w:color="auto"/>
              <w:left w:val="single" w:sz="4" w:space="0" w:color="auto"/>
              <w:bottom w:val="single" w:sz="4" w:space="0" w:color="auto"/>
              <w:right w:val="single" w:sz="4" w:space="0" w:color="auto"/>
            </w:tcBorders>
          </w:tcPr>
          <w:p w14:paraId="6808C616" w14:textId="77777777" w:rsidR="00B2401C" w:rsidRPr="00EF0E88" w:rsidRDefault="00B2401C" w:rsidP="0081516A">
            <w:pPr>
              <w:spacing w:line="360" w:lineRule="auto"/>
              <w:rPr>
                <w:lang w:val="en-US"/>
              </w:rPr>
            </w:pPr>
            <w:r>
              <w:rPr>
                <w:lang w:val="en-US"/>
              </w:rPr>
              <w:t>Hiển thị tình trạng đơn hàng, người dùng có thể cập nhật tình trạng đơn hàng.</w:t>
            </w:r>
          </w:p>
        </w:tc>
      </w:tr>
      <w:tr w:rsidR="00B2401C" w:rsidRPr="00A10728" w14:paraId="5B914A9E" w14:textId="77777777" w:rsidTr="0081516A">
        <w:tc>
          <w:tcPr>
            <w:tcW w:w="704" w:type="dxa"/>
            <w:tcBorders>
              <w:top w:val="single" w:sz="4" w:space="0" w:color="auto"/>
              <w:left w:val="single" w:sz="4" w:space="0" w:color="auto"/>
              <w:bottom w:val="single" w:sz="4" w:space="0" w:color="auto"/>
              <w:right w:val="single" w:sz="4" w:space="0" w:color="auto"/>
            </w:tcBorders>
          </w:tcPr>
          <w:p w14:paraId="3D598D59" w14:textId="77777777" w:rsidR="00B2401C" w:rsidRPr="00A10728" w:rsidRDefault="00B2401C" w:rsidP="0081516A">
            <w:pPr>
              <w:spacing w:line="360" w:lineRule="auto"/>
              <w:rPr>
                <w:lang w:val="en-US"/>
              </w:rPr>
            </w:pPr>
            <w:r>
              <w:rPr>
                <w:lang w:val="en-US"/>
              </w:rPr>
              <w:t>6</w:t>
            </w:r>
          </w:p>
        </w:tc>
        <w:tc>
          <w:tcPr>
            <w:tcW w:w="2424" w:type="dxa"/>
            <w:tcBorders>
              <w:top w:val="single" w:sz="4" w:space="0" w:color="auto"/>
              <w:left w:val="single" w:sz="4" w:space="0" w:color="auto"/>
              <w:bottom w:val="single" w:sz="4" w:space="0" w:color="auto"/>
              <w:right w:val="single" w:sz="4" w:space="0" w:color="auto"/>
            </w:tcBorders>
          </w:tcPr>
          <w:p w14:paraId="2F9057DD" w14:textId="77777777" w:rsidR="00B2401C" w:rsidRDefault="00B2401C" w:rsidP="0081516A">
            <w:pPr>
              <w:spacing w:line="360" w:lineRule="auto"/>
              <w:rPr>
                <w:lang w:val="en-US"/>
              </w:rPr>
            </w:pPr>
            <w:r>
              <w:rPr>
                <w:lang w:val="en-US"/>
              </w:rPr>
              <w:t>orderItems</w:t>
            </w:r>
          </w:p>
        </w:tc>
        <w:tc>
          <w:tcPr>
            <w:tcW w:w="1417" w:type="dxa"/>
            <w:tcBorders>
              <w:top w:val="single" w:sz="4" w:space="0" w:color="auto"/>
              <w:left w:val="single" w:sz="4" w:space="0" w:color="auto"/>
              <w:bottom w:val="single" w:sz="4" w:space="0" w:color="auto"/>
              <w:right w:val="single" w:sz="4" w:space="0" w:color="auto"/>
            </w:tcBorders>
          </w:tcPr>
          <w:p w14:paraId="4F878C88" w14:textId="77777777" w:rsidR="00B2401C" w:rsidRDefault="00B2401C" w:rsidP="0081516A">
            <w:pPr>
              <w:spacing w:line="360" w:lineRule="auto"/>
              <w:rPr>
                <w:lang w:val="en-US"/>
              </w:rPr>
            </w:pPr>
            <w:r>
              <w:rPr>
                <w:lang w:val="en-US"/>
              </w:rPr>
              <w:t>ListItem</w:t>
            </w:r>
          </w:p>
        </w:tc>
        <w:tc>
          <w:tcPr>
            <w:tcW w:w="4246" w:type="dxa"/>
            <w:tcBorders>
              <w:top w:val="single" w:sz="4" w:space="0" w:color="auto"/>
              <w:left w:val="single" w:sz="4" w:space="0" w:color="auto"/>
              <w:bottom w:val="single" w:sz="4" w:space="0" w:color="auto"/>
              <w:right w:val="single" w:sz="4" w:space="0" w:color="auto"/>
            </w:tcBorders>
          </w:tcPr>
          <w:p w14:paraId="1E270FAE" w14:textId="77777777" w:rsidR="00B2401C" w:rsidRPr="00A10728" w:rsidRDefault="00B2401C" w:rsidP="0081516A">
            <w:pPr>
              <w:spacing w:line="360" w:lineRule="auto"/>
              <w:rPr>
                <w:lang w:val="en-US"/>
              </w:rPr>
            </w:pPr>
            <w:r>
              <w:rPr>
                <w:lang w:val="en-US"/>
              </w:rPr>
              <w:t>Hiển thị danh sách các sản phẩm có trong đơn đặt hàng</w:t>
            </w:r>
          </w:p>
        </w:tc>
      </w:tr>
      <w:tr w:rsidR="00B2401C" w:rsidRPr="009E30BD" w14:paraId="075917B1" w14:textId="77777777" w:rsidTr="0081516A">
        <w:tc>
          <w:tcPr>
            <w:tcW w:w="704" w:type="dxa"/>
            <w:tcBorders>
              <w:top w:val="single" w:sz="4" w:space="0" w:color="auto"/>
              <w:left w:val="single" w:sz="4" w:space="0" w:color="auto"/>
              <w:bottom w:val="single" w:sz="4" w:space="0" w:color="auto"/>
              <w:right w:val="single" w:sz="4" w:space="0" w:color="auto"/>
            </w:tcBorders>
            <w:hideMark/>
          </w:tcPr>
          <w:p w14:paraId="6FE88961" w14:textId="77777777" w:rsidR="00B2401C" w:rsidRPr="00A10728" w:rsidRDefault="00B2401C" w:rsidP="0081516A">
            <w:pPr>
              <w:spacing w:after="160" w:line="360" w:lineRule="auto"/>
              <w:rPr>
                <w:lang w:val="en-US"/>
              </w:rPr>
            </w:pPr>
            <w:r>
              <w:rPr>
                <w:lang w:val="en-US"/>
              </w:rPr>
              <w:lastRenderedPageBreak/>
              <w:t>7</w:t>
            </w:r>
          </w:p>
        </w:tc>
        <w:tc>
          <w:tcPr>
            <w:tcW w:w="2424" w:type="dxa"/>
            <w:tcBorders>
              <w:top w:val="single" w:sz="4" w:space="0" w:color="auto"/>
              <w:left w:val="single" w:sz="4" w:space="0" w:color="auto"/>
              <w:bottom w:val="single" w:sz="4" w:space="0" w:color="auto"/>
              <w:right w:val="single" w:sz="4" w:space="0" w:color="auto"/>
            </w:tcBorders>
            <w:hideMark/>
          </w:tcPr>
          <w:p w14:paraId="46EB435A" w14:textId="77777777" w:rsidR="00B2401C" w:rsidRPr="009E30BD" w:rsidRDefault="00B2401C" w:rsidP="0081516A">
            <w:pPr>
              <w:spacing w:after="160" w:line="360" w:lineRule="auto"/>
              <w:rPr>
                <w:lang w:val="en-US"/>
              </w:rPr>
            </w:pPr>
            <w:r>
              <w:rPr>
                <w:lang w:val="en-US"/>
              </w:rPr>
              <w:t>btnSave</w:t>
            </w:r>
          </w:p>
        </w:tc>
        <w:tc>
          <w:tcPr>
            <w:tcW w:w="1417" w:type="dxa"/>
            <w:tcBorders>
              <w:top w:val="single" w:sz="4" w:space="0" w:color="auto"/>
              <w:left w:val="single" w:sz="4" w:space="0" w:color="auto"/>
              <w:bottom w:val="single" w:sz="4" w:space="0" w:color="auto"/>
              <w:right w:val="single" w:sz="4" w:space="0" w:color="auto"/>
            </w:tcBorders>
            <w:hideMark/>
          </w:tcPr>
          <w:p w14:paraId="4A83A9F0" w14:textId="77777777" w:rsidR="00B2401C" w:rsidRPr="009E30BD" w:rsidRDefault="00B2401C" w:rsidP="0081516A">
            <w:pPr>
              <w:spacing w:after="160" w:line="360" w:lineRule="auto"/>
            </w:pPr>
            <w:r w:rsidRPr="009E30BD">
              <w:rPr>
                <w:lang w:val="en-US"/>
              </w:rPr>
              <w:t>Label</w:t>
            </w:r>
          </w:p>
        </w:tc>
        <w:tc>
          <w:tcPr>
            <w:tcW w:w="4246" w:type="dxa"/>
            <w:tcBorders>
              <w:top w:val="single" w:sz="4" w:space="0" w:color="auto"/>
              <w:left w:val="single" w:sz="4" w:space="0" w:color="auto"/>
              <w:bottom w:val="single" w:sz="4" w:space="0" w:color="auto"/>
              <w:right w:val="single" w:sz="4" w:space="0" w:color="auto"/>
            </w:tcBorders>
            <w:hideMark/>
          </w:tcPr>
          <w:p w14:paraId="381B38A6" w14:textId="77777777" w:rsidR="00B2401C" w:rsidRPr="009E30BD" w:rsidRDefault="00B2401C" w:rsidP="0081516A">
            <w:pPr>
              <w:spacing w:after="160" w:line="360" w:lineRule="auto"/>
              <w:rPr>
                <w:lang w:val="en-US"/>
              </w:rPr>
            </w:pPr>
            <w:r>
              <w:rPr>
                <w:lang w:val="en-US"/>
              </w:rPr>
              <w:t>Lưu lại thông tin danh mục</w:t>
            </w:r>
          </w:p>
        </w:tc>
      </w:tr>
      <w:tr w:rsidR="00B2401C" w:rsidRPr="009E30BD" w14:paraId="2A20BC9D" w14:textId="77777777" w:rsidTr="0081516A">
        <w:tc>
          <w:tcPr>
            <w:tcW w:w="704" w:type="dxa"/>
            <w:tcBorders>
              <w:top w:val="single" w:sz="4" w:space="0" w:color="auto"/>
              <w:left w:val="single" w:sz="4" w:space="0" w:color="auto"/>
              <w:bottom w:val="single" w:sz="4" w:space="0" w:color="auto"/>
              <w:right w:val="single" w:sz="4" w:space="0" w:color="auto"/>
            </w:tcBorders>
            <w:hideMark/>
          </w:tcPr>
          <w:p w14:paraId="7FEE9D8A" w14:textId="77777777" w:rsidR="00B2401C" w:rsidRPr="009E30BD" w:rsidRDefault="00B2401C" w:rsidP="0081516A">
            <w:pPr>
              <w:spacing w:after="160" w:line="360" w:lineRule="auto"/>
              <w:rPr>
                <w:lang w:val="en-US"/>
              </w:rPr>
            </w:pPr>
            <w:r>
              <w:rPr>
                <w:lang w:val="en-US"/>
              </w:rPr>
              <w:t>8</w:t>
            </w:r>
          </w:p>
        </w:tc>
        <w:tc>
          <w:tcPr>
            <w:tcW w:w="2424" w:type="dxa"/>
            <w:tcBorders>
              <w:top w:val="single" w:sz="4" w:space="0" w:color="auto"/>
              <w:left w:val="single" w:sz="4" w:space="0" w:color="auto"/>
              <w:bottom w:val="single" w:sz="4" w:space="0" w:color="auto"/>
              <w:right w:val="single" w:sz="4" w:space="0" w:color="auto"/>
            </w:tcBorders>
            <w:hideMark/>
          </w:tcPr>
          <w:p w14:paraId="001EB8D7" w14:textId="77777777" w:rsidR="00B2401C" w:rsidRPr="009E30BD" w:rsidRDefault="00B2401C" w:rsidP="0081516A">
            <w:pPr>
              <w:spacing w:after="160" w:line="360" w:lineRule="auto"/>
              <w:rPr>
                <w:lang w:val="en-US"/>
              </w:rPr>
            </w:pPr>
            <w:r>
              <w:rPr>
                <w:lang w:val="en-US"/>
              </w:rPr>
              <w:t>btnCancel</w:t>
            </w:r>
          </w:p>
        </w:tc>
        <w:tc>
          <w:tcPr>
            <w:tcW w:w="1417" w:type="dxa"/>
            <w:tcBorders>
              <w:top w:val="single" w:sz="4" w:space="0" w:color="auto"/>
              <w:left w:val="single" w:sz="4" w:space="0" w:color="auto"/>
              <w:bottom w:val="single" w:sz="4" w:space="0" w:color="auto"/>
              <w:right w:val="single" w:sz="4" w:space="0" w:color="auto"/>
            </w:tcBorders>
            <w:hideMark/>
          </w:tcPr>
          <w:p w14:paraId="35A5AD67" w14:textId="77777777" w:rsidR="00B2401C" w:rsidRPr="009E30BD" w:rsidRDefault="00B2401C" w:rsidP="0081516A">
            <w:pPr>
              <w:spacing w:after="160" w:line="360" w:lineRule="auto"/>
              <w:rPr>
                <w:lang w:val="en-US"/>
              </w:rPr>
            </w:pPr>
            <w:r w:rsidRPr="009E30BD">
              <w:rPr>
                <w:lang w:val="en-US"/>
              </w:rPr>
              <w:t>Label</w:t>
            </w:r>
          </w:p>
        </w:tc>
        <w:tc>
          <w:tcPr>
            <w:tcW w:w="4246" w:type="dxa"/>
            <w:tcBorders>
              <w:top w:val="single" w:sz="4" w:space="0" w:color="auto"/>
              <w:left w:val="single" w:sz="4" w:space="0" w:color="auto"/>
              <w:bottom w:val="single" w:sz="4" w:space="0" w:color="auto"/>
              <w:right w:val="single" w:sz="4" w:space="0" w:color="auto"/>
            </w:tcBorders>
            <w:hideMark/>
          </w:tcPr>
          <w:p w14:paraId="2FFA2315" w14:textId="77777777" w:rsidR="00B2401C" w:rsidRPr="009E30BD" w:rsidRDefault="00B2401C" w:rsidP="007F63CC">
            <w:pPr>
              <w:keepNext/>
              <w:spacing w:after="160" w:line="360" w:lineRule="auto"/>
              <w:rPr>
                <w:lang w:val="en-US"/>
              </w:rPr>
            </w:pPr>
            <w:r>
              <w:rPr>
                <w:lang w:val="en-US"/>
              </w:rPr>
              <w:t>Hủy hành động chỉnh sửa đơn hàng</w:t>
            </w:r>
          </w:p>
        </w:tc>
      </w:tr>
    </w:tbl>
    <w:p w14:paraId="42F25503" w14:textId="58A278D3" w:rsidR="00336EB9" w:rsidRPr="00771ED8" w:rsidRDefault="007F63CC" w:rsidP="007F63CC">
      <w:pPr>
        <w:pStyle w:val="Caption"/>
        <w:rPr>
          <w:lang w:val="en-US"/>
        </w:rPr>
      </w:pPr>
      <w:bookmarkStart w:id="120" w:name="_Toc186641555"/>
      <w:r>
        <w:t xml:space="preserve">Bảng </w:t>
      </w:r>
      <w:fldSimple w:instr=" STYLEREF 1 \s ">
        <w:r>
          <w:rPr>
            <w:noProof/>
          </w:rPr>
          <w:t>4</w:t>
        </w:r>
      </w:fldSimple>
      <w:r>
        <w:t>.</w:t>
      </w:r>
      <w:fldSimple w:instr=" SEQ Bảng \* ARABIC \s 1 ">
        <w:r>
          <w:rPr>
            <w:noProof/>
          </w:rPr>
          <w:t>16</w:t>
        </w:r>
      </w:fldSimple>
      <w:r>
        <w:rPr>
          <w:lang w:val="en-US"/>
        </w:rPr>
        <w:t xml:space="preserve"> </w:t>
      </w:r>
      <w:r w:rsidRPr="006B3D22">
        <w:rPr>
          <w:lang w:val="en-US"/>
        </w:rPr>
        <w:t>Mô tả chi tiết giao diện</w:t>
      </w:r>
      <w:r>
        <w:rPr>
          <w:lang w:val="en-US"/>
        </w:rPr>
        <w:t xml:space="preserve"> Edit Order</w:t>
      </w:r>
      <w:bookmarkEnd w:id="120"/>
    </w:p>
    <w:p w14:paraId="2A8B430A" w14:textId="52A52D65" w:rsidR="00091488" w:rsidRDefault="00091488" w:rsidP="00091488">
      <w:pPr>
        <w:pStyle w:val="Heading4"/>
        <w:rPr>
          <w:lang w:val="en-US"/>
        </w:rPr>
      </w:pPr>
      <w:r>
        <w:rPr>
          <w:lang w:val="en-US"/>
        </w:rPr>
        <w:t>Giao diện Create / Edit Category</w:t>
      </w:r>
    </w:p>
    <w:p w14:paraId="5673AD6F" w14:textId="77777777" w:rsidR="007F63CC" w:rsidRDefault="00661D76" w:rsidP="007F63CC">
      <w:pPr>
        <w:keepNext/>
        <w:jc w:val="center"/>
      </w:pPr>
      <w:r w:rsidRPr="00661D76">
        <w:rPr>
          <w:noProof/>
          <w:lang w:val="en-US"/>
        </w:rPr>
        <w:drawing>
          <wp:inline distT="0" distB="0" distL="0" distR="0" wp14:anchorId="2E7D52E1" wp14:editId="5937AF26">
            <wp:extent cx="3558848" cy="2651990"/>
            <wp:effectExtent l="0" t="0" r="3810" b="0"/>
            <wp:docPr id="912496792"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496792" name="Picture 1" descr="A screenshot of a chat&#10;&#10;Description automatically generated"/>
                    <pic:cNvPicPr/>
                  </pic:nvPicPr>
                  <pic:blipFill>
                    <a:blip r:embed="rId33"/>
                    <a:stretch>
                      <a:fillRect/>
                    </a:stretch>
                  </pic:blipFill>
                  <pic:spPr>
                    <a:xfrm>
                      <a:off x="0" y="0"/>
                      <a:ext cx="3558848" cy="2651990"/>
                    </a:xfrm>
                    <a:prstGeom prst="rect">
                      <a:avLst/>
                    </a:prstGeom>
                  </pic:spPr>
                </pic:pic>
              </a:graphicData>
            </a:graphic>
          </wp:inline>
        </w:drawing>
      </w:r>
    </w:p>
    <w:p w14:paraId="72D9DADE" w14:textId="2556A809" w:rsidR="00771ED8" w:rsidRDefault="007F63CC" w:rsidP="007F63CC">
      <w:pPr>
        <w:pStyle w:val="Caption"/>
        <w:rPr>
          <w:lang w:val="en-US"/>
        </w:rPr>
      </w:pPr>
      <w:bookmarkStart w:id="121" w:name="_Toc186641576"/>
      <w:r>
        <w:t xml:space="preserve">Hình </w:t>
      </w:r>
      <w:fldSimple w:instr=" STYLEREF 1 \s ">
        <w:r>
          <w:rPr>
            <w:noProof/>
          </w:rPr>
          <w:t>4</w:t>
        </w:r>
      </w:fldSimple>
      <w:r>
        <w:t>.</w:t>
      </w:r>
      <w:fldSimple w:instr=" SEQ Hình \* ARABIC \s 1 ">
        <w:r>
          <w:rPr>
            <w:noProof/>
          </w:rPr>
          <w:t>16</w:t>
        </w:r>
      </w:fldSimple>
      <w:r>
        <w:rPr>
          <w:lang w:val="en-US"/>
        </w:rPr>
        <w:t xml:space="preserve"> </w:t>
      </w:r>
      <w:r w:rsidRPr="00697A76">
        <w:rPr>
          <w:lang w:val="en-US"/>
        </w:rPr>
        <w:t>Giao diện</w:t>
      </w:r>
      <w:r>
        <w:rPr>
          <w:lang w:val="en-US"/>
        </w:rPr>
        <w:t xml:space="preserve"> Create / Edit Category</w:t>
      </w:r>
      <w:bookmarkEnd w:id="121"/>
    </w:p>
    <w:tbl>
      <w:tblPr>
        <w:tblStyle w:val="TableGrid"/>
        <w:tblW w:w="0" w:type="auto"/>
        <w:tblLook w:val="04A0" w:firstRow="1" w:lastRow="0" w:firstColumn="1" w:lastColumn="0" w:noHBand="0" w:noVBand="1"/>
      </w:tblPr>
      <w:tblGrid>
        <w:gridCol w:w="846"/>
        <w:gridCol w:w="2268"/>
        <w:gridCol w:w="1417"/>
        <w:gridCol w:w="4246"/>
      </w:tblGrid>
      <w:tr w:rsidR="009757C4" w:rsidRPr="009E30BD" w14:paraId="0B69200C" w14:textId="77777777" w:rsidTr="0081516A">
        <w:tc>
          <w:tcPr>
            <w:tcW w:w="846" w:type="dxa"/>
            <w:tcBorders>
              <w:top w:val="single" w:sz="4" w:space="0" w:color="auto"/>
              <w:left w:val="single" w:sz="4" w:space="0" w:color="auto"/>
              <w:bottom w:val="single" w:sz="4" w:space="0" w:color="auto"/>
              <w:right w:val="single" w:sz="4" w:space="0" w:color="auto"/>
            </w:tcBorders>
            <w:shd w:val="clear" w:color="auto" w:fill="0070C0"/>
            <w:hideMark/>
          </w:tcPr>
          <w:p w14:paraId="39DAE20D" w14:textId="77777777" w:rsidR="009757C4" w:rsidRPr="009E30BD" w:rsidRDefault="009757C4" w:rsidP="0081516A">
            <w:pPr>
              <w:spacing w:after="160" w:line="360" w:lineRule="auto"/>
              <w:rPr>
                <w:b/>
                <w:bCs/>
                <w:color w:val="FFFFFF" w:themeColor="background1"/>
              </w:rPr>
            </w:pPr>
            <w:r w:rsidRPr="009E30BD">
              <w:rPr>
                <w:b/>
                <w:bCs/>
                <w:color w:val="FFFFFF" w:themeColor="background1"/>
              </w:rPr>
              <w:t>STT</w:t>
            </w:r>
          </w:p>
        </w:tc>
        <w:tc>
          <w:tcPr>
            <w:tcW w:w="2268" w:type="dxa"/>
            <w:tcBorders>
              <w:top w:val="single" w:sz="4" w:space="0" w:color="auto"/>
              <w:left w:val="single" w:sz="4" w:space="0" w:color="auto"/>
              <w:bottom w:val="single" w:sz="4" w:space="0" w:color="auto"/>
              <w:right w:val="single" w:sz="4" w:space="0" w:color="auto"/>
            </w:tcBorders>
            <w:shd w:val="clear" w:color="auto" w:fill="0070C0"/>
            <w:hideMark/>
          </w:tcPr>
          <w:p w14:paraId="1D1EE1FE" w14:textId="77777777" w:rsidR="009757C4" w:rsidRPr="009E30BD" w:rsidRDefault="009757C4" w:rsidP="0081516A">
            <w:pPr>
              <w:spacing w:after="160" w:line="360" w:lineRule="auto"/>
              <w:rPr>
                <w:b/>
                <w:bCs/>
                <w:color w:val="FFFFFF" w:themeColor="background1"/>
              </w:rPr>
            </w:pPr>
            <w:r w:rsidRPr="009E30BD">
              <w:rPr>
                <w:b/>
                <w:bCs/>
                <w:color w:val="FFFFFF" w:themeColor="background1"/>
              </w:rPr>
              <w:t xml:space="preserve">Tên thành phần </w:t>
            </w:r>
          </w:p>
        </w:tc>
        <w:tc>
          <w:tcPr>
            <w:tcW w:w="1417" w:type="dxa"/>
            <w:tcBorders>
              <w:top w:val="single" w:sz="4" w:space="0" w:color="auto"/>
              <w:left w:val="single" w:sz="4" w:space="0" w:color="auto"/>
              <w:bottom w:val="single" w:sz="4" w:space="0" w:color="auto"/>
              <w:right w:val="single" w:sz="4" w:space="0" w:color="auto"/>
            </w:tcBorders>
            <w:shd w:val="clear" w:color="auto" w:fill="0070C0"/>
            <w:hideMark/>
          </w:tcPr>
          <w:p w14:paraId="44D09BE0" w14:textId="77777777" w:rsidR="009757C4" w:rsidRPr="009E30BD" w:rsidRDefault="009757C4" w:rsidP="0081516A">
            <w:pPr>
              <w:spacing w:after="160" w:line="360" w:lineRule="auto"/>
              <w:rPr>
                <w:b/>
                <w:bCs/>
                <w:color w:val="FFFFFF" w:themeColor="background1"/>
              </w:rPr>
            </w:pPr>
            <w:r w:rsidRPr="009E30BD">
              <w:rPr>
                <w:b/>
                <w:bCs/>
                <w:color w:val="FFFFFF" w:themeColor="background1"/>
              </w:rPr>
              <w:t xml:space="preserve">Loại </w:t>
            </w:r>
          </w:p>
        </w:tc>
        <w:tc>
          <w:tcPr>
            <w:tcW w:w="4246" w:type="dxa"/>
            <w:tcBorders>
              <w:top w:val="single" w:sz="4" w:space="0" w:color="auto"/>
              <w:left w:val="single" w:sz="4" w:space="0" w:color="auto"/>
              <w:bottom w:val="single" w:sz="4" w:space="0" w:color="auto"/>
              <w:right w:val="single" w:sz="4" w:space="0" w:color="auto"/>
            </w:tcBorders>
            <w:shd w:val="clear" w:color="auto" w:fill="0070C0"/>
            <w:hideMark/>
          </w:tcPr>
          <w:p w14:paraId="11F8A89C" w14:textId="77777777" w:rsidR="009757C4" w:rsidRPr="009E30BD" w:rsidRDefault="009757C4" w:rsidP="0081516A">
            <w:pPr>
              <w:spacing w:after="160" w:line="360" w:lineRule="auto"/>
              <w:rPr>
                <w:b/>
                <w:bCs/>
                <w:color w:val="FFFFFF" w:themeColor="background1"/>
              </w:rPr>
            </w:pPr>
            <w:r w:rsidRPr="009E30BD">
              <w:rPr>
                <w:b/>
                <w:bCs/>
                <w:color w:val="FFFFFF" w:themeColor="background1"/>
              </w:rPr>
              <w:t>Mô tả thành phần</w:t>
            </w:r>
          </w:p>
        </w:tc>
      </w:tr>
      <w:tr w:rsidR="009757C4" w:rsidRPr="009E30BD" w14:paraId="1AF08352"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5AFF28C0" w14:textId="77777777" w:rsidR="009757C4" w:rsidRPr="009E30BD" w:rsidRDefault="009757C4" w:rsidP="0081516A">
            <w:pPr>
              <w:spacing w:after="160" w:line="360" w:lineRule="auto"/>
            </w:pPr>
            <w:r w:rsidRPr="009E30BD">
              <w:t>1</w:t>
            </w:r>
          </w:p>
        </w:tc>
        <w:tc>
          <w:tcPr>
            <w:tcW w:w="2268" w:type="dxa"/>
            <w:tcBorders>
              <w:top w:val="single" w:sz="4" w:space="0" w:color="auto"/>
              <w:left w:val="single" w:sz="4" w:space="0" w:color="auto"/>
              <w:bottom w:val="single" w:sz="4" w:space="0" w:color="auto"/>
              <w:right w:val="single" w:sz="4" w:space="0" w:color="auto"/>
            </w:tcBorders>
            <w:hideMark/>
          </w:tcPr>
          <w:p w14:paraId="09CB3707" w14:textId="77777777" w:rsidR="009757C4" w:rsidRPr="009E30BD" w:rsidRDefault="009757C4" w:rsidP="0081516A">
            <w:pPr>
              <w:spacing w:after="160" w:line="360" w:lineRule="auto"/>
            </w:pPr>
            <w:r>
              <w:rPr>
                <w:lang w:val="en-US"/>
              </w:rPr>
              <w:t>txtCategoryName</w:t>
            </w:r>
            <w:r w:rsidRPr="009E30BD">
              <w:t xml:space="preserve"> </w:t>
            </w:r>
          </w:p>
        </w:tc>
        <w:tc>
          <w:tcPr>
            <w:tcW w:w="1417" w:type="dxa"/>
            <w:tcBorders>
              <w:top w:val="single" w:sz="4" w:space="0" w:color="auto"/>
              <w:left w:val="single" w:sz="4" w:space="0" w:color="auto"/>
              <w:bottom w:val="single" w:sz="4" w:space="0" w:color="auto"/>
              <w:right w:val="single" w:sz="4" w:space="0" w:color="auto"/>
            </w:tcBorders>
            <w:hideMark/>
          </w:tcPr>
          <w:p w14:paraId="540AC2E3" w14:textId="77777777" w:rsidR="009757C4" w:rsidRPr="009E30BD" w:rsidRDefault="009757C4" w:rsidP="0081516A">
            <w:pPr>
              <w:spacing w:after="160" w:line="360" w:lineRule="auto"/>
            </w:pPr>
            <w:r>
              <w:rPr>
                <w:lang w:val="en-US"/>
              </w:rPr>
              <w:t>Input</w:t>
            </w:r>
          </w:p>
        </w:tc>
        <w:tc>
          <w:tcPr>
            <w:tcW w:w="4246" w:type="dxa"/>
            <w:tcBorders>
              <w:top w:val="single" w:sz="4" w:space="0" w:color="auto"/>
              <w:left w:val="single" w:sz="4" w:space="0" w:color="auto"/>
              <w:bottom w:val="single" w:sz="4" w:space="0" w:color="auto"/>
              <w:right w:val="single" w:sz="4" w:space="0" w:color="auto"/>
            </w:tcBorders>
            <w:hideMark/>
          </w:tcPr>
          <w:p w14:paraId="3BE352E9" w14:textId="77777777" w:rsidR="009757C4" w:rsidRPr="009E30BD" w:rsidRDefault="009757C4" w:rsidP="0081516A">
            <w:pPr>
              <w:spacing w:after="160" w:line="360" w:lineRule="auto"/>
              <w:rPr>
                <w:lang w:val="en-US"/>
              </w:rPr>
            </w:pPr>
            <w:r>
              <w:rPr>
                <w:lang w:val="en-US"/>
              </w:rPr>
              <w:t>Hiển thị / Nhập tên danh mục</w:t>
            </w:r>
          </w:p>
        </w:tc>
      </w:tr>
      <w:tr w:rsidR="009757C4" w:rsidRPr="009E30BD" w14:paraId="2775FCBE"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17EAAFFE" w14:textId="77777777" w:rsidR="009757C4" w:rsidRPr="009E30BD" w:rsidRDefault="009757C4" w:rsidP="0081516A">
            <w:pPr>
              <w:spacing w:after="160" w:line="360" w:lineRule="auto"/>
            </w:pPr>
            <w:r w:rsidRPr="009E30BD">
              <w:t>2</w:t>
            </w:r>
          </w:p>
        </w:tc>
        <w:tc>
          <w:tcPr>
            <w:tcW w:w="2268" w:type="dxa"/>
            <w:tcBorders>
              <w:top w:val="single" w:sz="4" w:space="0" w:color="auto"/>
              <w:left w:val="single" w:sz="4" w:space="0" w:color="auto"/>
              <w:bottom w:val="single" w:sz="4" w:space="0" w:color="auto"/>
              <w:right w:val="single" w:sz="4" w:space="0" w:color="auto"/>
            </w:tcBorders>
            <w:hideMark/>
          </w:tcPr>
          <w:p w14:paraId="216E5687" w14:textId="77777777" w:rsidR="009757C4" w:rsidRPr="009E30BD" w:rsidRDefault="009757C4" w:rsidP="0081516A">
            <w:pPr>
              <w:spacing w:after="160" w:line="360" w:lineRule="auto"/>
            </w:pPr>
            <w:r>
              <w:rPr>
                <w:lang w:val="en-US"/>
              </w:rPr>
              <w:t>txtDescription</w:t>
            </w:r>
          </w:p>
        </w:tc>
        <w:tc>
          <w:tcPr>
            <w:tcW w:w="1417" w:type="dxa"/>
            <w:tcBorders>
              <w:top w:val="single" w:sz="4" w:space="0" w:color="auto"/>
              <w:left w:val="single" w:sz="4" w:space="0" w:color="auto"/>
              <w:bottom w:val="single" w:sz="4" w:space="0" w:color="auto"/>
              <w:right w:val="single" w:sz="4" w:space="0" w:color="auto"/>
            </w:tcBorders>
            <w:hideMark/>
          </w:tcPr>
          <w:p w14:paraId="20FA35D0" w14:textId="77777777" w:rsidR="009757C4" w:rsidRPr="009E30BD" w:rsidRDefault="009757C4" w:rsidP="0081516A">
            <w:pPr>
              <w:spacing w:after="160" w:line="360" w:lineRule="auto"/>
            </w:pPr>
            <w:r>
              <w:rPr>
                <w:lang w:val="en-US"/>
              </w:rPr>
              <w:t>Input</w:t>
            </w:r>
          </w:p>
        </w:tc>
        <w:tc>
          <w:tcPr>
            <w:tcW w:w="4246" w:type="dxa"/>
            <w:tcBorders>
              <w:top w:val="single" w:sz="4" w:space="0" w:color="auto"/>
              <w:left w:val="single" w:sz="4" w:space="0" w:color="auto"/>
              <w:bottom w:val="single" w:sz="4" w:space="0" w:color="auto"/>
              <w:right w:val="single" w:sz="4" w:space="0" w:color="auto"/>
            </w:tcBorders>
            <w:hideMark/>
          </w:tcPr>
          <w:p w14:paraId="39EF2BF4" w14:textId="77777777" w:rsidR="009757C4" w:rsidRPr="009E30BD" w:rsidRDefault="009757C4" w:rsidP="0081516A">
            <w:pPr>
              <w:spacing w:after="160" w:line="360" w:lineRule="auto"/>
            </w:pPr>
            <w:r w:rsidRPr="009E30BD">
              <w:t>Hiển thị</w:t>
            </w:r>
            <w:r>
              <w:rPr>
                <w:lang w:val="en-US"/>
              </w:rPr>
              <w:t xml:space="preserve"> / Nhập</w:t>
            </w:r>
            <w:r w:rsidRPr="009E30BD">
              <w:rPr>
                <w:lang w:val="en-US"/>
              </w:rPr>
              <w:t xml:space="preserve"> </w:t>
            </w:r>
            <w:r>
              <w:rPr>
                <w:lang w:val="en-US"/>
              </w:rPr>
              <w:t>mô tả về danh mục</w:t>
            </w:r>
          </w:p>
        </w:tc>
      </w:tr>
      <w:tr w:rsidR="009757C4" w:rsidRPr="009E30BD" w14:paraId="1B910BAD"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746DDB57" w14:textId="77777777" w:rsidR="009757C4" w:rsidRPr="009E30BD" w:rsidRDefault="009757C4" w:rsidP="0081516A">
            <w:pPr>
              <w:spacing w:after="160" w:line="360" w:lineRule="auto"/>
            </w:pPr>
            <w:r w:rsidRPr="009E30BD">
              <w:t>3</w:t>
            </w:r>
          </w:p>
        </w:tc>
        <w:tc>
          <w:tcPr>
            <w:tcW w:w="2268" w:type="dxa"/>
            <w:tcBorders>
              <w:top w:val="single" w:sz="4" w:space="0" w:color="auto"/>
              <w:left w:val="single" w:sz="4" w:space="0" w:color="auto"/>
              <w:bottom w:val="single" w:sz="4" w:space="0" w:color="auto"/>
              <w:right w:val="single" w:sz="4" w:space="0" w:color="auto"/>
            </w:tcBorders>
            <w:hideMark/>
          </w:tcPr>
          <w:p w14:paraId="35847C09" w14:textId="77777777" w:rsidR="009757C4" w:rsidRPr="009E30BD" w:rsidRDefault="009757C4" w:rsidP="0081516A">
            <w:pPr>
              <w:spacing w:after="160" w:line="360" w:lineRule="auto"/>
              <w:rPr>
                <w:lang w:val="en-US"/>
              </w:rPr>
            </w:pPr>
            <w:r>
              <w:rPr>
                <w:lang w:val="en-US"/>
              </w:rPr>
              <w:t>btnSave</w:t>
            </w:r>
          </w:p>
        </w:tc>
        <w:tc>
          <w:tcPr>
            <w:tcW w:w="1417" w:type="dxa"/>
            <w:tcBorders>
              <w:top w:val="single" w:sz="4" w:space="0" w:color="auto"/>
              <w:left w:val="single" w:sz="4" w:space="0" w:color="auto"/>
              <w:bottom w:val="single" w:sz="4" w:space="0" w:color="auto"/>
              <w:right w:val="single" w:sz="4" w:space="0" w:color="auto"/>
            </w:tcBorders>
            <w:hideMark/>
          </w:tcPr>
          <w:p w14:paraId="3697409C" w14:textId="77777777" w:rsidR="009757C4" w:rsidRPr="009E30BD" w:rsidRDefault="009757C4" w:rsidP="0081516A">
            <w:pPr>
              <w:spacing w:after="160" w:line="360" w:lineRule="auto"/>
            </w:pPr>
            <w:r w:rsidRPr="009E30BD">
              <w:rPr>
                <w:lang w:val="en-US"/>
              </w:rPr>
              <w:t>Label</w:t>
            </w:r>
          </w:p>
        </w:tc>
        <w:tc>
          <w:tcPr>
            <w:tcW w:w="4246" w:type="dxa"/>
            <w:tcBorders>
              <w:top w:val="single" w:sz="4" w:space="0" w:color="auto"/>
              <w:left w:val="single" w:sz="4" w:space="0" w:color="auto"/>
              <w:bottom w:val="single" w:sz="4" w:space="0" w:color="auto"/>
              <w:right w:val="single" w:sz="4" w:space="0" w:color="auto"/>
            </w:tcBorders>
            <w:hideMark/>
          </w:tcPr>
          <w:p w14:paraId="63966441" w14:textId="77777777" w:rsidR="009757C4" w:rsidRPr="009E30BD" w:rsidRDefault="009757C4" w:rsidP="0081516A">
            <w:pPr>
              <w:spacing w:after="160" w:line="360" w:lineRule="auto"/>
              <w:rPr>
                <w:lang w:val="en-US"/>
              </w:rPr>
            </w:pPr>
            <w:r>
              <w:rPr>
                <w:lang w:val="en-US"/>
              </w:rPr>
              <w:t>Lưu lại thông tin danh mục</w:t>
            </w:r>
          </w:p>
        </w:tc>
      </w:tr>
      <w:tr w:rsidR="009757C4" w:rsidRPr="009E30BD" w14:paraId="680B812A"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26799B34" w14:textId="77777777" w:rsidR="009757C4" w:rsidRPr="009E30BD" w:rsidRDefault="009757C4" w:rsidP="0081516A">
            <w:pPr>
              <w:spacing w:after="160" w:line="360" w:lineRule="auto"/>
              <w:rPr>
                <w:lang w:val="en-US"/>
              </w:rPr>
            </w:pPr>
            <w:r w:rsidRPr="009E30BD">
              <w:rPr>
                <w:lang w:val="en-US"/>
              </w:rPr>
              <w:t>4</w:t>
            </w:r>
          </w:p>
        </w:tc>
        <w:tc>
          <w:tcPr>
            <w:tcW w:w="2268" w:type="dxa"/>
            <w:tcBorders>
              <w:top w:val="single" w:sz="4" w:space="0" w:color="auto"/>
              <w:left w:val="single" w:sz="4" w:space="0" w:color="auto"/>
              <w:bottom w:val="single" w:sz="4" w:space="0" w:color="auto"/>
              <w:right w:val="single" w:sz="4" w:space="0" w:color="auto"/>
            </w:tcBorders>
            <w:hideMark/>
          </w:tcPr>
          <w:p w14:paraId="2243EBF0" w14:textId="77777777" w:rsidR="009757C4" w:rsidRPr="009E30BD" w:rsidRDefault="009757C4" w:rsidP="0081516A">
            <w:pPr>
              <w:spacing w:after="160" w:line="360" w:lineRule="auto"/>
              <w:rPr>
                <w:lang w:val="en-US"/>
              </w:rPr>
            </w:pPr>
            <w:r>
              <w:rPr>
                <w:lang w:val="en-US"/>
              </w:rPr>
              <w:t>btnCancel</w:t>
            </w:r>
          </w:p>
        </w:tc>
        <w:tc>
          <w:tcPr>
            <w:tcW w:w="1417" w:type="dxa"/>
            <w:tcBorders>
              <w:top w:val="single" w:sz="4" w:space="0" w:color="auto"/>
              <w:left w:val="single" w:sz="4" w:space="0" w:color="auto"/>
              <w:bottom w:val="single" w:sz="4" w:space="0" w:color="auto"/>
              <w:right w:val="single" w:sz="4" w:space="0" w:color="auto"/>
            </w:tcBorders>
            <w:hideMark/>
          </w:tcPr>
          <w:p w14:paraId="22BF2C0F" w14:textId="77777777" w:rsidR="009757C4" w:rsidRPr="009E30BD" w:rsidRDefault="009757C4" w:rsidP="0081516A">
            <w:pPr>
              <w:spacing w:after="160" w:line="360" w:lineRule="auto"/>
              <w:rPr>
                <w:lang w:val="en-US"/>
              </w:rPr>
            </w:pPr>
            <w:r w:rsidRPr="009E30BD">
              <w:rPr>
                <w:lang w:val="en-US"/>
              </w:rPr>
              <w:t>Label</w:t>
            </w:r>
          </w:p>
        </w:tc>
        <w:tc>
          <w:tcPr>
            <w:tcW w:w="4246" w:type="dxa"/>
            <w:tcBorders>
              <w:top w:val="single" w:sz="4" w:space="0" w:color="auto"/>
              <w:left w:val="single" w:sz="4" w:space="0" w:color="auto"/>
              <w:bottom w:val="single" w:sz="4" w:space="0" w:color="auto"/>
              <w:right w:val="single" w:sz="4" w:space="0" w:color="auto"/>
            </w:tcBorders>
            <w:hideMark/>
          </w:tcPr>
          <w:p w14:paraId="1B09F512" w14:textId="77777777" w:rsidR="009757C4" w:rsidRPr="009E30BD" w:rsidRDefault="009757C4" w:rsidP="007F63CC">
            <w:pPr>
              <w:keepNext/>
              <w:spacing w:after="160" w:line="360" w:lineRule="auto"/>
              <w:rPr>
                <w:lang w:val="en-US"/>
              </w:rPr>
            </w:pPr>
            <w:r>
              <w:rPr>
                <w:lang w:val="en-US"/>
              </w:rPr>
              <w:t>Hủy hành động tạo mới / chỉnh sửa</w:t>
            </w:r>
          </w:p>
        </w:tc>
      </w:tr>
    </w:tbl>
    <w:p w14:paraId="60D5057F" w14:textId="626AA0F1" w:rsidR="00B2401C" w:rsidRPr="00771ED8" w:rsidRDefault="007F63CC" w:rsidP="007F63CC">
      <w:pPr>
        <w:pStyle w:val="Caption"/>
        <w:rPr>
          <w:lang w:val="en-US"/>
        </w:rPr>
      </w:pPr>
      <w:bookmarkStart w:id="122" w:name="_Toc186641556"/>
      <w:r>
        <w:t xml:space="preserve">Bảng </w:t>
      </w:r>
      <w:fldSimple w:instr=" STYLEREF 1 \s ">
        <w:r>
          <w:rPr>
            <w:noProof/>
          </w:rPr>
          <w:t>4</w:t>
        </w:r>
      </w:fldSimple>
      <w:r>
        <w:t>.</w:t>
      </w:r>
      <w:fldSimple w:instr=" SEQ Bảng \* ARABIC \s 1 ">
        <w:r>
          <w:rPr>
            <w:noProof/>
          </w:rPr>
          <w:t>17</w:t>
        </w:r>
      </w:fldSimple>
      <w:r>
        <w:rPr>
          <w:lang w:val="en-US"/>
        </w:rPr>
        <w:t xml:space="preserve"> </w:t>
      </w:r>
      <w:r w:rsidRPr="00BF3A2C">
        <w:rPr>
          <w:lang w:val="en-US"/>
        </w:rPr>
        <w:t>Mô tả chi tiết giao diện</w:t>
      </w:r>
      <w:r>
        <w:rPr>
          <w:lang w:val="en-US"/>
        </w:rPr>
        <w:t xml:space="preserve"> Create / Edit Category</w:t>
      </w:r>
      <w:bookmarkEnd w:id="122"/>
    </w:p>
    <w:p w14:paraId="082F2AF5" w14:textId="78369CA8" w:rsidR="00091488" w:rsidRPr="00531E50" w:rsidRDefault="00091488" w:rsidP="00091488">
      <w:pPr>
        <w:pStyle w:val="Heading4"/>
        <w:rPr>
          <w:lang w:val="en-US"/>
        </w:rPr>
      </w:pPr>
      <w:r>
        <w:rPr>
          <w:lang w:val="en-US"/>
        </w:rPr>
        <w:lastRenderedPageBreak/>
        <w:t>Giao diện Create / Edit Product</w:t>
      </w:r>
    </w:p>
    <w:p w14:paraId="2090EF1D" w14:textId="77777777" w:rsidR="007F63CC" w:rsidRDefault="00DD790E" w:rsidP="007F63CC">
      <w:pPr>
        <w:keepNext/>
        <w:jc w:val="center"/>
      </w:pPr>
      <w:r w:rsidRPr="00DD790E">
        <w:rPr>
          <w:rFonts w:cstheme="majorHAnsi"/>
          <w:noProof/>
        </w:rPr>
        <w:drawing>
          <wp:inline distT="0" distB="0" distL="0" distR="0" wp14:anchorId="27069F93" wp14:editId="5747AE7D">
            <wp:extent cx="4732430" cy="4077053"/>
            <wp:effectExtent l="0" t="0" r="0" b="0"/>
            <wp:docPr id="4412342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234288" name="Picture 1" descr="A screenshot of a computer&#10;&#10;Description automatically generated"/>
                    <pic:cNvPicPr/>
                  </pic:nvPicPr>
                  <pic:blipFill>
                    <a:blip r:embed="rId34"/>
                    <a:stretch>
                      <a:fillRect/>
                    </a:stretch>
                  </pic:blipFill>
                  <pic:spPr>
                    <a:xfrm>
                      <a:off x="0" y="0"/>
                      <a:ext cx="4732430" cy="4077053"/>
                    </a:xfrm>
                    <a:prstGeom prst="rect">
                      <a:avLst/>
                    </a:prstGeom>
                  </pic:spPr>
                </pic:pic>
              </a:graphicData>
            </a:graphic>
          </wp:inline>
        </w:drawing>
      </w:r>
    </w:p>
    <w:p w14:paraId="512562D5" w14:textId="66322D31" w:rsidR="009757C4" w:rsidRDefault="007F63CC" w:rsidP="007F63CC">
      <w:pPr>
        <w:pStyle w:val="Caption"/>
        <w:rPr>
          <w:rFonts w:cstheme="majorHAnsi"/>
          <w:lang w:val="en-US"/>
        </w:rPr>
      </w:pPr>
      <w:bookmarkStart w:id="123" w:name="_Toc186641577"/>
      <w:r>
        <w:t xml:space="preserve">Hình </w:t>
      </w:r>
      <w:fldSimple w:instr=" STYLEREF 1 \s ">
        <w:r>
          <w:rPr>
            <w:noProof/>
          </w:rPr>
          <w:t>4</w:t>
        </w:r>
      </w:fldSimple>
      <w:r>
        <w:t>.</w:t>
      </w:r>
      <w:fldSimple w:instr=" SEQ Hình \* ARABIC \s 1 ">
        <w:r>
          <w:rPr>
            <w:noProof/>
          </w:rPr>
          <w:t>17</w:t>
        </w:r>
      </w:fldSimple>
      <w:r>
        <w:rPr>
          <w:lang w:val="en-US"/>
        </w:rPr>
        <w:t xml:space="preserve"> </w:t>
      </w:r>
      <w:r w:rsidRPr="00E80A11">
        <w:rPr>
          <w:lang w:val="en-US"/>
        </w:rPr>
        <w:t>Giao diện</w:t>
      </w:r>
      <w:r>
        <w:rPr>
          <w:lang w:val="en-US"/>
        </w:rPr>
        <w:t xml:space="preserve"> Create / Edit Product</w:t>
      </w:r>
      <w:bookmarkEnd w:id="123"/>
    </w:p>
    <w:tbl>
      <w:tblPr>
        <w:tblStyle w:val="TableGrid"/>
        <w:tblW w:w="0" w:type="auto"/>
        <w:tblLook w:val="04A0" w:firstRow="1" w:lastRow="0" w:firstColumn="1" w:lastColumn="0" w:noHBand="0" w:noVBand="1"/>
      </w:tblPr>
      <w:tblGrid>
        <w:gridCol w:w="846"/>
        <w:gridCol w:w="2268"/>
        <w:gridCol w:w="1430"/>
        <w:gridCol w:w="4246"/>
      </w:tblGrid>
      <w:tr w:rsidR="0050171D" w:rsidRPr="009E30BD" w14:paraId="3A6E0E90" w14:textId="77777777" w:rsidTr="0081516A">
        <w:tc>
          <w:tcPr>
            <w:tcW w:w="846" w:type="dxa"/>
            <w:tcBorders>
              <w:top w:val="single" w:sz="4" w:space="0" w:color="auto"/>
              <w:left w:val="single" w:sz="4" w:space="0" w:color="auto"/>
              <w:bottom w:val="single" w:sz="4" w:space="0" w:color="auto"/>
              <w:right w:val="single" w:sz="4" w:space="0" w:color="auto"/>
            </w:tcBorders>
            <w:shd w:val="clear" w:color="auto" w:fill="0070C0"/>
            <w:hideMark/>
          </w:tcPr>
          <w:p w14:paraId="300D37F7" w14:textId="77777777" w:rsidR="0050171D" w:rsidRPr="009E30BD" w:rsidRDefault="0050171D" w:rsidP="00C76DC6">
            <w:pPr>
              <w:spacing w:after="160" w:line="360" w:lineRule="auto"/>
              <w:rPr>
                <w:b/>
                <w:bCs/>
                <w:color w:val="FFFFFF" w:themeColor="background1"/>
              </w:rPr>
            </w:pPr>
            <w:r w:rsidRPr="009E30BD">
              <w:rPr>
                <w:b/>
                <w:bCs/>
                <w:color w:val="FFFFFF" w:themeColor="background1"/>
              </w:rPr>
              <w:t>STT</w:t>
            </w:r>
          </w:p>
        </w:tc>
        <w:tc>
          <w:tcPr>
            <w:tcW w:w="2268" w:type="dxa"/>
            <w:tcBorders>
              <w:top w:val="single" w:sz="4" w:space="0" w:color="auto"/>
              <w:left w:val="single" w:sz="4" w:space="0" w:color="auto"/>
              <w:bottom w:val="single" w:sz="4" w:space="0" w:color="auto"/>
              <w:right w:val="single" w:sz="4" w:space="0" w:color="auto"/>
            </w:tcBorders>
            <w:shd w:val="clear" w:color="auto" w:fill="0070C0"/>
            <w:hideMark/>
          </w:tcPr>
          <w:p w14:paraId="0628DB92" w14:textId="77777777" w:rsidR="0050171D" w:rsidRPr="009E30BD" w:rsidRDefault="0050171D" w:rsidP="00C76DC6">
            <w:pPr>
              <w:spacing w:after="160" w:line="360" w:lineRule="auto"/>
              <w:rPr>
                <w:b/>
                <w:bCs/>
                <w:color w:val="FFFFFF" w:themeColor="background1"/>
              </w:rPr>
            </w:pPr>
            <w:r w:rsidRPr="009E30BD">
              <w:rPr>
                <w:b/>
                <w:bCs/>
                <w:color w:val="FFFFFF" w:themeColor="background1"/>
              </w:rPr>
              <w:t xml:space="preserve">Tên thành phần </w:t>
            </w:r>
          </w:p>
        </w:tc>
        <w:tc>
          <w:tcPr>
            <w:tcW w:w="1430" w:type="dxa"/>
            <w:tcBorders>
              <w:top w:val="single" w:sz="4" w:space="0" w:color="auto"/>
              <w:left w:val="single" w:sz="4" w:space="0" w:color="auto"/>
              <w:bottom w:val="single" w:sz="4" w:space="0" w:color="auto"/>
              <w:right w:val="single" w:sz="4" w:space="0" w:color="auto"/>
            </w:tcBorders>
            <w:shd w:val="clear" w:color="auto" w:fill="0070C0"/>
            <w:hideMark/>
          </w:tcPr>
          <w:p w14:paraId="687C2589" w14:textId="77777777" w:rsidR="0050171D" w:rsidRPr="009E30BD" w:rsidRDefault="0050171D" w:rsidP="00C76DC6">
            <w:pPr>
              <w:spacing w:after="160" w:line="360" w:lineRule="auto"/>
              <w:rPr>
                <w:b/>
                <w:bCs/>
                <w:color w:val="FFFFFF" w:themeColor="background1"/>
              </w:rPr>
            </w:pPr>
            <w:r w:rsidRPr="009E30BD">
              <w:rPr>
                <w:b/>
                <w:bCs/>
                <w:color w:val="FFFFFF" w:themeColor="background1"/>
              </w:rPr>
              <w:t xml:space="preserve">Loại </w:t>
            </w:r>
          </w:p>
        </w:tc>
        <w:tc>
          <w:tcPr>
            <w:tcW w:w="4246" w:type="dxa"/>
            <w:tcBorders>
              <w:top w:val="single" w:sz="4" w:space="0" w:color="auto"/>
              <w:left w:val="single" w:sz="4" w:space="0" w:color="auto"/>
              <w:bottom w:val="single" w:sz="4" w:space="0" w:color="auto"/>
              <w:right w:val="single" w:sz="4" w:space="0" w:color="auto"/>
            </w:tcBorders>
            <w:shd w:val="clear" w:color="auto" w:fill="0070C0"/>
            <w:hideMark/>
          </w:tcPr>
          <w:p w14:paraId="7DB8ED21" w14:textId="77777777" w:rsidR="0050171D" w:rsidRPr="009E30BD" w:rsidRDefault="0050171D" w:rsidP="00C76DC6">
            <w:pPr>
              <w:spacing w:after="160" w:line="360" w:lineRule="auto"/>
              <w:rPr>
                <w:b/>
                <w:bCs/>
                <w:color w:val="FFFFFF" w:themeColor="background1"/>
              </w:rPr>
            </w:pPr>
            <w:r w:rsidRPr="009E30BD">
              <w:rPr>
                <w:b/>
                <w:bCs/>
                <w:color w:val="FFFFFF" w:themeColor="background1"/>
              </w:rPr>
              <w:t>Mô tả thành phần</w:t>
            </w:r>
          </w:p>
        </w:tc>
      </w:tr>
      <w:tr w:rsidR="0050171D" w:rsidRPr="009E30BD" w14:paraId="0BBC1029"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2B3182A8" w14:textId="77777777" w:rsidR="0050171D" w:rsidRPr="009E30BD" w:rsidRDefault="0050171D" w:rsidP="00C76DC6">
            <w:pPr>
              <w:spacing w:after="160" w:line="360" w:lineRule="auto"/>
            </w:pPr>
            <w:r w:rsidRPr="009E30BD">
              <w:t>1</w:t>
            </w:r>
          </w:p>
        </w:tc>
        <w:tc>
          <w:tcPr>
            <w:tcW w:w="2268" w:type="dxa"/>
            <w:tcBorders>
              <w:top w:val="single" w:sz="4" w:space="0" w:color="auto"/>
              <w:left w:val="single" w:sz="4" w:space="0" w:color="auto"/>
              <w:bottom w:val="single" w:sz="4" w:space="0" w:color="auto"/>
              <w:right w:val="single" w:sz="4" w:space="0" w:color="auto"/>
            </w:tcBorders>
            <w:hideMark/>
          </w:tcPr>
          <w:p w14:paraId="256E206E" w14:textId="77777777" w:rsidR="0050171D" w:rsidRPr="009E30BD" w:rsidRDefault="0050171D" w:rsidP="00C76DC6">
            <w:pPr>
              <w:spacing w:after="160" w:line="360" w:lineRule="auto"/>
              <w:rPr>
                <w:lang w:val="en-US"/>
              </w:rPr>
            </w:pPr>
            <w:r>
              <w:rPr>
                <w:lang w:val="en-US"/>
              </w:rPr>
              <w:t>txtName</w:t>
            </w:r>
          </w:p>
        </w:tc>
        <w:tc>
          <w:tcPr>
            <w:tcW w:w="1430" w:type="dxa"/>
            <w:tcBorders>
              <w:top w:val="single" w:sz="4" w:space="0" w:color="auto"/>
              <w:left w:val="single" w:sz="4" w:space="0" w:color="auto"/>
              <w:bottom w:val="single" w:sz="4" w:space="0" w:color="auto"/>
              <w:right w:val="single" w:sz="4" w:space="0" w:color="auto"/>
            </w:tcBorders>
            <w:hideMark/>
          </w:tcPr>
          <w:p w14:paraId="0CDED4AF" w14:textId="77777777" w:rsidR="0050171D" w:rsidRPr="009E30BD" w:rsidRDefault="0050171D" w:rsidP="00C76DC6">
            <w:pPr>
              <w:spacing w:after="160" w:line="360" w:lineRule="auto"/>
            </w:pPr>
            <w:r>
              <w:rPr>
                <w:lang w:val="en-US"/>
              </w:rPr>
              <w:t>Input</w:t>
            </w:r>
            <w:r w:rsidRPr="009E30BD">
              <w:t xml:space="preserve"> </w:t>
            </w:r>
          </w:p>
        </w:tc>
        <w:tc>
          <w:tcPr>
            <w:tcW w:w="4246" w:type="dxa"/>
            <w:tcBorders>
              <w:top w:val="single" w:sz="4" w:space="0" w:color="auto"/>
              <w:left w:val="single" w:sz="4" w:space="0" w:color="auto"/>
              <w:bottom w:val="single" w:sz="4" w:space="0" w:color="auto"/>
              <w:right w:val="single" w:sz="4" w:space="0" w:color="auto"/>
            </w:tcBorders>
            <w:hideMark/>
          </w:tcPr>
          <w:p w14:paraId="5B92044E" w14:textId="77777777" w:rsidR="0050171D" w:rsidRPr="009E30BD" w:rsidRDefault="0050171D" w:rsidP="00C76DC6">
            <w:pPr>
              <w:spacing w:after="160" w:line="360" w:lineRule="auto"/>
              <w:rPr>
                <w:lang w:val="en-US"/>
              </w:rPr>
            </w:pPr>
            <w:r>
              <w:rPr>
                <w:lang w:val="en-US"/>
              </w:rPr>
              <w:t>Hiển thị / Nhập tên sản phẩm</w:t>
            </w:r>
          </w:p>
        </w:tc>
      </w:tr>
      <w:tr w:rsidR="0050171D" w:rsidRPr="009E30BD" w14:paraId="0C672F30" w14:textId="77777777" w:rsidTr="0081516A">
        <w:tc>
          <w:tcPr>
            <w:tcW w:w="846" w:type="dxa"/>
            <w:tcBorders>
              <w:top w:val="single" w:sz="4" w:space="0" w:color="auto"/>
              <w:left w:val="single" w:sz="4" w:space="0" w:color="auto"/>
              <w:bottom w:val="single" w:sz="4" w:space="0" w:color="auto"/>
              <w:right w:val="single" w:sz="4" w:space="0" w:color="auto"/>
            </w:tcBorders>
          </w:tcPr>
          <w:p w14:paraId="25C44408" w14:textId="6D89F091" w:rsidR="0050171D" w:rsidRPr="0050171D" w:rsidRDefault="0050171D" w:rsidP="00C76DC6">
            <w:pPr>
              <w:spacing w:line="360" w:lineRule="auto"/>
              <w:rPr>
                <w:lang w:val="en-US"/>
              </w:rPr>
            </w:pPr>
            <w:r>
              <w:rPr>
                <w:lang w:val="en-US"/>
              </w:rPr>
              <w:t>2</w:t>
            </w:r>
          </w:p>
        </w:tc>
        <w:tc>
          <w:tcPr>
            <w:tcW w:w="2268" w:type="dxa"/>
            <w:tcBorders>
              <w:top w:val="single" w:sz="4" w:space="0" w:color="auto"/>
              <w:left w:val="single" w:sz="4" w:space="0" w:color="auto"/>
              <w:bottom w:val="single" w:sz="4" w:space="0" w:color="auto"/>
              <w:right w:val="single" w:sz="4" w:space="0" w:color="auto"/>
            </w:tcBorders>
          </w:tcPr>
          <w:p w14:paraId="7572B1E8" w14:textId="17037DFD" w:rsidR="0050171D" w:rsidRDefault="0050171D" w:rsidP="00C76DC6">
            <w:pPr>
              <w:spacing w:line="360" w:lineRule="auto"/>
              <w:rPr>
                <w:lang w:val="en-US"/>
              </w:rPr>
            </w:pPr>
            <w:r>
              <w:rPr>
                <w:lang w:val="en-US"/>
              </w:rPr>
              <w:t>txtDescription</w:t>
            </w:r>
          </w:p>
        </w:tc>
        <w:tc>
          <w:tcPr>
            <w:tcW w:w="1430" w:type="dxa"/>
            <w:tcBorders>
              <w:top w:val="single" w:sz="4" w:space="0" w:color="auto"/>
              <w:left w:val="single" w:sz="4" w:space="0" w:color="auto"/>
              <w:bottom w:val="single" w:sz="4" w:space="0" w:color="auto"/>
              <w:right w:val="single" w:sz="4" w:space="0" w:color="auto"/>
            </w:tcBorders>
          </w:tcPr>
          <w:p w14:paraId="4C200AAA" w14:textId="5221918D" w:rsidR="0050171D" w:rsidRDefault="0050171D" w:rsidP="00C76DC6">
            <w:pPr>
              <w:spacing w:line="360" w:lineRule="auto"/>
              <w:rPr>
                <w:lang w:val="en-US"/>
              </w:rPr>
            </w:pPr>
            <w:r>
              <w:rPr>
                <w:lang w:val="en-US"/>
              </w:rPr>
              <w:t>Input</w:t>
            </w:r>
          </w:p>
        </w:tc>
        <w:tc>
          <w:tcPr>
            <w:tcW w:w="4246" w:type="dxa"/>
            <w:tcBorders>
              <w:top w:val="single" w:sz="4" w:space="0" w:color="auto"/>
              <w:left w:val="single" w:sz="4" w:space="0" w:color="auto"/>
              <w:bottom w:val="single" w:sz="4" w:space="0" w:color="auto"/>
              <w:right w:val="single" w:sz="4" w:space="0" w:color="auto"/>
            </w:tcBorders>
          </w:tcPr>
          <w:p w14:paraId="0445FF7E" w14:textId="6BA4563E" w:rsidR="0050171D" w:rsidRDefault="0050171D" w:rsidP="00C76DC6">
            <w:pPr>
              <w:spacing w:line="360" w:lineRule="auto"/>
              <w:rPr>
                <w:lang w:val="en-US"/>
              </w:rPr>
            </w:pPr>
            <w:r>
              <w:rPr>
                <w:lang w:val="en-US"/>
              </w:rPr>
              <w:t>Hiển thị / Nhập mô tả sản phẩm</w:t>
            </w:r>
          </w:p>
        </w:tc>
      </w:tr>
      <w:tr w:rsidR="0050171D" w:rsidRPr="009E30BD" w14:paraId="58840A36"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48C4B6FB" w14:textId="14853007" w:rsidR="0050171D" w:rsidRPr="009E30BD" w:rsidRDefault="00C76DC6" w:rsidP="00C76DC6">
            <w:pPr>
              <w:spacing w:after="160" w:line="360" w:lineRule="auto"/>
              <w:rPr>
                <w:lang w:val="en-US"/>
              </w:rPr>
            </w:pPr>
            <w:r>
              <w:rPr>
                <w:lang w:val="en-US"/>
              </w:rPr>
              <w:t>3</w:t>
            </w:r>
          </w:p>
        </w:tc>
        <w:tc>
          <w:tcPr>
            <w:tcW w:w="2268" w:type="dxa"/>
            <w:tcBorders>
              <w:top w:val="single" w:sz="4" w:space="0" w:color="auto"/>
              <w:left w:val="single" w:sz="4" w:space="0" w:color="auto"/>
              <w:bottom w:val="single" w:sz="4" w:space="0" w:color="auto"/>
              <w:right w:val="single" w:sz="4" w:space="0" w:color="auto"/>
            </w:tcBorders>
            <w:hideMark/>
          </w:tcPr>
          <w:p w14:paraId="3DAC9CF7" w14:textId="77777777" w:rsidR="0050171D" w:rsidRPr="009E30BD" w:rsidRDefault="0050171D" w:rsidP="00C76DC6">
            <w:pPr>
              <w:spacing w:after="160" w:line="360" w:lineRule="auto"/>
              <w:rPr>
                <w:lang w:val="en-US"/>
              </w:rPr>
            </w:pPr>
            <w:r>
              <w:rPr>
                <w:lang w:val="en-US"/>
              </w:rPr>
              <w:t>cbbCategories</w:t>
            </w:r>
          </w:p>
        </w:tc>
        <w:tc>
          <w:tcPr>
            <w:tcW w:w="1430" w:type="dxa"/>
            <w:tcBorders>
              <w:top w:val="single" w:sz="4" w:space="0" w:color="auto"/>
              <w:left w:val="single" w:sz="4" w:space="0" w:color="auto"/>
              <w:bottom w:val="single" w:sz="4" w:space="0" w:color="auto"/>
              <w:right w:val="single" w:sz="4" w:space="0" w:color="auto"/>
            </w:tcBorders>
            <w:hideMark/>
          </w:tcPr>
          <w:p w14:paraId="220E8B25" w14:textId="77777777" w:rsidR="0050171D" w:rsidRPr="009E30BD" w:rsidRDefault="0050171D" w:rsidP="00C76DC6">
            <w:pPr>
              <w:spacing w:after="160" w:line="360" w:lineRule="auto"/>
              <w:rPr>
                <w:lang w:val="en-US"/>
              </w:rPr>
            </w:pPr>
            <w:r>
              <w:rPr>
                <w:lang w:val="en-US"/>
              </w:rPr>
              <w:t>Combobox</w:t>
            </w:r>
          </w:p>
        </w:tc>
        <w:tc>
          <w:tcPr>
            <w:tcW w:w="4246" w:type="dxa"/>
            <w:tcBorders>
              <w:top w:val="single" w:sz="4" w:space="0" w:color="auto"/>
              <w:left w:val="single" w:sz="4" w:space="0" w:color="auto"/>
              <w:bottom w:val="single" w:sz="4" w:space="0" w:color="auto"/>
              <w:right w:val="single" w:sz="4" w:space="0" w:color="auto"/>
            </w:tcBorders>
            <w:hideMark/>
          </w:tcPr>
          <w:p w14:paraId="22FCD4FF" w14:textId="77777777" w:rsidR="0050171D" w:rsidRPr="009E30BD" w:rsidRDefault="0050171D" w:rsidP="00C76DC6">
            <w:pPr>
              <w:spacing w:after="160" w:line="360" w:lineRule="auto"/>
              <w:rPr>
                <w:lang w:val="en-US"/>
              </w:rPr>
            </w:pPr>
            <w:r>
              <w:rPr>
                <w:lang w:val="en-US"/>
              </w:rPr>
              <w:t>Hiển thị / Chọn danh mục ứng với sản phẩm</w:t>
            </w:r>
          </w:p>
        </w:tc>
      </w:tr>
      <w:tr w:rsidR="0050171D" w:rsidRPr="009E30BD" w14:paraId="74E193A3"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5C888FB5" w14:textId="1C157DDB" w:rsidR="0050171D" w:rsidRPr="009E30BD" w:rsidRDefault="00C76DC6" w:rsidP="00C76DC6">
            <w:pPr>
              <w:spacing w:after="160" w:line="360" w:lineRule="auto"/>
              <w:rPr>
                <w:lang w:val="en-US"/>
              </w:rPr>
            </w:pPr>
            <w:r>
              <w:rPr>
                <w:lang w:val="en-US"/>
              </w:rPr>
              <w:t>4</w:t>
            </w:r>
          </w:p>
        </w:tc>
        <w:tc>
          <w:tcPr>
            <w:tcW w:w="2268" w:type="dxa"/>
            <w:tcBorders>
              <w:top w:val="single" w:sz="4" w:space="0" w:color="auto"/>
              <w:left w:val="single" w:sz="4" w:space="0" w:color="auto"/>
              <w:bottom w:val="single" w:sz="4" w:space="0" w:color="auto"/>
              <w:right w:val="single" w:sz="4" w:space="0" w:color="auto"/>
            </w:tcBorders>
            <w:hideMark/>
          </w:tcPr>
          <w:p w14:paraId="7DFE07A3" w14:textId="77777777" w:rsidR="0050171D" w:rsidRPr="009E30BD" w:rsidRDefault="0050171D" w:rsidP="00C76DC6">
            <w:pPr>
              <w:spacing w:after="160" w:line="360" w:lineRule="auto"/>
              <w:rPr>
                <w:lang w:val="en-US"/>
              </w:rPr>
            </w:pPr>
            <w:r w:rsidRPr="009E30BD">
              <w:rPr>
                <w:lang w:val="en-US"/>
              </w:rPr>
              <w:t>lb</w:t>
            </w:r>
            <w:r>
              <w:rPr>
                <w:lang w:val="en-US"/>
              </w:rPr>
              <w:t>Quantity</w:t>
            </w:r>
          </w:p>
        </w:tc>
        <w:tc>
          <w:tcPr>
            <w:tcW w:w="1430" w:type="dxa"/>
            <w:tcBorders>
              <w:top w:val="single" w:sz="4" w:space="0" w:color="auto"/>
              <w:left w:val="single" w:sz="4" w:space="0" w:color="auto"/>
              <w:bottom w:val="single" w:sz="4" w:space="0" w:color="auto"/>
              <w:right w:val="single" w:sz="4" w:space="0" w:color="auto"/>
            </w:tcBorders>
            <w:hideMark/>
          </w:tcPr>
          <w:p w14:paraId="15780635" w14:textId="77777777" w:rsidR="0050171D" w:rsidRPr="009E30BD" w:rsidRDefault="0050171D" w:rsidP="00C76DC6">
            <w:pPr>
              <w:spacing w:after="160" w:line="360" w:lineRule="auto"/>
              <w:rPr>
                <w:lang w:val="en-US"/>
              </w:rPr>
            </w:pPr>
            <w:r>
              <w:rPr>
                <w:lang w:val="en-US"/>
              </w:rPr>
              <w:t>Input</w:t>
            </w:r>
          </w:p>
        </w:tc>
        <w:tc>
          <w:tcPr>
            <w:tcW w:w="4246" w:type="dxa"/>
            <w:tcBorders>
              <w:top w:val="single" w:sz="4" w:space="0" w:color="auto"/>
              <w:left w:val="single" w:sz="4" w:space="0" w:color="auto"/>
              <w:bottom w:val="single" w:sz="4" w:space="0" w:color="auto"/>
              <w:right w:val="single" w:sz="4" w:space="0" w:color="auto"/>
            </w:tcBorders>
            <w:hideMark/>
          </w:tcPr>
          <w:p w14:paraId="3892DAD3" w14:textId="77777777" w:rsidR="0050171D" w:rsidRPr="009E30BD" w:rsidRDefault="0050171D" w:rsidP="00C76DC6">
            <w:pPr>
              <w:spacing w:after="160" w:line="360" w:lineRule="auto"/>
              <w:rPr>
                <w:lang w:val="en-US"/>
              </w:rPr>
            </w:pPr>
            <w:r w:rsidRPr="009E30BD">
              <w:t>Hiển thị</w:t>
            </w:r>
            <w:r w:rsidRPr="009E30BD">
              <w:rPr>
                <w:lang w:val="en-US"/>
              </w:rPr>
              <w:t xml:space="preserve"> </w:t>
            </w:r>
            <w:r>
              <w:rPr>
                <w:lang w:val="en-US"/>
              </w:rPr>
              <w:t>/Nhập số lượng trong kho của sản phẩm</w:t>
            </w:r>
          </w:p>
        </w:tc>
      </w:tr>
      <w:tr w:rsidR="0050171D" w:rsidRPr="00447307" w14:paraId="6C95ED77" w14:textId="77777777" w:rsidTr="0081516A">
        <w:tc>
          <w:tcPr>
            <w:tcW w:w="846" w:type="dxa"/>
            <w:tcBorders>
              <w:top w:val="single" w:sz="4" w:space="0" w:color="auto"/>
              <w:left w:val="single" w:sz="4" w:space="0" w:color="auto"/>
              <w:bottom w:val="single" w:sz="4" w:space="0" w:color="auto"/>
              <w:right w:val="single" w:sz="4" w:space="0" w:color="auto"/>
            </w:tcBorders>
          </w:tcPr>
          <w:p w14:paraId="0CE9BCE5" w14:textId="6E09CC90" w:rsidR="0050171D" w:rsidRPr="009E30BD" w:rsidRDefault="00C76DC6" w:rsidP="00C76DC6">
            <w:pPr>
              <w:spacing w:line="360" w:lineRule="auto"/>
              <w:rPr>
                <w:lang w:val="en-US"/>
              </w:rPr>
            </w:pPr>
            <w:r>
              <w:rPr>
                <w:lang w:val="en-US"/>
              </w:rPr>
              <w:t>5</w:t>
            </w:r>
          </w:p>
        </w:tc>
        <w:tc>
          <w:tcPr>
            <w:tcW w:w="2268" w:type="dxa"/>
            <w:tcBorders>
              <w:top w:val="single" w:sz="4" w:space="0" w:color="auto"/>
              <w:left w:val="single" w:sz="4" w:space="0" w:color="auto"/>
              <w:bottom w:val="single" w:sz="4" w:space="0" w:color="auto"/>
              <w:right w:val="single" w:sz="4" w:space="0" w:color="auto"/>
            </w:tcBorders>
          </w:tcPr>
          <w:p w14:paraId="7E004739" w14:textId="77777777" w:rsidR="0050171D" w:rsidRPr="009E30BD" w:rsidRDefault="0050171D" w:rsidP="00C76DC6">
            <w:pPr>
              <w:spacing w:line="360" w:lineRule="auto"/>
              <w:rPr>
                <w:lang w:val="en-US"/>
              </w:rPr>
            </w:pPr>
            <w:r>
              <w:rPr>
                <w:lang w:val="en-US"/>
              </w:rPr>
              <w:t>lbPrice</w:t>
            </w:r>
          </w:p>
        </w:tc>
        <w:tc>
          <w:tcPr>
            <w:tcW w:w="1430" w:type="dxa"/>
            <w:tcBorders>
              <w:top w:val="single" w:sz="4" w:space="0" w:color="auto"/>
              <w:left w:val="single" w:sz="4" w:space="0" w:color="auto"/>
              <w:bottom w:val="single" w:sz="4" w:space="0" w:color="auto"/>
              <w:right w:val="single" w:sz="4" w:space="0" w:color="auto"/>
            </w:tcBorders>
          </w:tcPr>
          <w:p w14:paraId="6BB95216" w14:textId="77777777" w:rsidR="0050171D" w:rsidRPr="009E30BD" w:rsidRDefault="0050171D" w:rsidP="00C76DC6">
            <w:pPr>
              <w:spacing w:line="360" w:lineRule="auto"/>
              <w:rPr>
                <w:lang w:val="en-US"/>
              </w:rPr>
            </w:pPr>
            <w:r>
              <w:rPr>
                <w:lang w:val="en-US"/>
              </w:rPr>
              <w:t>Input</w:t>
            </w:r>
          </w:p>
        </w:tc>
        <w:tc>
          <w:tcPr>
            <w:tcW w:w="4246" w:type="dxa"/>
            <w:tcBorders>
              <w:top w:val="single" w:sz="4" w:space="0" w:color="auto"/>
              <w:left w:val="single" w:sz="4" w:space="0" w:color="auto"/>
              <w:bottom w:val="single" w:sz="4" w:space="0" w:color="auto"/>
              <w:right w:val="single" w:sz="4" w:space="0" w:color="auto"/>
            </w:tcBorders>
          </w:tcPr>
          <w:p w14:paraId="3F8F03EA" w14:textId="77777777" w:rsidR="0050171D" w:rsidRPr="00447307" w:rsidRDefault="0050171D" w:rsidP="00C76DC6">
            <w:pPr>
              <w:spacing w:line="360" w:lineRule="auto"/>
              <w:rPr>
                <w:lang w:val="en-US"/>
              </w:rPr>
            </w:pPr>
            <w:r>
              <w:rPr>
                <w:lang w:val="en-US"/>
              </w:rPr>
              <w:t>Hiển thị / Nhập giá sản phẩm</w:t>
            </w:r>
          </w:p>
        </w:tc>
      </w:tr>
      <w:tr w:rsidR="00C76DC6" w:rsidRPr="00447307" w14:paraId="1E99E074" w14:textId="77777777" w:rsidTr="0081516A">
        <w:tc>
          <w:tcPr>
            <w:tcW w:w="846" w:type="dxa"/>
            <w:tcBorders>
              <w:top w:val="single" w:sz="4" w:space="0" w:color="auto"/>
              <w:left w:val="single" w:sz="4" w:space="0" w:color="auto"/>
              <w:bottom w:val="single" w:sz="4" w:space="0" w:color="auto"/>
              <w:right w:val="single" w:sz="4" w:space="0" w:color="auto"/>
            </w:tcBorders>
          </w:tcPr>
          <w:p w14:paraId="1C9C8DAA" w14:textId="08F99CBD" w:rsidR="00C76DC6" w:rsidRDefault="00C76DC6" w:rsidP="00C76DC6">
            <w:pPr>
              <w:spacing w:line="360" w:lineRule="auto"/>
              <w:rPr>
                <w:lang w:val="en-US"/>
              </w:rPr>
            </w:pPr>
            <w:r>
              <w:rPr>
                <w:lang w:val="en-US"/>
              </w:rPr>
              <w:t>6</w:t>
            </w:r>
          </w:p>
        </w:tc>
        <w:tc>
          <w:tcPr>
            <w:tcW w:w="2268" w:type="dxa"/>
            <w:tcBorders>
              <w:top w:val="single" w:sz="4" w:space="0" w:color="auto"/>
              <w:left w:val="single" w:sz="4" w:space="0" w:color="auto"/>
              <w:bottom w:val="single" w:sz="4" w:space="0" w:color="auto"/>
              <w:right w:val="single" w:sz="4" w:space="0" w:color="auto"/>
            </w:tcBorders>
          </w:tcPr>
          <w:p w14:paraId="3CF36855" w14:textId="47C0E99E" w:rsidR="00C76DC6" w:rsidRDefault="00C76DC6" w:rsidP="00C76DC6">
            <w:pPr>
              <w:spacing w:line="360" w:lineRule="auto"/>
              <w:rPr>
                <w:lang w:val="en-US"/>
              </w:rPr>
            </w:pPr>
            <w:r>
              <w:rPr>
                <w:lang w:val="en-US"/>
              </w:rPr>
              <w:t>txtSize</w:t>
            </w:r>
          </w:p>
        </w:tc>
        <w:tc>
          <w:tcPr>
            <w:tcW w:w="1430" w:type="dxa"/>
            <w:tcBorders>
              <w:top w:val="single" w:sz="4" w:space="0" w:color="auto"/>
              <w:left w:val="single" w:sz="4" w:space="0" w:color="auto"/>
              <w:bottom w:val="single" w:sz="4" w:space="0" w:color="auto"/>
              <w:right w:val="single" w:sz="4" w:space="0" w:color="auto"/>
            </w:tcBorders>
          </w:tcPr>
          <w:p w14:paraId="60F659D9" w14:textId="60E4D652" w:rsidR="00C76DC6" w:rsidRDefault="00C76DC6" w:rsidP="00C76DC6">
            <w:pPr>
              <w:spacing w:line="360" w:lineRule="auto"/>
              <w:rPr>
                <w:lang w:val="en-US"/>
              </w:rPr>
            </w:pPr>
            <w:r>
              <w:rPr>
                <w:lang w:val="en-US"/>
              </w:rPr>
              <w:t>Input</w:t>
            </w:r>
          </w:p>
        </w:tc>
        <w:tc>
          <w:tcPr>
            <w:tcW w:w="4246" w:type="dxa"/>
            <w:tcBorders>
              <w:top w:val="single" w:sz="4" w:space="0" w:color="auto"/>
              <w:left w:val="single" w:sz="4" w:space="0" w:color="auto"/>
              <w:bottom w:val="single" w:sz="4" w:space="0" w:color="auto"/>
              <w:right w:val="single" w:sz="4" w:space="0" w:color="auto"/>
            </w:tcBorders>
          </w:tcPr>
          <w:p w14:paraId="65E1B2EB" w14:textId="0FF96E58" w:rsidR="00C76DC6" w:rsidRDefault="00C76DC6" w:rsidP="00C76DC6">
            <w:pPr>
              <w:spacing w:line="360" w:lineRule="auto"/>
              <w:rPr>
                <w:lang w:val="en-US"/>
              </w:rPr>
            </w:pPr>
            <w:r>
              <w:rPr>
                <w:lang w:val="en-US"/>
              </w:rPr>
              <w:t>Hiển thị / Nhập kích cỡ sản phẩm</w:t>
            </w:r>
          </w:p>
        </w:tc>
      </w:tr>
      <w:tr w:rsidR="00C76DC6" w:rsidRPr="00447307" w14:paraId="5B80BC7B" w14:textId="77777777" w:rsidTr="0081516A">
        <w:tc>
          <w:tcPr>
            <w:tcW w:w="846" w:type="dxa"/>
            <w:tcBorders>
              <w:top w:val="single" w:sz="4" w:space="0" w:color="auto"/>
              <w:left w:val="single" w:sz="4" w:space="0" w:color="auto"/>
              <w:bottom w:val="single" w:sz="4" w:space="0" w:color="auto"/>
              <w:right w:val="single" w:sz="4" w:space="0" w:color="auto"/>
            </w:tcBorders>
          </w:tcPr>
          <w:p w14:paraId="00F84A12" w14:textId="6AFEABD7" w:rsidR="00C76DC6" w:rsidRDefault="00C76DC6" w:rsidP="00C76DC6">
            <w:pPr>
              <w:spacing w:line="360" w:lineRule="auto"/>
              <w:rPr>
                <w:lang w:val="en-US"/>
              </w:rPr>
            </w:pPr>
            <w:r>
              <w:rPr>
                <w:lang w:val="en-US"/>
              </w:rPr>
              <w:t>7</w:t>
            </w:r>
          </w:p>
        </w:tc>
        <w:tc>
          <w:tcPr>
            <w:tcW w:w="2268" w:type="dxa"/>
            <w:tcBorders>
              <w:top w:val="single" w:sz="4" w:space="0" w:color="auto"/>
              <w:left w:val="single" w:sz="4" w:space="0" w:color="auto"/>
              <w:bottom w:val="single" w:sz="4" w:space="0" w:color="auto"/>
              <w:right w:val="single" w:sz="4" w:space="0" w:color="auto"/>
            </w:tcBorders>
          </w:tcPr>
          <w:p w14:paraId="503E3AE7" w14:textId="51C54ED9" w:rsidR="00C76DC6" w:rsidRDefault="00C76DC6" w:rsidP="00C76DC6">
            <w:pPr>
              <w:spacing w:line="360" w:lineRule="auto"/>
              <w:rPr>
                <w:lang w:val="en-US"/>
              </w:rPr>
            </w:pPr>
            <w:r>
              <w:rPr>
                <w:lang w:val="en-US"/>
              </w:rPr>
              <w:t>txtColor</w:t>
            </w:r>
          </w:p>
        </w:tc>
        <w:tc>
          <w:tcPr>
            <w:tcW w:w="1430" w:type="dxa"/>
            <w:tcBorders>
              <w:top w:val="single" w:sz="4" w:space="0" w:color="auto"/>
              <w:left w:val="single" w:sz="4" w:space="0" w:color="auto"/>
              <w:bottom w:val="single" w:sz="4" w:space="0" w:color="auto"/>
              <w:right w:val="single" w:sz="4" w:space="0" w:color="auto"/>
            </w:tcBorders>
          </w:tcPr>
          <w:p w14:paraId="7E6689C1" w14:textId="1B3C7F2B" w:rsidR="00C76DC6" w:rsidRDefault="00C76DC6" w:rsidP="00C76DC6">
            <w:pPr>
              <w:spacing w:line="360" w:lineRule="auto"/>
              <w:rPr>
                <w:lang w:val="en-US"/>
              </w:rPr>
            </w:pPr>
            <w:r>
              <w:rPr>
                <w:lang w:val="en-US"/>
              </w:rPr>
              <w:t>Input</w:t>
            </w:r>
          </w:p>
        </w:tc>
        <w:tc>
          <w:tcPr>
            <w:tcW w:w="4246" w:type="dxa"/>
            <w:tcBorders>
              <w:top w:val="single" w:sz="4" w:space="0" w:color="auto"/>
              <w:left w:val="single" w:sz="4" w:space="0" w:color="auto"/>
              <w:bottom w:val="single" w:sz="4" w:space="0" w:color="auto"/>
              <w:right w:val="single" w:sz="4" w:space="0" w:color="auto"/>
            </w:tcBorders>
          </w:tcPr>
          <w:p w14:paraId="3EBFB49D" w14:textId="22311421" w:rsidR="00C76DC6" w:rsidRDefault="00C76DC6" w:rsidP="00C76DC6">
            <w:pPr>
              <w:spacing w:line="360" w:lineRule="auto"/>
              <w:rPr>
                <w:lang w:val="en-US"/>
              </w:rPr>
            </w:pPr>
            <w:r>
              <w:rPr>
                <w:lang w:val="en-US"/>
              </w:rPr>
              <w:t>Hiển thị / Nhập màu sắc sản phẩm</w:t>
            </w:r>
          </w:p>
        </w:tc>
      </w:tr>
      <w:tr w:rsidR="0050171D" w:rsidRPr="00447307" w14:paraId="020690C2" w14:textId="77777777" w:rsidTr="0081516A">
        <w:tc>
          <w:tcPr>
            <w:tcW w:w="846" w:type="dxa"/>
            <w:tcBorders>
              <w:top w:val="single" w:sz="4" w:space="0" w:color="auto"/>
              <w:left w:val="single" w:sz="4" w:space="0" w:color="auto"/>
              <w:bottom w:val="single" w:sz="4" w:space="0" w:color="auto"/>
              <w:right w:val="single" w:sz="4" w:space="0" w:color="auto"/>
            </w:tcBorders>
          </w:tcPr>
          <w:p w14:paraId="4EC3D6AE" w14:textId="495482B0" w:rsidR="0050171D" w:rsidRPr="009E30BD" w:rsidRDefault="00C76DC6" w:rsidP="00C76DC6">
            <w:pPr>
              <w:spacing w:line="360" w:lineRule="auto"/>
              <w:rPr>
                <w:lang w:val="en-US"/>
              </w:rPr>
            </w:pPr>
            <w:r>
              <w:rPr>
                <w:lang w:val="en-US"/>
              </w:rPr>
              <w:t>8</w:t>
            </w:r>
          </w:p>
        </w:tc>
        <w:tc>
          <w:tcPr>
            <w:tcW w:w="2268" w:type="dxa"/>
            <w:tcBorders>
              <w:top w:val="single" w:sz="4" w:space="0" w:color="auto"/>
              <w:left w:val="single" w:sz="4" w:space="0" w:color="auto"/>
              <w:bottom w:val="single" w:sz="4" w:space="0" w:color="auto"/>
              <w:right w:val="single" w:sz="4" w:space="0" w:color="auto"/>
            </w:tcBorders>
          </w:tcPr>
          <w:p w14:paraId="4A0FB324" w14:textId="77777777" w:rsidR="0050171D" w:rsidRPr="009E30BD" w:rsidRDefault="0050171D" w:rsidP="00C76DC6">
            <w:pPr>
              <w:spacing w:line="360" w:lineRule="auto"/>
              <w:rPr>
                <w:lang w:val="en-US"/>
              </w:rPr>
            </w:pPr>
            <w:r>
              <w:rPr>
                <w:lang w:val="en-US"/>
              </w:rPr>
              <w:t>ImgProduct</w:t>
            </w:r>
          </w:p>
        </w:tc>
        <w:tc>
          <w:tcPr>
            <w:tcW w:w="1430" w:type="dxa"/>
            <w:tcBorders>
              <w:top w:val="single" w:sz="4" w:space="0" w:color="auto"/>
              <w:left w:val="single" w:sz="4" w:space="0" w:color="auto"/>
              <w:bottom w:val="single" w:sz="4" w:space="0" w:color="auto"/>
              <w:right w:val="single" w:sz="4" w:space="0" w:color="auto"/>
            </w:tcBorders>
          </w:tcPr>
          <w:p w14:paraId="5758556D" w14:textId="77777777" w:rsidR="0050171D" w:rsidRPr="009E30BD" w:rsidRDefault="0050171D" w:rsidP="00C76DC6">
            <w:pPr>
              <w:spacing w:line="360" w:lineRule="auto"/>
              <w:rPr>
                <w:lang w:val="en-US"/>
              </w:rPr>
            </w:pPr>
            <w:r>
              <w:rPr>
                <w:lang w:val="en-US"/>
              </w:rPr>
              <w:t>Input</w:t>
            </w:r>
          </w:p>
        </w:tc>
        <w:tc>
          <w:tcPr>
            <w:tcW w:w="4246" w:type="dxa"/>
            <w:tcBorders>
              <w:top w:val="single" w:sz="4" w:space="0" w:color="auto"/>
              <w:left w:val="single" w:sz="4" w:space="0" w:color="auto"/>
              <w:bottom w:val="single" w:sz="4" w:space="0" w:color="auto"/>
              <w:right w:val="single" w:sz="4" w:space="0" w:color="auto"/>
            </w:tcBorders>
          </w:tcPr>
          <w:p w14:paraId="72D21F45" w14:textId="77777777" w:rsidR="0050171D" w:rsidRPr="00447307" w:rsidRDefault="0050171D" w:rsidP="00C76DC6">
            <w:pPr>
              <w:spacing w:line="360" w:lineRule="auto"/>
              <w:rPr>
                <w:lang w:val="en-US"/>
              </w:rPr>
            </w:pPr>
            <w:r>
              <w:rPr>
                <w:lang w:val="en-US"/>
              </w:rPr>
              <w:t>Hiển thị / Chọn hình ảnh của sản phẩm</w:t>
            </w:r>
          </w:p>
        </w:tc>
      </w:tr>
      <w:tr w:rsidR="0050171D" w:rsidRPr="009E30BD" w14:paraId="4A5F3E33"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50EC0B29" w14:textId="4195FB0F" w:rsidR="0050171D" w:rsidRPr="009E30BD" w:rsidRDefault="00C76DC6" w:rsidP="00C76DC6">
            <w:pPr>
              <w:spacing w:after="160" w:line="360" w:lineRule="auto"/>
              <w:rPr>
                <w:lang w:val="en-US"/>
              </w:rPr>
            </w:pPr>
            <w:r>
              <w:rPr>
                <w:lang w:val="en-US"/>
              </w:rPr>
              <w:lastRenderedPageBreak/>
              <w:t>9</w:t>
            </w:r>
          </w:p>
        </w:tc>
        <w:tc>
          <w:tcPr>
            <w:tcW w:w="2268" w:type="dxa"/>
            <w:tcBorders>
              <w:top w:val="single" w:sz="4" w:space="0" w:color="auto"/>
              <w:left w:val="single" w:sz="4" w:space="0" w:color="auto"/>
              <w:bottom w:val="single" w:sz="4" w:space="0" w:color="auto"/>
              <w:right w:val="single" w:sz="4" w:space="0" w:color="auto"/>
            </w:tcBorders>
            <w:hideMark/>
          </w:tcPr>
          <w:p w14:paraId="0A7515F1" w14:textId="77777777" w:rsidR="0050171D" w:rsidRPr="009E30BD" w:rsidRDefault="0050171D" w:rsidP="00C76DC6">
            <w:pPr>
              <w:spacing w:after="160" w:line="360" w:lineRule="auto"/>
              <w:rPr>
                <w:lang w:val="en-US"/>
              </w:rPr>
            </w:pPr>
            <w:r>
              <w:rPr>
                <w:lang w:val="en-US"/>
              </w:rPr>
              <w:t>btnSave</w:t>
            </w:r>
          </w:p>
        </w:tc>
        <w:tc>
          <w:tcPr>
            <w:tcW w:w="1430" w:type="dxa"/>
            <w:tcBorders>
              <w:top w:val="single" w:sz="4" w:space="0" w:color="auto"/>
              <w:left w:val="single" w:sz="4" w:space="0" w:color="auto"/>
              <w:bottom w:val="single" w:sz="4" w:space="0" w:color="auto"/>
              <w:right w:val="single" w:sz="4" w:space="0" w:color="auto"/>
            </w:tcBorders>
            <w:hideMark/>
          </w:tcPr>
          <w:p w14:paraId="48D77433" w14:textId="77777777" w:rsidR="0050171D" w:rsidRPr="009E30BD" w:rsidRDefault="0050171D" w:rsidP="00C76DC6">
            <w:pPr>
              <w:spacing w:after="160" w:line="360" w:lineRule="auto"/>
              <w:rPr>
                <w:lang w:val="en-US"/>
              </w:rPr>
            </w:pPr>
            <w:r>
              <w:rPr>
                <w:lang w:val="en-US"/>
              </w:rPr>
              <w:t>Button</w:t>
            </w:r>
          </w:p>
        </w:tc>
        <w:tc>
          <w:tcPr>
            <w:tcW w:w="4246" w:type="dxa"/>
            <w:tcBorders>
              <w:top w:val="single" w:sz="4" w:space="0" w:color="auto"/>
              <w:left w:val="single" w:sz="4" w:space="0" w:color="auto"/>
              <w:bottom w:val="single" w:sz="4" w:space="0" w:color="auto"/>
              <w:right w:val="single" w:sz="4" w:space="0" w:color="auto"/>
            </w:tcBorders>
            <w:hideMark/>
          </w:tcPr>
          <w:p w14:paraId="0C91A478" w14:textId="77777777" w:rsidR="0050171D" w:rsidRPr="009E30BD" w:rsidRDefault="0050171D" w:rsidP="00C76DC6">
            <w:pPr>
              <w:spacing w:after="160" w:line="360" w:lineRule="auto"/>
              <w:rPr>
                <w:lang w:val="en-US"/>
              </w:rPr>
            </w:pPr>
            <w:r>
              <w:rPr>
                <w:lang w:val="en-US"/>
              </w:rPr>
              <w:t>Lưu thông tin sản phẩm</w:t>
            </w:r>
          </w:p>
        </w:tc>
      </w:tr>
      <w:tr w:rsidR="0050171D" w:rsidRPr="009E30BD" w14:paraId="731627B1" w14:textId="77777777" w:rsidTr="0081516A">
        <w:tc>
          <w:tcPr>
            <w:tcW w:w="846" w:type="dxa"/>
            <w:tcBorders>
              <w:top w:val="single" w:sz="4" w:space="0" w:color="auto"/>
              <w:left w:val="single" w:sz="4" w:space="0" w:color="auto"/>
              <w:bottom w:val="single" w:sz="4" w:space="0" w:color="auto"/>
              <w:right w:val="single" w:sz="4" w:space="0" w:color="auto"/>
            </w:tcBorders>
            <w:hideMark/>
          </w:tcPr>
          <w:p w14:paraId="42E2039E" w14:textId="55F55F8C" w:rsidR="0050171D" w:rsidRPr="009E30BD" w:rsidRDefault="00C76DC6" w:rsidP="00C76DC6">
            <w:pPr>
              <w:spacing w:after="160" w:line="360" w:lineRule="auto"/>
              <w:rPr>
                <w:lang w:val="en-US"/>
              </w:rPr>
            </w:pPr>
            <w:r>
              <w:rPr>
                <w:lang w:val="en-US"/>
              </w:rPr>
              <w:t>10</w:t>
            </w:r>
          </w:p>
        </w:tc>
        <w:tc>
          <w:tcPr>
            <w:tcW w:w="2268" w:type="dxa"/>
            <w:tcBorders>
              <w:top w:val="single" w:sz="4" w:space="0" w:color="auto"/>
              <w:left w:val="single" w:sz="4" w:space="0" w:color="auto"/>
              <w:bottom w:val="single" w:sz="4" w:space="0" w:color="auto"/>
              <w:right w:val="single" w:sz="4" w:space="0" w:color="auto"/>
            </w:tcBorders>
            <w:hideMark/>
          </w:tcPr>
          <w:p w14:paraId="73B19D1C" w14:textId="77777777" w:rsidR="0050171D" w:rsidRPr="009E30BD" w:rsidRDefault="0050171D" w:rsidP="00C76DC6">
            <w:pPr>
              <w:spacing w:after="160" w:line="360" w:lineRule="auto"/>
              <w:rPr>
                <w:lang w:val="en-US"/>
              </w:rPr>
            </w:pPr>
            <w:r w:rsidRPr="009E30BD">
              <w:rPr>
                <w:lang w:val="en-US"/>
              </w:rPr>
              <w:t>btn</w:t>
            </w:r>
            <w:r>
              <w:rPr>
                <w:lang w:val="en-US"/>
              </w:rPr>
              <w:t>Cancel</w:t>
            </w:r>
            <w:r w:rsidRPr="009E30BD">
              <w:t xml:space="preserve"> </w:t>
            </w:r>
          </w:p>
        </w:tc>
        <w:tc>
          <w:tcPr>
            <w:tcW w:w="1430" w:type="dxa"/>
            <w:tcBorders>
              <w:top w:val="single" w:sz="4" w:space="0" w:color="auto"/>
              <w:left w:val="single" w:sz="4" w:space="0" w:color="auto"/>
              <w:bottom w:val="single" w:sz="4" w:space="0" w:color="auto"/>
              <w:right w:val="single" w:sz="4" w:space="0" w:color="auto"/>
            </w:tcBorders>
            <w:hideMark/>
          </w:tcPr>
          <w:p w14:paraId="7FE53DC5" w14:textId="77777777" w:rsidR="0050171D" w:rsidRPr="009E30BD" w:rsidRDefault="0050171D" w:rsidP="00C76DC6">
            <w:pPr>
              <w:spacing w:after="160" w:line="360" w:lineRule="auto"/>
              <w:rPr>
                <w:lang w:val="en-US"/>
              </w:rPr>
            </w:pPr>
            <w:r w:rsidRPr="009E30BD">
              <w:rPr>
                <w:lang w:val="en-US"/>
              </w:rPr>
              <w:t>Button</w:t>
            </w:r>
          </w:p>
        </w:tc>
        <w:tc>
          <w:tcPr>
            <w:tcW w:w="4246" w:type="dxa"/>
            <w:tcBorders>
              <w:top w:val="single" w:sz="4" w:space="0" w:color="auto"/>
              <w:left w:val="single" w:sz="4" w:space="0" w:color="auto"/>
              <w:bottom w:val="single" w:sz="4" w:space="0" w:color="auto"/>
              <w:right w:val="single" w:sz="4" w:space="0" w:color="auto"/>
            </w:tcBorders>
            <w:hideMark/>
          </w:tcPr>
          <w:p w14:paraId="187F9F7C" w14:textId="77777777" w:rsidR="0050171D" w:rsidRPr="009E30BD" w:rsidRDefault="0050171D" w:rsidP="007F63CC">
            <w:pPr>
              <w:keepNext/>
              <w:spacing w:after="160" w:line="360" w:lineRule="auto"/>
              <w:rPr>
                <w:lang w:val="en-US"/>
              </w:rPr>
            </w:pPr>
            <w:r>
              <w:rPr>
                <w:lang w:val="en-US"/>
              </w:rPr>
              <w:t>Hủy hành động tạo mới / chỉnh sửa</w:t>
            </w:r>
          </w:p>
        </w:tc>
      </w:tr>
    </w:tbl>
    <w:p w14:paraId="6E487985" w14:textId="7034B3B2" w:rsidR="007F63CC" w:rsidRDefault="007F63CC">
      <w:pPr>
        <w:pStyle w:val="Caption"/>
      </w:pPr>
      <w:bookmarkStart w:id="124" w:name="_Toc186641557"/>
      <w:r>
        <w:t xml:space="preserve">Bảng </w:t>
      </w:r>
      <w:fldSimple w:instr=" STYLEREF 1 \s ">
        <w:r>
          <w:rPr>
            <w:noProof/>
          </w:rPr>
          <w:t>4</w:t>
        </w:r>
      </w:fldSimple>
      <w:r>
        <w:t>.</w:t>
      </w:r>
      <w:fldSimple w:instr=" SEQ Bảng \* ARABIC \s 1 ">
        <w:r>
          <w:rPr>
            <w:noProof/>
          </w:rPr>
          <w:t>18</w:t>
        </w:r>
      </w:fldSimple>
      <w:r>
        <w:rPr>
          <w:lang w:val="en-US"/>
        </w:rPr>
        <w:t xml:space="preserve"> </w:t>
      </w:r>
      <w:r w:rsidRPr="00C74E71">
        <w:rPr>
          <w:lang w:val="en-US"/>
        </w:rPr>
        <w:t>Mô tả chi tiết giao diện</w:t>
      </w:r>
      <w:r>
        <w:rPr>
          <w:lang w:val="en-US"/>
        </w:rPr>
        <w:t xml:space="preserve"> Create / Edit Product</w:t>
      </w:r>
      <w:bookmarkEnd w:id="124"/>
    </w:p>
    <w:p w14:paraId="1B6D47D4" w14:textId="78543294" w:rsidR="00102813" w:rsidRDefault="00102813" w:rsidP="009757C4">
      <w:pPr>
        <w:rPr>
          <w:rFonts w:eastAsiaTheme="majorEastAsia" w:cstheme="majorHAnsi"/>
          <w:b/>
          <w:sz w:val="28"/>
          <w:szCs w:val="32"/>
        </w:rPr>
      </w:pPr>
      <w:r>
        <w:rPr>
          <w:rFonts w:cstheme="majorHAnsi"/>
        </w:rPr>
        <w:br w:type="page"/>
      </w:r>
    </w:p>
    <w:p w14:paraId="56ABAE1A" w14:textId="0B857F32" w:rsidR="00AA0C3F" w:rsidRDefault="00B84716" w:rsidP="00667FB6">
      <w:pPr>
        <w:pStyle w:val="Heading1"/>
        <w:rPr>
          <w:rFonts w:cstheme="majorHAnsi"/>
          <w:lang w:val="en-US"/>
        </w:rPr>
      </w:pPr>
      <w:bookmarkStart w:id="125" w:name="_Toc186658267"/>
      <w:r w:rsidRPr="006835D7">
        <w:rPr>
          <w:rFonts w:cstheme="majorHAnsi"/>
        </w:rPr>
        <w:lastRenderedPageBreak/>
        <w:t>TỔNG KẾT</w:t>
      </w:r>
      <w:bookmarkEnd w:id="109"/>
      <w:bookmarkEnd w:id="110"/>
      <w:bookmarkEnd w:id="125"/>
    </w:p>
    <w:p w14:paraId="0FFA528F" w14:textId="1841B5BA" w:rsidR="008E3CD8" w:rsidRDefault="008E3CD8" w:rsidP="008E3CD8">
      <w:pPr>
        <w:pStyle w:val="Heading2"/>
        <w:rPr>
          <w:lang w:val="en-US"/>
        </w:rPr>
      </w:pPr>
      <w:bookmarkStart w:id="126" w:name="_Toc186658268"/>
      <w:r>
        <w:rPr>
          <w:lang w:val="en-US"/>
        </w:rPr>
        <w:t>Kết quả đạt được</w:t>
      </w:r>
      <w:bookmarkEnd w:id="126"/>
    </w:p>
    <w:p w14:paraId="17466880" w14:textId="728D8128" w:rsidR="008E3CD8" w:rsidRDefault="008E3CD8" w:rsidP="008E3CD8">
      <w:pPr>
        <w:pStyle w:val="Heading3"/>
      </w:pPr>
      <w:bookmarkStart w:id="127" w:name="_Toc186658269"/>
      <w:r>
        <w:rPr>
          <w:lang w:val="en-US"/>
        </w:rPr>
        <w:t>Về mặt nghiên cứu</w:t>
      </w:r>
      <w:bookmarkEnd w:id="127"/>
    </w:p>
    <w:p w14:paraId="4937FB99" w14:textId="6F7165AE" w:rsidR="00D80CB0" w:rsidRPr="00D80CB0" w:rsidRDefault="002B1369" w:rsidP="00D80CB0">
      <w:pPr>
        <w:pStyle w:val="ListParagraph"/>
        <w:numPr>
          <w:ilvl w:val="2"/>
          <w:numId w:val="21"/>
        </w:numPr>
      </w:pPr>
      <w:r>
        <w:t>Nhóm</w:t>
      </w:r>
      <w:r>
        <w:rPr>
          <w:lang w:val="vi-VN"/>
        </w:rPr>
        <w:t xml:space="preserve"> đã có cơ hội tìm hiểu được về kiến trúc Micro front-end</w:t>
      </w:r>
      <w:r w:rsidR="00C26284">
        <w:rPr>
          <w:lang w:val="vi-VN"/>
        </w:rPr>
        <w:t xml:space="preserve">. Hiểu được </w:t>
      </w:r>
      <w:r w:rsidR="0056571F">
        <w:rPr>
          <w:lang w:val="vi-VN"/>
        </w:rPr>
        <w:t>các cách để tao ra đươc 1 ứng dụng Micro front-end.</w:t>
      </w:r>
      <w:r w:rsidR="00B124DD">
        <w:rPr>
          <w:lang w:val="vi-VN"/>
        </w:rPr>
        <w:t xml:space="preserve"> </w:t>
      </w:r>
    </w:p>
    <w:p w14:paraId="57890A87" w14:textId="2328A156" w:rsidR="00B124DD" w:rsidRPr="00D80CB0" w:rsidRDefault="00B124DD" w:rsidP="00D80CB0">
      <w:pPr>
        <w:pStyle w:val="ListParagraph"/>
        <w:numPr>
          <w:ilvl w:val="2"/>
          <w:numId w:val="21"/>
        </w:numPr>
      </w:pPr>
      <w:r>
        <w:t>Tìm</w:t>
      </w:r>
      <w:r>
        <w:rPr>
          <w:lang w:val="vi-VN"/>
        </w:rPr>
        <w:t xml:space="preserve"> hiểu về Module Ferderation để chia sẻ module </w:t>
      </w:r>
      <w:r w:rsidR="008C7069">
        <w:rPr>
          <w:lang w:val="vi-VN"/>
        </w:rPr>
        <w:t>trong quá trình run-time.</w:t>
      </w:r>
    </w:p>
    <w:p w14:paraId="68E166A6" w14:textId="102AC70D" w:rsidR="008E3CD8" w:rsidRDefault="008E3CD8" w:rsidP="008E3CD8">
      <w:pPr>
        <w:pStyle w:val="Heading3"/>
      </w:pPr>
      <w:bookmarkStart w:id="128" w:name="_Toc186658270"/>
      <w:r>
        <w:rPr>
          <w:lang w:val="en-US"/>
        </w:rPr>
        <w:t>Về mặt sản phẩm</w:t>
      </w:r>
      <w:bookmarkEnd w:id="128"/>
    </w:p>
    <w:p w14:paraId="08E49528" w14:textId="2C9A4FE9" w:rsidR="00537495" w:rsidRPr="00537495" w:rsidRDefault="00B67C69" w:rsidP="00537495">
      <w:pPr>
        <w:pStyle w:val="ListParagraph"/>
        <w:numPr>
          <w:ilvl w:val="2"/>
          <w:numId w:val="21"/>
        </w:numPr>
      </w:pPr>
      <w:r>
        <w:t>Thiết</w:t>
      </w:r>
      <w:r>
        <w:rPr>
          <w:lang w:val="vi-VN"/>
        </w:rPr>
        <w:t xml:space="preserve"> kế và phát triển đươc ứng dụng </w:t>
      </w:r>
      <w:r w:rsidR="00BA1E5C">
        <w:rPr>
          <w:lang w:val="vi-VN"/>
        </w:rPr>
        <w:t xml:space="preserve">cửa hàng online có áp dụng micro front-end. Gồm các chức năng chính như: </w:t>
      </w:r>
    </w:p>
    <w:p w14:paraId="73B0D15D" w14:textId="4BB8FC68" w:rsidR="00BA1E5C" w:rsidRPr="00BA1E5C" w:rsidRDefault="00BA1E5C" w:rsidP="00BA1E5C">
      <w:pPr>
        <w:pStyle w:val="ListParagraph"/>
        <w:numPr>
          <w:ilvl w:val="3"/>
          <w:numId w:val="21"/>
        </w:numPr>
      </w:pPr>
      <w:r>
        <w:rPr>
          <w:lang w:val="vi-VN"/>
        </w:rPr>
        <w:t>Đăng nhập</w:t>
      </w:r>
    </w:p>
    <w:p w14:paraId="34F26ED1" w14:textId="76C6E6B5" w:rsidR="00BA1E5C" w:rsidRPr="00BA1E5C" w:rsidRDefault="00BA1E5C" w:rsidP="00BA1E5C">
      <w:pPr>
        <w:pStyle w:val="ListParagraph"/>
        <w:numPr>
          <w:ilvl w:val="3"/>
          <w:numId w:val="21"/>
        </w:numPr>
      </w:pPr>
      <w:r>
        <w:rPr>
          <w:lang w:val="vi-VN"/>
        </w:rPr>
        <w:t xml:space="preserve">Đăng ký </w:t>
      </w:r>
    </w:p>
    <w:p w14:paraId="2209A81F" w14:textId="1848F2F8" w:rsidR="00BA1E5C" w:rsidRPr="00537495" w:rsidRDefault="00F974FA" w:rsidP="00BA1E5C">
      <w:pPr>
        <w:pStyle w:val="ListParagraph"/>
        <w:numPr>
          <w:ilvl w:val="3"/>
          <w:numId w:val="21"/>
        </w:numPr>
      </w:pPr>
      <w:r>
        <w:rPr>
          <w:lang w:val="vi-VN"/>
        </w:rPr>
        <w:t>Xem sản phẩm</w:t>
      </w:r>
    </w:p>
    <w:p w14:paraId="5FA45F30" w14:textId="66D92364" w:rsidR="00F974FA" w:rsidRPr="00537495" w:rsidRDefault="007F31BD" w:rsidP="00BA1E5C">
      <w:pPr>
        <w:pStyle w:val="ListParagraph"/>
        <w:numPr>
          <w:ilvl w:val="3"/>
          <w:numId w:val="21"/>
        </w:numPr>
      </w:pPr>
      <w:r>
        <w:rPr>
          <w:lang w:val="vi-VN"/>
        </w:rPr>
        <w:t>Thêm vào giỏ hàng</w:t>
      </w:r>
    </w:p>
    <w:p w14:paraId="44C59F95" w14:textId="5DCFAB1F" w:rsidR="007F31BD" w:rsidRPr="007F31BD" w:rsidRDefault="007F31BD" w:rsidP="00BA1E5C">
      <w:pPr>
        <w:pStyle w:val="ListParagraph"/>
        <w:numPr>
          <w:ilvl w:val="3"/>
          <w:numId w:val="21"/>
        </w:numPr>
      </w:pPr>
      <w:r>
        <w:rPr>
          <w:lang w:val="vi-VN"/>
        </w:rPr>
        <w:t>Mua sản phẩm</w:t>
      </w:r>
    </w:p>
    <w:p w14:paraId="1AFBF5CE" w14:textId="1EF9F87F" w:rsidR="007F31BD" w:rsidRPr="00537495" w:rsidRDefault="007F31BD" w:rsidP="00BA1E5C">
      <w:pPr>
        <w:pStyle w:val="ListParagraph"/>
        <w:numPr>
          <w:ilvl w:val="3"/>
          <w:numId w:val="21"/>
        </w:numPr>
      </w:pPr>
      <w:r>
        <w:rPr>
          <w:lang w:val="vi-VN"/>
        </w:rPr>
        <w:t>Và các chức năng quản lý của Admin</w:t>
      </w:r>
    </w:p>
    <w:p w14:paraId="5DFBC722" w14:textId="6053F450" w:rsidR="008E3CD8" w:rsidRDefault="008E3CD8" w:rsidP="008E3CD8">
      <w:pPr>
        <w:pStyle w:val="Heading2"/>
      </w:pPr>
      <w:bookmarkStart w:id="129" w:name="_Toc186658271"/>
      <w:r>
        <w:rPr>
          <w:lang w:val="en-US"/>
        </w:rPr>
        <w:t>Ưu điểm</w:t>
      </w:r>
      <w:bookmarkEnd w:id="129"/>
    </w:p>
    <w:p w14:paraId="3E3229A3" w14:textId="77777777" w:rsidR="00B467FE" w:rsidRPr="00B467FE" w:rsidRDefault="007F31BD" w:rsidP="007F31BD">
      <w:pPr>
        <w:pStyle w:val="ListParagraph"/>
        <w:numPr>
          <w:ilvl w:val="2"/>
          <w:numId w:val="21"/>
        </w:numPr>
      </w:pPr>
      <w:r>
        <w:t>Giao</w:t>
      </w:r>
      <w:r>
        <w:rPr>
          <w:lang w:val="vi-VN"/>
        </w:rPr>
        <w:t xml:space="preserve"> diện ứng dụng </w:t>
      </w:r>
      <w:r w:rsidR="00FC26C3">
        <w:rPr>
          <w:lang w:val="vi-VN"/>
        </w:rPr>
        <w:t xml:space="preserve">hiện đại, </w:t>
      </w:r>
      <w:r w:rsidR="00B467FE">
        <w:rPr>
          <w:lang w:val="vi-VN"/>
        </w:rPr>
        <w:t>dễ sử dụng.</w:t>
      </w:r>
    </w:p>
    <w:p w14:paraId="12477A05" w14:textId="4B64CDCF" w:rsidR="007F31BD" w:rsidRDefault="006F480B" w:rsidP="007F31BD">
      <w:pPr>
        <w:pStyle w:val="ListParagraph"/>
        <w:numPr>
          <w:ilvl w:val="2"/>
          <w:numId w:val="21"/>
        </w:numPr>
      </w:pPr>
      <w:r>
        <w:rPr>
          <w:lang w:val="vi-VN"/>
        </w:rPr>
        <w:t xml:space="preserve"> </w:t>
      </w:r>
      <w:r w:rsidR="008A348C">
        <w:t>Hỗ trợ tính năng cho quản trị viên</w:t>
      </w:r>
    </w:p>
    <w:p w14:paraId="0BB91EC7" w14:textId="00891330" w:rsidR="008A348C" w:rsidRPr="007F31BD" w:rsidRDefault="00E0327A" w:rsidP="007F31BD">
      <w:pPr>
        <w:pStyle w:val="ListParagraph"/>
        <w:numPr>
          <w:ilvl w:val="2"/>
          <w:numId w:val="21"/>
        </w:numPr>
      </w:pPr>
      <w:r>
        <w:t>Tìm hiểu và áp dụng công nghệ mới vào hệ thống</w:t>
      </w:r>
    </w:p>
    <w:p w14:paraId="4C1620F1" w14:textId="2B2AA6CB" w:rsidR="008E3CD8" w:rsidRDefault="008E3CD8" w:rsidP="008E3CD8">
      <w:pPr>
        <w:pStyle w:val="Heading2"/>
        <w:rPr>
          <w:lang w:val="en-US"/>
        </w:rPr>
      </w:pPr>
      <w:bookmarkStart w:id="130" w:name="_Toc186658272"/>
      <w:r>
        <w:rPr>
          <w:lang w:val="en-US"/>
        </w:rPr>
        <w:t>Nhược điểm</w:t>
      </w:r>
      <w:bookmarkEnd w:id="130"/>
    </w:p>
    <w:p w14:paraId="6E719003" w14:textId="77777777" w:rsidR="00D97AE9" w:rsidRPr="009A6751" w:rsidRDefault="00D97AE9" w:rsidP="00D97AE9">
      <w:pPr>
        <w:pStyle w:val="ListParagraph"/>
        <w:numPr>
          <w:ilvl w:val="0"/>
          <w:numId w:val="1"/>
        </w:numPr>
        <w:spacing w:after="120" w:line="360" w:lineRule="auto"/>
        <w:contextualSpacing/>
        <w:jc w:val="left"/>
        <w:rPr>
          <w:lang w:val="vi-VN"/>
        </w:rPr>
      </w:pPr>
      <w:r w:rsidRPr="009A6751">
        <w:rPr>
          <w:lang w:val="vi-VN"/>
        </w:rPr>
        <w:t xml:space="preserve">Vì quỹ thời gian hạn chế và gặp một số khó khăn trong việc làm đề tài, ứng dụng còn một số hạn chế như sau: </w:t>
      </w:r>
    </w:p>
    <w:p w14:paraId="15AEC17F" w14:textId="77777777" w:rsidR="00D97AE9" w:rsidRPr="009A6751" w:rsidRDefault="00D97AE9" w:rsidP="00D97AE9">
      <w:pPr>
        <w:pStyle w:val="ListParagraph"/>
        <w:numPr>
          <w:ilvl w:val="1"/>
          <w:numId w:val="1"/>
        </w:numPr>
        <w:spacing w:after="120" w:line="360" w:lineRule="auto"/>
        <w:contextualSpacing/>
        <w:jc w:val="left"/>
        <w:rPr>
          <w:lang w:val="vi-VN"/>
        </w:rPr>
      </w:pPr>
      <w:r w:rsidRPr="009A6751">
        <w:rPr>
          <w:lang w:val="vi-VN"/>
        </w:rPr>
        <w:t xml:space="preserve">Chưa phát triển tính năng xác thực qua email, điện thoại. </w:t>
      </w:r>
    </w:p>
    <w:p w14:paraId="78D389E5" w14:textId="575853A3" w:rsidR="004B23F0" w:rsidRPr="00D63EA7" w:rsidRDefault="00D97AE9" w:rsidP="00D97AE9">
      <w:pPr>
        <w:pStyle w:val="ListParagraph"/>
        <w:numPr>
          <w:ilvl w:val="1"/>
          <w:numId w:val="1"/>
        </w:numPr>
        <w:spacing w:after="120" w:line="360" w:lineRule="auto"/>
        <w:contextualSpacing/>
        <w:jc w:val="left"/>
        <w:rPr>
          <w:lang w:val="vi-VN"/>
        </w:rPr>
      </w:pPr>
      <w:r w:rsidRPr="009A6751">
        <w:rPr>
          <w:lang w:val="vi-VN"/>
        </w:rPr>
        <w:t xml:space="preserve">Cần tối ưu hệ thống lọc sản phẩm </w:t>
      </w:r>
    </w:p>
    <w:p w14:paraId="19B908A6" w14:textId="3AE86450" w:rsidR="00D63EA7" w:rsidRPr="00D97AE9" w:rsidRDefault="009030E2" w:rsidP="00D97AE9">
      <w:pPr>
        <w:pStyle w:val="ListParagraph"/>
        <w:numPr>
          <w:ilvl w:val="1"/>
          <w:numId w:val="1"/>
        </w:numPr>
        <w:spacing w:after="120" w:line="360" w:lineRule="auto"/>
        <w:contextualSpacing/>
        <w:jc w:val="left"/>
        <w:rPr>
          <w:lang w:val="vi-VN"/>
        </w:rPr>
      </w:pPr>
      <w:r>
        <w:t>Chưa deploy để thấy rõ sức mạnh của Micro-Frontend</w:t>
      </w:r>
    </w:p>
    <w:p w14:paraId="1C04EE24" w14:textId="03EB79AB" w:rsidR="008E3CD8" w:rsidRDefault="008E3CD8" w:rsidP="008E3CD8">
      <w:pPr>
        <w:pStyle w:val="Heading2"/>
        <w:rPr>
          <w:lang w:val="en-US"/>
        </w:rPr>
      </w:pPr>
      <w:bookmarkStart w:id="131" w:name="_Toc186658273"/>
      <w:r>
        <w:rPr>
          <w:lang w:val="en-US"/>
        </w:rPr>
        <w:lastRenderedPageBreak/>
        <w:t>Thuận lợi và khó khăn</w:t>
      </w:r>
      <w:bookmarkEnd w:id="131"/>
    </w:p>
    <w:p w14:paraId="40C5C3E1" w14:textId="579DA402" w:rsidR="009A6751" w:rsidRDefault="008E3CD8" w:rsidP="00545B46">
      <w:pPr>
        <w:pStyle w:val="Heading3"/>
      </w:pPr>
      <w:bookmarkStart w:id="132" w:name="_Toc186658274"/>
      <w:r>
        <w:rPr>
          <w:lang w:val="en-US"/>
        </w:rPr>
        <w:t>Thuận lợi</w:t>
      </w:r>
      <w:bookmarkEnd w:id="132"/>
    </w:p>
    <w:p w14:paraId="5E3C3493" w14:textId="3BE5758A" w:rsidR="005B14DA" w:rsidRDefault="005B14DA" w:rsidP="008F03B5">
      <w:pPr>
        <w:pStyle w:val="ListParagraph"/>
        <w:numPr>
          <w:ilvl w:val="2"/>
          <w:numId w:val="21"/>
        </w:numPr>
      </w:pPr>
      <w:r w:rsidRPr="005B14DA">
        <w:t>Công nghệ hiện đại và mạnh mẽ: Việc sử dụng các công nghệ như Micro Frontend giúp sinh viên làm quen với những xu hướng phát triển mới. Các công cụ như Webpack</w:t>
      </w:r>
      <w:r w:rsidR="00B963CE">
        <w:t xml:space="preserve"> </w:t>
      </w:r>
      <w:r w:rsidRPr="005B14DA">
        <w:t xml:space="preserve">có cộng đồng lớn và tài liệu phong phú, hỗ trợ việc học hỏi hiệu quả. </w:t>
      </w:r>
    </w:p>
    <w:p w14:paraId="122F7AF2" w14:textId="77777777" w:rsidR="005B14DA" w:rsidRDefault="005B14DA" w:rsidP="008F03B5">
      <w:pPr>
        <w:pStyle w:val="ListParagraph"/>
        <w:numPr>
          <w:ilvl w:val="2"/>
          <w:numId w:val="21"/>
        </w:numPr>
      </w:pPr>
      <w:r w:rsidRPr="005B14DA">
        <w:t xml:space="preserve">Trong quá trình thực hiện đồ án, nhóm nhận được sự hướng dẫn tận tình từ giảng viên, giúp nhận diện và sửa chữa kịp thời các vấn đề trong dự án, từ đó đẩy nhanh tiến độ và tránh được những sai lầm lớn. </w:t>
      </w:r>
    </w:p>
    <w:p w14:paraId="6DDCA206" w14:textId="63AD80B5" w:rsidR="008F03B5" w:rsidRPr="008F03B5" w:rsidRDefault="005B14DA" w:rsidP="008F03B5">
      <w:pPr>
        <w:pStyle w:val="ListParagraph"/>
        <w:numPr>
          <w:ilvl w:val="2"/>
          <w:numId w:val="21"/>
        </w:numPr>
      </w:pPr>
      <w:r w:rsidRPr="005B14DA">
        <w:t>Cơ hội áp dụng lý thuyết vào thực tế: Việc chia nhỏ ứng dụng theo kiến trúc Micro Frontend giúp sinh viên tăng khả năng sáng tạo và giải quyết vấn đề thực tế, đồng thời làm quen với quy trình phát triển phần mềm chuyên nghiệp.</w:t>
      </w:r>
    </w:p>
    <w:p w14:paraId="6B24A683" w14:textId="7F90AEE7" w:rsidR="008E3CD8" w:rsidRDefault="008E3CD8" w:rsidP="008E3CD8">
      <w:pPr>
        <w:pStyle w:val="Heading3"/>
        <w:rPr>
          <w:lang w:val="en-US"/>
        </w:rPr>
      </w:pPr>
      <w:bookmarkStart w:id="133" w:name="_Toc186658275"/>
      <w:r>
        <w:rPr>
          <w:lang w:val="en-US"/>
        </w:rPr>
        <w:t>Khó khăn</w:t>
      </w:r>
      <w:bookmarkEnd w:id="133"/>
    </w:p>
    <w:p w14:paraId="44BA2CCF" w14:textId="77777777" w:rsidR="00102813" w:rsidRDefault="00102813" w:rsidP="008F03B5">
      <w:pPr>
        <w:pStyle w:val="ListParagraph"/>
        <w:numPr>
          <w:ilvl w:val="0"/>
          <w:numId w:val="22"/>
        </w:numPr>
        <w:ind w:left="993" w:hanging="426"/>
      </w:pPr>
      <w:r w:rsidRPr="00102813">
        <w:t xml:space="preserve">Khó khăn khi tìm hiểu Microfrontend và setup 1 ứng dụng với các routes hoàn chỉnh. </w:t>
      </w:r>
    </w:p>
    <w:p w14:paraId="390CF53D" w14:textId="77777777" w:rsidR="00F97CEE" w:rsidRPr="00102813" w:rsidRDefault="00F97CEE" w:rsidP="008F03B5">
      <w:pPr>
        <w:pStyle w:val="ListParagraph"/>
        <w:numPr>
          <w:ilvl w:val="0"/>
          <w:numId w:val="22"/>
        </w:numPr>
        <w:ind w:left="993" w:hanging="426"/>
      </w:pPr>
      <w:r>
        <w:t>Việc chia sẻ dữ liệu</w:t>
      </w:r>
      <w:r w:rsidR="006A7B28">
        <w:t xml:space="preserve">, tài nguyên giữa các micro-frontend </w:t>
      </w:r>
      <w:r w:rsidR="001F01F1">
        <w:t>là 1 trở ngại rất lớn trong quá trình tìm hiểu về đề tài.</w:t>
      </w:r>
    </w:p>
    <w:p w14:paraId="1025B85C" w14:textId="4B73EB0B" w:rsidR="00102813" w:rsidRPr="00102813" w:rsidRDefault="00102813" w:rsidP="008F03B5">
      <w:pPr>
        <w:pStyle w:val="ListParagraph"/>
        <w:numPr>
          <w:ilvl w:val="0"/>
          <w:numId w:val="22"/>
        </w:numPr>
        <w:ind w:left="993" w:hanging="426"/>
      </w:pPr>
      <w:r w:rsidRPr="00102813">
        <w:t>Cấu hình Webpack và Module Federation: Việc cấu hình đúng để đảm bảo các module có thể tương tác được với nhau mà không gây xung đột là 1 trong những khó khăn khiến nhóm tốn rất nhiều thời gian.</w:t>
      </w:r>
    </w:p>
    <w:p w14:paraId="494D189B" w14:textId="77777777" w:rsidR="007D7D94" w:rsidRDefault="008E3CD8" w:rsidP="007D7D94">
      <w:pPr>
        <w:pStyle w:val="Heading2"/>
        <w:rPr>
          <w:lang w:val="en-US"/>
        </w:rPr>
      </w:pPr>
      <w:bookmarkStart w:id="134" w:name="_Toc186658276"/>
      <w:r>
        <w:rPr>
          <w:lang w:val="en-US"/>
        </w:rPr>
        <w:t>Kết luận</w:t>
      </w:r>
      <w:bookmarkEnd w:id="134"/>
      <w:r>
        <w:rPr>
          <w:lang w:val="en-US"/>
        </w:rPr>
        <w:t xml:space="preserve"> </w:t>
      </w:r>
    </w:p>
    <w:p w14:paraId="5DC19D76" w14:textId="5C4C9581" w:rsidR="007D7D94" w:rsidRPr="007D7D94" w:rsidRDefault="007D7D94" w:rsidP="007D7D94">
      <w:pPr>
        <w:pStyle w:val="ListParagraph"/>
        <w:numPr>
          <w:ilvl w:val="0"/>
          <w:numId w:val="22"/>
        </w:numPr>
        <w:rPr>
          <w:rFonts w:eastAsiaTheme="majorEastAsia" w:cstheme="majorBidi"/>
        </w:rPr>
      </w:pPr>
      <w:r w:rsidRPr="007D7D94">
        <w:rPr>
          <w:rFonts w:eastAsia="Times New Roman"/>
        </w:rPr>
        <w:t xml:space="preserve">Qua quá trình nghiên cứu và thực hiện đồ án áp dụng </w:t>
      </w:r>
      <w:r w:rsidR="008D09F8">
        <w:rPr>
          <w:rFonts w:eastAsia="Times New Roman"/>
        </w:rPr>
        <w:t>m</w:t>
      </w:r>
      <w:r w:rsidRPr="007D7D94">
        <w:rPr>
          <w:rFonts w:eastAsia="Times New Roman"/>
        </w:rPr>
        <w:t xml:space="preserve">icro </w:t>
      </w:r>
      <w:r w:rsidR="008D09F8">
        <w:rPr>
          <w:rFonts w:eastAsia="Times New Roman"/>
        </w:rPr>
        <w:t>front-end</w:t>
      </w:r>
      <w:r w:rsidRPr="007D7D94">
        <w:rPr>
          <w:rFonts w:eastAsia="Times New Roman"/>
        </w:rPr>
        <w:t xml:space="preserve"> vào website thương mại điện tử, chúng </w:t>
      </w:r>
      <w:r>
        <w:rPr>
          <w:rFonts w:eastAsia="Times New Roman"/>
        </w:rPr>
        <w:t>em</w:t>
      </w:r>
      <w:r w:rsidR="00BF3B5F">
        <w:rPr>
          <w:rFonts w:eastAsia="Times New Roman"/>
        </w:rPr>
        <w:t xml:space="preserve"> đã</w:t>
      </w:r>
      <w:r w:rsidRPr="007D7D94">
        <w:rPr>
          <w:rFonts w:eastAsia="Times New Roman"/>
        </w:rPr>
        <w:t xml:space="preserve"> có thể thấy rõ những ưu điểm và nhược điểm của kiến trúc này. </w:t>
      </w:r>
      <w:r w:rsidR="008D09F8">
        <w:rPr>
          <w:rFonts w:eastAsia="Times New Roman"/>
        </w:rPr>
        <w:t>m</w:t>
      </w:r>
      <w:r w:rsidR="008D09F8" w:rsidRPr="007D7D94">
        <w:rPr>
          <w:rFonts w:eastAsia="Times New Roman"/>
        </w:rPr>
        <w:t xml:space="preserve">icro </w:t>
      </w:r>
      <w:r w:rsidR="008D09F8">
        <w:rPr>
          <w:rFonts w:eastAsia="Times New Roman"/>
        </w:rPr>
        <w:t>front-end</w:t>
      </w:r>
      <w:r w:rsidRPr="007D7D94">
        <w:rPr>
          <w:rFonts w:eastAsia="Times New Roman"/>
        </w:rPr>
        <w:t xml:space="preserve"> giúp chia nhỏ ứng dụng, dễ dàng phát triển, triển khai và bảo trì từng phần riêng biệt. Điều này đặc biệt hữu ích cho những dự án lớn như website thương mại điện tử, nơi có nhiều tính năng và yêu cầu phát triển liên tục. Việc phân chia các module cũng giúp tăng tính độc lập, giúp các nhóm phát triển làm việc hiệu quả và song song. </w:t>
      </w:r>
    </w:p>
    <w:p w14:paraId="3E630847" w14:textId="5A2C38E0" w:rsidR="00545B46" w:rsidRPr="007D7D94" w:rsidRDefault="007D7D94" w:rsidP="007D7D94">
      <w:pPr>
        <w:pStyle w:val="ListParagraph"/>
        <w:numPr>
          <w:ilvl w:val="0"/>
          <w:numId w:val="22"/>
        </w:numPr>
        <w:rPr>
          <w:rFonts w:eastAsiaTheme="majorEastAsia" w:cstheme="majorBidi"/>
        </w:rPr>
      </w:pPr>
      <w:r w:rsidRPr="007D7D94">
        <w:rPr>
          <w:rFonts w:eastAsia="Times New Roman"/>
        </w:rPr>
        <w:t xml:space="preserve">Tuy nhiên, việc áp dụng </w:t>
      </w:r>
      <w:r w:rsidR="008D09F8">
        <w:rPr>
          <w:rFonts w:eastAsia="Times New Roman"/>
        </w:rPr>
        <w:t>m</w:t>
      </w:r>
      <w:r w:rsidR="008D09F8" w:rsidRPr="007D7D94">
        <w:rPr>
          <w:rFonts w:eastAsia="Times New Roman"/>
        </w:rPr>
        <w:t xml:space="preserve">icro </w:t>
      </w:r>
      <w:r w:rsidR="008D09F8">
        <w:rPr>
          <w:rFonts w:eastAsia="Times New Roman"/>
        </w:rPr>
        <w:t>front-end</w:t>
      </w:r>
      <w:r w:rsidRPr="007D7D94">
        <w:rPr>
          <w:rFonts w:eastAsia="Times New Roman"/>
        </w:rPr>
        <w:t xml:space="preserve"> cũng </w:t>
      </w:r>
      <w:r>
        <w:rPr>
          <w:rFonts w:eastAsia="Times New Roman"/>
        </w:rPr>
        <w:t>rất khó khăn</w:t>
      </w:r>
      <w:r w:rsidRPr="007D7D94">
        <w:rPr>
          <w:rFonts w:eastAsia="Times New Roman"/>
        </w:rPr>
        <w:t xml:space="preserve">. Các vấn đề như tích hợp giữa các module, đồng bộ trạng thái giữa các phần của website sẽ tạo ra không ít khó khăn trong quá trình thực hiện. </w:t>
      </w:r>
      <w:r w:rsidR="00545B46" w:rsidRPr="007D7D94">
        <w:rPr>
          <w:rFonts w:eastAsia="Times New Roman"/>
        </w:rPr>
        <w:br w:type="page"/>
      </w:r>
    </w:p>
    <w:p w14:paraId="64E88DD1" w14:textId="77777777" w:rsidR="00FB0A6C" w:rsidRDefault="009A6751" w:rsidP="00460A10">
      <w:pPr>
        <w:pStyle w:val="Title"/>
        <w:spacing w:after="0"/>
        <w:jc w:val="center"/>
        <w:rPr>
          <w:rFonts w:eastAsia="Times New Roman" w:cs="Times New Roman"/>
          <w:b/>
          <w:bCs/>
          <w:sz w:val="28"/>
          <w:szCs w:val="28"/>
        </w:rPr>
      </w:pPr>
      <w:r w:rsidRPr="00460A10">
        <w:rPr>
          <w:rFonts w:eastAsia="Times New Roman" w:cs="Times New Roman"/>
          <w:b/>
          <w:sz w:val="28"/>
          <w:szCs w:val="28"/>
        </w:rPr>
        <w:lastRenderedPageBreak/>
        <w:t>TÀI LIỆU THAM KHẢO</w:t>
      </w:r>
    </w:p>
    <w:p w14:paraId="25D18A85" w14:textId="77777777" w:rsidR="001F295D" w:rsidRDefault="00FB0A6C" w:rsidP="00FB0A6C">
      <w:pPr>
        <w:pStyle w:val="Title"/>
        <w:spacing w:after="0"/>
        <w:rPr>
          <w:rFonts w:asciiTheme="minorHAnsi" w:eastAsiaTheme="minorHAnsi" w:hAnsiTheme="minorHAnsi" w:cstheme="minorBidi"/>
          <w:noProof/>
          <w:spacing w:val="0"/>
          <w:kern w:val="2"/>
          <w:sz w:val="26"/>
          <w:szCs w:val="26"/>
          <w:lang w:val="vi-VN"/>
        </w:rPr>
      </w:pPr>
      <w:r>
        <w:rPr>
          <w:rFonts w:eastAsia="Times New Roman" w:cs="Times New Roman"/>
          <w:b/>
          <w:bCs/>
          <w:sz w:val="28"/>
          <w:szCs w:val="28"/>
        </w:rPr>
        <w:fldChar w:fldCharType="begin"/>
      </w:r>
      <w:r>
        <w:rPr>
          <w:rFonts w:eastAsia="Times New Roman" w:cs="Times New Roman"/>
          <w:b/>
          <w:bCs/>
          <w:sz w:val="28"/>
          <w:szCs w:val="28"/>
          <w:lang w:val="vi-VN"/>
        </w:rPr>
        <w:instrText xml:space="preserve"> BIBLIOGRAPHY  \l 1066 </w:instrText>
      </w:r>
      <w:r>
        <w:rPr>
          <w:rFonts w:eastAsia="Times New Roman" w:cs="Times New Roman"/>
          <w:b/>
          <w:bCs/>
          <w:sz w:val="28"/>
          <w:szCs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647"/>
      </w:tblGrid>
      <w:tr w:rsidR="001F295D" w14:paraId="72CAE145" w14:textId="77777777">
        <w:trPr>
          <w:divId w:val="11540073"/>
          <w:tblCellSpacing w:w="15" w:type="dxa"/>
        </w:trPr>
        <w:tc>
          <w:tcPr>
            <w:tcW w:w="50" w:type="pct"/>
            <w:hideMark/>
          </w:tcPr>
          <w:p w14:paraId="540971EE" w14:textId="4C9C5E11" w:rsidR="001F295D" w:rsidRDefault="0096630C">
            <w:pPr>
              <w:pStyle w:val="Bibliography"/>
              <w:rPr>
                <w:noProof/>
                <w:kern w:val="0"/>
                <w:sz w:val="24"/>
                <w:szCs w:val="24"/>
                <w14:ligatures w14:val="none"/>
              </w:rPr>
            </w:pPr>
            <w:r>
              <w:rPr>
                <w:noProof/>
              </w:rPr>
              <w:t xml:space="preserve">[1] </w:t>
            </w:r>
          </w:p>
        </w:tc>
        <w:tc>
          <w:tcPr>
            <w:tcW w:w="0" w:type="auto"/>
            <w:hideMark/>
          </w:tcPr>
          <w:p w14:paraId="09649593" w14:textId="77777777" w:rsidR="001F295D" w:rsidRDefault="0096630C">
            <w:pPr>
              <w:pStyle w:val="Bibliography"/>
              <w:rPr>
                <w:noProof/>
              </w:rPr>
            </w:pPr>
            <w:r>
              <w:rPr>
                <w:noProof/>
              </w:rPr>
              <w:t>N. Venditto, “micro-frontend.dev 2.0,” [Trực tuyến]. Available: https://microfrontend.dev/architecture/micro-frontends-architecture/.</w:t>
            </w:r>
          </w:p>
        </w:tc>
      </w:tr>
      <w:tr w:rsidR="001F295D" w14:paraId="43DA9D69" w14:textId="77777777">
        <w:trPr>
          <w:divId w:val="11540073"/>
          <w:tblCellSpacing w:w="15" w:type="dxa"/>
        </w:trPr>
        <w:tc>
          <w:tcPr>
            <w:tcW w:w="50" w:type="pct"/>
            <w:hideMark/>
          </w:tcPr>
          <w:p w14:paraId="6C310F19" w14:textId="77777777" w:rsidR="001F295D" w:rsidRDefault="0096630C">
            <w:pPr>
              <w:pStyle w:val="Bibliography"/>
              <w:rPr>
                <w:noProof/>
              </w:rPr>
            </w:pPr>
            <w:r>
              <w:rPr>
                <w:noProof/>
              </w:rPr>
              <w:t xml:space="preserve">[2] </w:t>
            </w:r>
          </w:p>
        </w:tc>
        <w:tc>
          <w:tcPr>
            <w:tcW w:w="0" w:type="auto"/>
            <w:hideMark/>
          </w:tcPr>
          <w:p w14:paraId="311D15D0" w14:textId="77777777" w:rsidR="001F295D" w:rsidRDefault="0096630C">
            <w:pPr>
              <w:pStyle w:val="Bibliography"/>
              <w:rPr>
                <w:noProof/>
              </w:rPr>
            </w:pPr>
            <w:r>
              <w:rPr>
                <w:noProof/>
              </w:rPr>
              <w:t xml:space="preserve">M. Geers, “Micro Frontends extending the </w:t>
            </w:r>
            <w:r>
              <w:rPr>
                <w:noProof/>
              </w:rPr>
              <w:t>microservice idea to frontend development,” [Trực tuyến]. Available: https://micro-frontends.org/.</w:t>
            </w:r>
          </w:p>
        </w:tc>
      </w:tr>
      <w:tr w:rsidR="001F295D" w14:paraId="6A925B47" w14:textId="77777777">
        <w:trPr>
          <w:divId w:val="11540073"/>
          <w:tblCellSpacing w:w="15" w:type="dxa"/>
        </w:trPr>
        <w:tc>
          <w:tcPr>
            <w:tcW w:w="50" w:type="pct"/>
            <w:hideMark/>
          </w:tcPr>
          <w:p w14:paraId="34D59E9C" w14:textId="77777777" w:rsidR="001F295D" w:rsidRDefault="0096630C">
            <w:pPr>
              <w:pStyle w:val="Bibliography"/>
              <w:rPr>
                <w:noProof/>
              </w:rPr>
            </w:pPr>
            <w:r>
              <w:rPr>
                <w:noProof/>
              </w:rPr>
              <w:t xml:space="preserve">[3] </w:t>
            </w:r>
          </w:p>
        </w:tc>
        <w:tc>
          <w:tcPr>
            <w:tcW w:w="0" w:type="auto"/>
            <w:hideMark/>
          </w:tcPr>
          <w:p w14:paraId="02329BDF" w14:textId="77777777" w:rsidR="001F295D" w:rsidRDefault="0096630C">
            <w:pPr>
              <w:pStyle w:val="Bibliography"/>
              <w:rPr>
                <w:noProof/>
              </w:rPr>
            </w:pPr>
            <w:r>
              <w:rPr>
                <w:noProof/>
              </w:rPr>
              <w:t>K. Li, “The Tractor Store - React &amp; Module Federation,” [Trực tuyến]. Available: https://tractor-store-react.pages.dev/.</w:t>
            </w:r>
          </w:p>
        </w:tc>
      </w:tr>
    </w:tbl>
    <w:p w14:paraId="0BC4A584" w14:textId="77777777" w:rsidR="001F295D" w:rsidRDefault="001F295D">
      <w:pPr>
        <w:divId w:val="11540073"/>
        <w:rPr>
          <w:rFonts w:eastAsia="Times New Roman"/>
          <w:noProof/>
        </w:rPr>
      </w:pPr>
    </w:p>
    <w:p w14:paraId="3124295F" w14:textId="306FA996" w:rsidR="002A543B" w:rsidRPr="00FB0A6C" w:rsidRDefault="00FB0A6C" w:rsidP="00FB0A6C">
      <w:pPr>
        <w:pStyle w:val="Title"/>
        <w:spacing w:after="0"/>
        <w:rPr>
          <w:rFonts w:eastAsia="Times New Roman" w:cs="Times New Roman"/>
          <w:b/>
          <w:sz w:val="28"/>
          <w:szCs w:val="28"/>
          <w:lang w:val="vi-VN"/>
        </w:rPr>
      </w:pPr>
      <w:r>
        <w:rPr>
          <w:rFonts w:eastAsia="Times New Roman" w:cs="Times New Roman"/>
          <w:b/>
          <w:bCs/>
          <w:sz w:val="28"/>
          <w:szCs w:val="28"/>
        </w:rPr>
        <w:fldChar w:fldCharType="end"/>
      </w:r>
    </w:p>
    <w:p w14:paraId="55DF9158" w14:textId="3D7CD19B" w:rsidR="00062390" w:rsidRPr="00904223" w:rsidRDefault="00062390">
      <w:pPr>
        <w:rPr>
          <w:rPrChange w:id="135" w:author="Lê Quốc Dũng" w:date="2025-01-01T17:48:00Z" w16du:dateUtc="2025-01-01T10:48:00Z">
            <w:rPr>
              <w:rFonts w:eastAsia="Times New Roman" w:cs="Times New Roman"/>
              <w:b/>
              <w:sz w:val="28"/>
              <w:szCs w:val="28"/>
              <w:lang w:val="vi-VN"/>
            </w:rPr>
          </w:rPrChange>
        </w:rPr>
        <w:pPrChange w:id="136" w:author="Lê Quốc Dũng" w:date="2025-01-01T17:48:00Z" w16du:dateUtc="2025-01-01T10:48:00Z">
          <w:pPr>
            <w:pStyle w:val="Title"/>
            <w:spacing w:after="0"/>
            <w:jc w:val="center"/>
          </w:pPr>
        </w:pPrChange>
      </w:pPr>
    </w:p>
    <w:p w14:paraId="65C589B0" w14:textId="77777777" w:rsidR="001F295D" w:rsidRDefault="00460A10" w:rsidP="009A6751">
      <w:pPr>
        <w:rPr>
          <w:noProof/>
        </w:rPr>
      </w:pPr>
      <w:r>
        <w:rPr>
          <w:rFonts w:cs="Times New Roman"/>
          <w:lang w:val="en-US"/>
        </w:rPr>
        <w:fldChar w:fldCharType="begin"/>
      </w:r>
      <w:r>
        <w:rPr>
          <w:rFonts w:cs="Times New Roman"/>
        </w:rPr>
        <w:instrText xml:space="preserve"> BIBLIOGRAPHY  \l 1066 </w:instrText>
      </w:r>
      <w:r>
        <w:rPr>
          <w:rFonts w:cs="Times New Roman"/>
          <w:lang w:val="en-US"/>
        </w:rPr>
        <w:fldChar w:fldCharType="separate"/>
      </w:r>
    </w:p>
    <w:p w14:paraId="0A3FB0BB" w14:textId="77777777" w:rsidR="001F295D" w:rsidRDefault="001F295D">
      <w:pPr>
        <w:divId w:val="1268469078"/>
        <w:rPr>
          <w:rFonts w:eastAsia="Times New Roman"/>
          <w:noProof/>
        </w:rPr>
      </w:pPr>
    </w:p>
    <w:p w14:paraId="0E400702" w14:textId="57263AA0" w:rsidR="00062390" w:rsidRPr="00460A10" w:rsidRDefault="00460A10" w:rsidP="009A6751">
      <w:pPr>
        <w:rPr>
          <w:rFonts w:cs="Times New Roman"/>
        </w:rPr>
      </w:pPr>
      <w:r>
        <w:rPr>
          <w:rFonts w:cs="Times New Roman"/>
          <w:lang w:val="en-US"/>
        </w:rPr>
        <w:fldChar w:fldCharType="end"/>
      </w:r>
    </w:p>
    <w:sectPr w:rsidR="00062390" w:rsidRPr="00460A10" w:rsidSect="00BA6745">
      <w:footerReference w:type="default" r:id="rId35"/>
      <w:pgSz w:w="11906" w:h="16838"/>
      <w:pgMar w:top="1276" w:right="1440" w:bottom="1440" w:left="1440" w:header="720" w:footer="720" w:gutter="0"/>
      <w:pgBorders w:display="firstPage" w:offsetFrom="page">
        <w:top w:val="single" w:sz="24" w:space="24" w:color="4472C4" w:themeColor="accent1"/>
        <w:left w:val="single" w:sz="24" w:space="24" w:color="4472C4" w:themeColor="accent1"/>
        <w:bottom w:val="single" w:sz="24" w:space="24" w:color="4472C4" w:themeColor="accent1"/>
        <w:right w:val="single" w:sz="24" w:space="24" w:color="4472C4" w:themeColor="accent1"/>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AFFADE" w14:textId="77777777" w:rsidR="007F03C3" w:rsidRDefault="007F03C3" w:rsidP="00E137B1">
      <w:pPr>
        <w:spacing w:after="0"/>
      </w:pPr>
      <w:r>
        <w:separator/>
      </w:r>
    </w:p>
  </w:endnote>
  <w:endnote w:type="continuationSeparator" w:id="0">
    <w:p w14:paraId="01E4162D" w14:textId="77777777" w:rsidR="007F03C3" w:rsidRDefault="007F03C3" w:rsidP="00E137B1">
      <w:pPr>
        <w:spacing w:after="0"/>
      </w:pPr>
      <w:r>
        <w:continuationSeparator/>
      </w:r>
    </w:p>
  </w:endnote>
  <w:endnote w:type="continuationNotice" w:id="1">
    <w:p w14:paraId="1D58CEB6" w14:textId="77777777" w:rsidR="007F03C3" w:rsidRDefault="007F03C3">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76392365"/>
      <w:docPartObj>
        <w:docPartGallery w:val="Page Numbers (Bottom of Page)"/>
        <w:docPartUnique/>
      </w:docPartObj>
    </w:sdtPr>
    <w:sdtEndPr>
      <w:rPr>
        <w:noProof/>
      </w:rPr>
    </w:sdtEndPr>
    <w:sdtContent>
      <w:p w14:paraId="22A6C7B9" w14:textId="0B08A656" w:rsidR="00CD6E13" w:rsidRDefault="00CD6E1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5FF5C61" w14:textId="77777777" w:rsidR="003F6882" w:rsidRDefault="003F68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52827F" w14:textId="77777777" w:rsidR="007F03C3" w:rsidRDefault="007F03C3" w:rsidP="00E137B1">
      <w:pPr>
        <w:spacing w:after="0"/>
      </w:pPr>
      <w:r>
        <w:separator/>
      </w:r>
    </w:p>
  </w:footnote>
  <w:footnote w:type="continuationSeparator" w:id="0">
    <w:p w14:paraId="704A90F9" w14:textId="77777777" w:rsidR="007F03C3" w:rsidRDefault="007F03C3" w:rsidP="00E137B1">
      <w:pPr>
        <w:spacing w:after="0"/>
      </w:pPr>
      <w:r>
        <w:continuationSeparator/>
      </w:r>
    </w:p>
  </w:footnote>
  <w:footnote w:type="continuationNotice" w:id="1">
    <w:p w14:paraId="16BE980B" w14:textId="77777777" w:rsidR="007F03C3" w:rsidRDefault="007F03C3">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42600"/>
    <w:multiLevelType w:val="multilevel"/>
    <w:tmpl w:val="2F4013A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B8C2DDA"/>
    <w:multiLevelType w:val="hybridMultilevel"/>
    <w:tmpl w:val="902A3452"/>
    <w:lvl w:ilvl="0" w:tplc="E82EC06A">
      <w:start w:val="1"/>
      <w:numFmt w:val="bullet"/>
      <w:lvlText w:val="-"/>
      <w:lvlJc w:val="left"/>
      <w:pPr>
        <w:ind w:left="1080" w:hanging="360"/>
      </w:pPr>
      <w:rPr>
        <w:rFonts w:ascii="Arial" w:eastAsia="Cambria" w:hAnsi="Arial" w:cs="Arial" w:hint="default"/>
      </w:rPr>
    </w:lvl>
    <w:lvl w:ilvl="1" w:tplc="487E6D72">
      <w:numFmt w:val="bullet"/>
      <w:lvlText w:val="•"/>
      <w:lvlJc w:val="left"/>
      <w:pPr>
        <w:ind w:left="1800" w:hanging="360"/>
      </w:pPr>
      <w:rPr>
        <w:rFonts w:ascii="Times New Roman" w:eastAsiaTheme="minorHAnsi" w:hAnsi="Times New Roman"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DF7710C"/>
    <w:multiLevelType w:val="multilevel"/>
    <w:tmpl w:val="3B3E4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9F2A05"/>
    <w:multiLevelType w:val="multilevel"/>
    <w:tmpl w:val="858CC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660ABE"/>
    <w:multiLevelType w:val="hybridMultilevel"/>
    <w:tmpl w:val="85185DCA"/>
    <w:lvl w:ilvl="0" w:tplc="E82EC06A">
      <w:start w:val="1"/>
      <w:numFmt w:val="bullet"/>
      <w:lvlText w:val="-"/>
      <w:lvlJc w:val="left"/>
      <w:pPr>
        <w:ind w:left="1440" w:hanging="360"/>
      </w:pPr>
      <w:rPr>
        <w:rFonts w:ascii="Arial" w:eastAsia="Cambria"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03D092E"/>
    <w:multiLevelType w:val="multilevel"/>
    <w:tmpl w:val="CC4AD3C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20C54E71"/>
    <w:multiLevelType w:val="multilevel"/>
    <w:tmpl w:val="32C64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64B35D9"/>
    <w:multiLevelType w:val="multilevel"/>
    <w:tmpl w:val="A488A18E"/>
    <w:lvl w:ilvl="0">
      <w:start w:val="1"/>
      <w:numFmt w:val="decimal"/>
      <w:pStyle w:val="Heading1"/>
      <w:lvlText w:val="Chương %1."/>
      <w:lvlJc w:val="left"/>
      <w:pPr>
        <w:ind w:left="284" w:hanging="284"/>
      </w:pPr>
      <w:rPr>
        <w:rFonts w:hint="default"/>
        <w:b/>
        <w:bCs/>
      </w:rPr>
    </w:lvl>
    <w:lvl w:ilvl="1">
      <w:start w:val="1"/>
      <w:numFmt w:val="decimal"/>
      <w:pStyle w:val="Heading2"/>
      <w:lvlText w:val="%1.%2."/>
      <w:lvlJc w:val="left"/>
      <w:pPr>
        <w:ind w:left="568" w:hanging="284"/>
      </w:pPr>
      <w:rPr>
        <w:rFonts w:hint="default"/>
        <w:b/>
        <w:bCs/>
        <w:sz w:val="26"/>
        <w:szCs w:val="26"/>
      </w:rPr>
    </w:lvl>
    <w:lvl w:ilvl="2">
      <w:start w:val="1"/>
      <w:numFmt w:val="decimal"/>
      <w:pStyle w:val="Heading3"/>
      <w:lvlText w:val="%1.%2.%3."/>
      <w:lvlJc w:val="left"/>
      <w:pPr>
        <w:ind w:left="852" w:hanging="284"/>
      </w:pPr>
      <w:rPr>
        <w:rFonts w:hint="default"/>
        <w:sz w:val="26"/>
        <w:szCs w:val="26"/>
      </w:rPr>
    </w:lvl>
    <w:lvl w:ilvl="3">
      <w:start w:val="1"/>
      <w:numFmt w:val="decimal"/>
      <w:pStyle w:val="Heading4"/>
      <w:lvlText w:val="%1.%2.%3.%4."/>
      <w:lvlJc w:val="left"/>
      <w:pPr>
        <w:ind w:left="1136" w:hanging="284"/>
      </w:pPr>
      <w:rPr>
        <w:rFonts w:hint="default"/>
      </w:rPr>
    </w:lvl>
    <w:lvl w:ilvl="4">
      <w:start w:val="1"/>
      <w:numFmt w:val="decimal"/>
      <w:lvlRestart w:val="0"/>
      <w:pStyle w:val="Heading5"/>
      <w:lvlText w:val="%1.%2.%3.%4.%5."/>
      <w:lvlJc w:val="left"/>
      <w:pPr>
        <w:ind w:left="1420" w:hanging="286"/>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8" w15:restartNumberingAfterBreak="0">
    <w:nsid w:val="2A3D155D"/>
    <w:multiLevelType w:val="hybridMultilevel"/>
    <w:tmpl w:val="9216D048"/>
    <w:lvl w:ilvl="0" w:tplc="E82EC06A">
      <w:start w:val="1"/>
      <w:numFmt w:val="bullet"/>
      <w:lvlText w:val="-"/>
      <w:lvlJc w:val="left"/>
      <w:pPr>
        <w:ind w:left="720" w:hanging="360"/>
      </w:pPr>
      <w:rPr>
        <w:rFonts w:ascii="Arial" w:eastAsia="Cambr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B32074"/>
    <w:multiLevelType w:val="multilevel"/>
    <w:tmpl w:val="76BCA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CC0BDD"/>
    <w:multiLevelType w:val="hybridMultilevel"/>
    <w:tmpl w:val="E26CF550"/>
    <w:lvl w:ilvl="0" w:tplc="E82EC06A">
      <w:start w:val="1"/>
      <w:numFmt w:val="bullet"/>
      <w:lvlText w:val="-"/>
      <w:lvlJc w:val="left"/>
      <w:pPr>
        <w:ind w:left="1288" w:hanging="360"/>
      </w:pPr>
      <w:rPr>
        <w:rFonts w:ascii="Arial" w:eastAsia="Cambria" w:hAnsi="Arial" w:cs="Arial" w:hint="default"/>
      </w:rPr>
    </w:lvl>
    <w:lvl w:ilvl="1" w:tplc="FFFFFFFF" w:tentative="1">
      <w:start w:val="1"/>
      <w:numFmt w:val="bullet"/>
      <w:lvlText w:val="o"/>
      <w:lvlJc w:val="left"/>
      <w:pPr>
        <w:ind w:left="2008" w:hanging="360"/>
      </w:pPr>
      <w:rPr>
        <w:rFonts w:ascii="Courier New" w:hAnsi="Courier New" w:cs="Courier New" w:hint="default"/>
      </w:rPr>
    </w:lvl>
    <w:lvl w:ilvl="2" w:tplc="FFFFFFFF" w:tentative="1">
      <w:start w:val="1"/>
      <w:numFmt w:val="bullet"/>
      <w:lvlText w:val=""/>
      <w:lvlJc w:val="left"/>
      <w:pPr>
        <w:ind w:left="2728" w:hanging="360"/>
      </w:pPr>
      <w:rPr>
        <w:rFonts w:ascii="Wingdings" w:hAnsi="Wingdings" w:hint="default"/>
      </w:rPr>
    </w:lvl>
    <w:lvl w:ilvl="3" w:tplc="FFFFFFFF" w:tentative="1">
      <w:start w:val="1"/>
      <w:numFmt w:val="bullet"/>
      <w:lvlText w:val=""/>
      <w:lvlJc w:val="left"/>
      <w:pPr>
        <w:ind w:left="3448" w:hanging="360"/>
      </w:pPr>
      <w:rPr>
        <w:rFonts w:ascii="Symbol" w:hAnsi="Symbol" w:hint="default"/>
      </w:rPr>
    </w:lvl>
    <w:lvl w:ilvl="4" w:tplc="FFFFFFFF" w:tentative="1">
      <w:start w:val="1"/>
      <w:numFmt w:val="bullet"/>
      <w:lvlText w:val="o"/>
      <w:lvlJc w:val="left"/>
      <w:pPr>
        <w:ind w:left="4168" w:hanging="360"/>
      </w:pPr>
      <w:rPr>
        <w:rFonts w:ascii="Courier New" w:hAnsi="Courier New" w:cs="Courier New" w:hint="default"/>
      </w:rPr>
    </w:lvl>
    <w:lvl w:ilvl="5" w:tplc="FFFFFFFF" w:tentative="1">
      <w:start w:val="1"/>
      <w:numFmt w:val="bullet"/>
      <w:lvlText w:val=""/>
      <w:lvlJc w:val="left"/>
      <w:pPr>
        <w:ind w:left="4888" w:hanging="360"/>
      </w:pPr>
      <w:rPr>
        <w:rFonts w:ascii="Wingdings" w:hAnsi="Wingdings" w:hint="default"/>
      </w:rPr>
    </w:lvl>
    <w:lvl w:ilvl="6" w:tplc="FFFFFFFF" w:tentative="1">
      <w:start w:val="1"/>
      <w:numFmt w:val="bullet"/>
      <w:lvlText w:val=""/>
      <w:lvlJc w:val="left"/>
      <w:pPr>
        <w:ind w:left="5608" w:hanging="360"/>
      </w:pPr>
      <w:rPr>
        <w:rFonts w:ascii="Symbol" w:hAnsi="Symbol" w:hint="default"/>
      </w:rPr>
    </w:lvl>
    <w:lvl w:ilvl="7" w:tplc="FFFFFFFF" w:tentative="1">
      <w:start w:val="1"/>
      <w:numFmt w:val="bullet"/>
      <w:lvlText w:val="o"/>
      <w:lvlJc w:val="left"/>
      <w:pPr>
        <w:ind w:left="6328" w:hanging="360"/>
      </w:pPr>
      <w:rPr>
        <w:rFonts w:ascii="Courier New" w:hAnsi="Courier New" w:cs="Courier New" w:hint="default"/>
      </w:rPr>
    </w:lvl>
    <w:lvl w:ilvl="8" w:tplc="FFFFFFFF" w:tentative="1">
      <w:start w:val="1"/>
      <w:numFmt w:val="bullet"/>
      <w:lvlText w:val=""/>
      <w:lvlJc w:val="left"/>
      <w:pPr>
        <w:ind w:left="7048" w:hanging="360"/>
      </w:pPr>
      <w:rPr>
        <w:rFonts w:ascii="Wingdings" w:hAnsi="Wingdings" w:hint="default"/>
      </w:rPr>
    </w:lvl>
  </w:abstractNum>
  <w:abstractNum w:abstractNumId="11" w15:restartNumberingAfterBreak="0">
    <w:nsid w:val="368F5D98"/>
    <w:multiLevelType w:val="multilevel"/>
    <w:tmpl w:val="D93C620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2" w15:restartNumberingAfterBreak="0">
    <w:nsid w:val="3A7024C7"/>
    <w:multiLevelType w:val="hybridMultilevel"/>
    <w:tmpl w:val="560C8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300AE7"/>
    <w:multiLevelType w:val="multilevel"/>
    <w:tmpl w:val="CBD64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16055C"/>
    <w:multiLevelType w:val="multilevel"/>
    <w:tmpl w:val="7676E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7E40CA"/>
    <w:multiLevelType w:val="multilevel"/>
    <w:tmpl w:val="73200D5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6" w15:restartNumberingAfterBreak="0">
    <w:nsid w:val="4CEC37D5"/>
    <w:multiLevelType w:val="multilevel"/>
    <w:tmpl w:val="BBBA7688"/>
    <w:styleLink w:val="Style1"/>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right"/>
      <w:pPr>
        <w:ind w:left="2160" w:hanging="18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F6D3E0F"/>
    <w:multiLevelType w:val="multilevel"/>
    <w:tmpl w:val="31A27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7D43DD"/>
    <w:multiLevelType w:val="multilevel"/>
    <w:tmpl w:val="3716BEE8"/>
    <w:lvl w:ilvl="0">
      <w:start w:val="1"/>
      <w:numFmt w:val="decimal"/>
      <w:lvlText w:val="Chương %1."/>
      <w:lvlJc w:val="left"/>
      <w:pPr>
        <w:ind w:left="284" w:hanging="284"/>
      </w:pPr>
      <w:rPr>
        <w:rFonts w:hint="default"/>
        <w:b/>
        <w:bCs/>
      </w:rPr>
    </w:lvl>
    <w:lvl w:ilvl="1">
      <w:start w:val="1"/>
      <w:numFmt w:val="decimal"/>
      <w:lvlText w:val="%1.%2."/>
      <w:lvlJc w:val="left"/>
      <w:pPr>
        <w:ind w:left="568" w:hanging="284"/>
      </w:pPr>
      <w:rPr>
        <w:rFonts w:hint="default"/>
        <w:b/>
        <w:bCs/>
        <w:sz w:val="26"/>
        <w:szCs w:val="26"/>
      </w:rPr>
    </w:lvl>
    <w:lvl w:ilvl="2">
      <w:start w:val="1"/>
      <w:numFmt w:val="bullet"/>
      <w:lvlText w:val="-"/>
      <w:lvlJc w:val="left"/>
      <w:pPr>
        <w:ind w:left="928" w:hanging="360"/>
      </w:pPr>
      <w:rPr>
        <w:rFonts w:ascii="Arial" w:eastAsia="Cambria" w:hAnsi="Arial" w:cs="Arial" w:hint="default"/>
      </w:rPr>
    </w:lvl>
    <w:lvl w:ilvl="3">
      <w:numFmt w:val="bullet"/>
      <w:lvlText w:val="•"/>
      <w:lvlJc w:val="left"/>
      <w:pPr>
        <w:ind w:left="1212" w:hanging="360"/>
      </w:pPr>
      <w:rPr>
        <w:rFonts w:ascii="Times New Roman" w:eastAsiaTheme="minorHAnsi" w:hAnsi="Times New Roman" w:cs="Times New Roman" w:hint="default"/>
      </w:rPr>
    </w:lvl>
    <w:lvl w:ilvl="4">
      <w:start w:val="1"/>
      <w:numFmt w:val="bullet"/>
      <w:lvlText w:val="-"/>
      <w:lvlJc w:val="left"/>
      <w:pPr>
        <w:ind w:left="1494" w:hanging="360"/>
      </w:pPr>
      <w:rPr>
        <w:rFonts w:ascii="Arial" w:eastAsia="Cambria" w:hAnsi="Arial" w:cs="Arial"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19" w15:restartNumberingAfterBreak="0">
    <w:nsid w:val="5F9F2AB2"/>
    <w:multiLevelType w:val="hybridMultilevel"/>
    <w:tmpl w:val="33024032"/>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0" w15:restartNumberingAfterBreak="0">
    <w:nsid w:val="601301C5"/>
    <w:multiLevelType w:val="hybridMultilevel"/>
    <w:tmpl w:val="32C63502"/>
    <w:lvl w:ilvl="0" w:tplc="8138E55A">
      <w:numFmt w:val="bullet"/>
      <w:lvlText w:val="-"/>
      <w:lvlJc w:val="left"/>
      <w:pPr>
        <w:ind w:left="928" w:hanging="360"/>
      </w:pPr>
      <w:rPr>
        <w:rFonts w:ascii="Times New Roman" w:eastAsiaTheme="minorHAnsi" w:hAnsi="Times New Roman" w:cs="Times New Roman" w:hint="default"/>
      </w:rPr>
    </w:lvl>
    <w:lvl w:ilvl="1" w:tplc="04090003">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1" w15:restartNumberingAfterBreak="0">
    <w:nsid w:val="680C7037"/>
    <w:multiLevelType w:val="multilevel"/>
    <w:tmpl w:val="6D5C059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2" w15:restartNumberingAfterBreak="0">
    <w:nsid w:val="6B5620C0"/>
    <w:multiLevelType w:val="multilevel"/>
    <w:tmpl w:val="A8D0A8F8"/>
    <w:lvl w:ilvl="0">
      <w:start w:val="1"/>
      <w:numFmt w:val="decimal"/>
      <w:lvlText w:val="Chương %1."/>
      <w:lvlJc w:val="left"/>
      <w:pPr>
        <w:ind w:left="284" w:hanging="284"/>
      </w:pPr>
      <w:rPr>
        <w:rFonts w:hint="default"/>
        <w:b/>
        <w:bCs/>
      </w:rPr>
    </w:lvl>
    <w:lvl w:ilvl="1">
      <w:start w:val="1"/>
      <w:numFmt w:val="decimal"/>
      <w:lvlText w:val="%1.%2."/>
      <w:lvlJc w:val="left"/>
      <w:pPr>
        <w:ind w:left="568" w:hanging="284"/>
      </w:pPr>
      <w:rPr>
        <w:rFonts w:hint="default"/>
        <w:b/>
        <w:bCs/>
        <w:sz w:val="26"/>
        <w:szCs w:val="26"/>
      </w:rPr>
    </w:lvl>
    <w:lvl w:ilvl="2">
      <w:start w:val="1"/>
      <w:numFmt w:val="bullet"/>
      <w:lvlText w:val="-"/>
      <w:lvlJc w:val="left"/>
      <w:pPr>
        <w:ind w:left="928" w:hanging="360"/>
      </w:pPr>
      <w:rPr>
        <w:rFonts w:ascii="Arial" w:eastAsia="Cambria" w:hAnsi="Arial" w:cs="Arial" w:hint="default"/>
      </w:rPr>
    </w:lvl>
    <w:lvl w:ilvl="3">
      <w:numFmt w:val="bullet"/>
      <w:lvlText w:val="•"/>
      <w:lvlJc w:val="left"/>
      <w:pPr>
        <w:ind w:left="1212" w:hanging="360"/>
      </w:pPr>
      <w:rPr>
        <w:rFonts w:ascii="Times New Roman" w:eastAsiaTheme="minorHAnsi" w:hAnsi="Times New Roman" w:cs="Times New Roman" w:hint="default"/>
      </w:rPr>
    </w:lvl>
    <w:lvl w:ilvl="4">
      <w:start w:val="1"/>
      <w:numFmt w:val="decimal"/>
      <w:lvlRestart w:val="0"/>
      <w:lvlText w:val="%1.%2.%3.%4.%5."/>
      <w:lvlJc w:val="left"/>
      <w:pPr>
        <w:ind w:left="1420" w:hanging="286"/>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23" w15:restartNumberingAfterBreak="0">
    <w:nsid w:val="6C332CC9"/>
    <w:multiLevelType w:val="multilevel"/>
    <w:tmpl w:val="A3C2E8F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4" w15:restartNumberingAfterBreak="0">
    <w:nsid w:val="71522E78"/>
    <w:multiLevelType w:val="multilevel"/>
    <w:tmpl w:val="100ABA3E"/>
    <w:lvl w:ilvl="0">
      <w:start w:val="1"/>
      <w:numFmt w:val="decimal"/>
      <w:lvlText w:val="Chương %1."/>
      <w:lvlJc w:val="left"/>
      <w:pPr>
        <w:ind w:left="284" w:hanging="284"/>
      </w:pPr>
      <w:rPr>
        <w:rFonts w:hint="default"/>
        <w:b/>
        <w:bCs/>
      </w:rPr>
    </w:lvl>
    <w:lvl w:ilvl="1">
      <w:start w:val="1"/>
      <w:numFmt w:val="decimal"/>
      <w:lvlText w:val="%1.%2."/>
      <w:lvlJc w:val="left"/>
      <w:pPr>
        <w:ind w:left="568" w:hanging="284"/>
      </w:pPr>
      <w:rPr>
        <w:rFonts w:hint="default"/>
        <w:b/>
        <w:bCs/>
        <w:sz w:val="26"/>
        <w:szCs w:val="26"/>
      </w:rPr>
    </w:lvl>
    <w:lvl w:ilvl="2">
      <w:start w:val="1"/>
      <w:numFmt w:val="bullet"/>
      <w:lvlText w:val="-"/>
      <w:lvlJc w:val="left"/>
      <w:pPr>
        <w:ind w:left="928" w:hanging="360"/>
      </w:pPr>
      <w:rPr>
        <w:rFonts w:ascii="Arial" w:eastAsia="Cambria" w:hAnsi="Arial" w:cs="Arial" w:hint="default"/>
      </w:rPr>
    </w:lvl>
    <w:lvl w:ilvl="3">
      <w:numFmt w:val="bullet"/>
      <w:lvlText w:val="•"/>
      <w:lvlJc w:val="left"/>
      <w:pPr>
        <w:ind w:left="1212" w:hanging="360"/>
      </w:pPr>
      <w:rPr>
        <w:rFonts w:ascii="Times New Roman" w:eastAsiaTheme="minorHAnsi" w:hAnsi="Times New Roman" w:cs="Times New Roman" w:hint="default"/>
      </w:rPr>
    </w:lvl>
    <w:lvl w:ilvl="4">
      <w:start w:val="1"/>
      <w:numFmt w:val="decimal"/>
      <w:lvlRestart w:val="0"/>
      <w:lvlText w:val="%1.%2.%3.%4.%5."/>
      <w:lvlJc w:val="left"/>
      <w:pPr>
        <w:ind w:left="1420" w:hanging="286"/>
      </w:pPr>
      <w:rPr>
        <w:rFonts w:hint="default"/>
      </w:rPr>
    </w:lvl>
    <w:lvl w:ilvl="5">
      <w:start w:val="1"/>
      <w:numFmt w:val="decimal"/>
      <w:lvlText w:val="%1.%2.%3.%4.%5.%6."/>
      <w:lvlJc w:val="left"/>
      <w:pPr>
        <w:ind w:left="1704" w:hanging="284"/>
      </w:pPr>
      <w:rPr>
        <w:rFonts w:hint="default"/>
      </w:rPr>
    </w:lvl>
    <w:lvl w:ilvl="6">
      <w:start w:val="1"/>
      <w:numFmt w:val="decimal"/>
      <w:lvlText w:val="%1.%2.%3.%4.%5.%6.%7."/>
      <w:lvlJc w:val="left"/>
      <w:pPr>
        <w:ind w:left="1988" w:hanging="284"/>
      </w:pPr>
      <w:rPr>
        <w:rFonts w:hint="default"/>
      </w:rPr>
    </w:lvl>
    <w:lvl w:ilvl="7">
      <w:start w:val="1"/>
      <w:numFmt w:val="decimal"/>
      <w:lvlText w:val="%1.%2.%3.%4.%5.%6.%7.%8."/>
      <w:lvlJc w:val="left"/>
      <w:pPr>
        <w:ind w:left="2272" w:hanging="284"/>
      </w:pPr>
      <w:rPr>
        <w:rFonts w:hint="default"/>
      </w:rPr>
    </w:lvl>
    <w:lvl w:ilvl="8">
      <w:start w:val="1"/>
      <w:numFmt w:val="decimal"/>
      <w:lvlText w:val="%1.%2.%3.%4.%5.%6.%7.%8.%9."/>
      <w:lvlJc w:val="left"/>
      <w:pPr>
        <w:ind w:left="2556" w:hanging="284"/>
      </w:pPr>
      <w:rPr>
        <w:rFonts w:hint="default"/>
      </w:rPr>
    </w:lvl>
  </w:abstractNum>
  <w:abstractNum w:abstractNumId="25" w15:restartNumberingAfterBreak="0">
    <w:nsid w:val="7BBA5595"/>
    <w:multiLevelType w:val="hybridMultilevel"/>
    <w:tmpl w:val="FEF806C4"/>
    <w:lvl w:ilvl="0" w:tplc="E82EC06A">
      <w:start w:val="1"/>
      <w:numFmt w:val="bullet"/>
      <w:lvlText w:val="-"/>
      <w:lvlJc w:val="left"/>
      <w:pPr>
        <w:ind w:left="720" w:hanging="360"/>
      </w:pPr>
      <w:rPr>
        <w:rFonts w:ascii="Arial" w:eastAsia="Cambr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087769"/>
    <w:multiLevelType w:val="hybridMultilevel"/>
    <w:tmpl w:val="9B849A94"/>
    <w:lvl w:ilvl="0" w:tplc="04090001">
      <w:start w:val="1"/>
      <w:numFmt w:val="bullet"/>
      <w:lvlText w:val=""/>
      <w:lvlJc w:val="left"/>
      <w:pPr>
        <w:ind w:left="1288" w:hanging="360"/>
      </w:pPr>
      <w:rPr>
        <w:rFonts w:ascii="Symbol" w:hAnsi="Symbol" w:hint="default"/>
      </w:rPr>
    </w:lvl>
    <w:lvl w:ilvl="1" w:tplc="04090003" w:tentative="1">
      <w:start w:val="1"/>
      <w:numFmt w:val="bullet"/>
      <w:lvlText w:val="o"/>
      <w:lvlJc w:val="left"/>
      <w:pPr>
        <w:ind w:left="2008" w:hanging="360"/>
      </w:pPr>
      <w:rPr>
        <w:rFonts w:ascii="Courier New" w:hAnsi="Courier New" w:cs="Courier New" w:hint="default"/>
      </w:rPr>
    </w:lvl>
    <w:lvl w:ilvl="2" w:tplc="04090005" w:tentative="1">
      <w:start w:val="1"/>
      <w:numFmt w:val="bullet"/>
      <w:lvlText w:val=""/>
      <w:lvlJc w:val="left"/>
      <w:pPr>
        <w:ind w:left="2728" w:hanging="360"/>
      </w:pPr>
      <w:rPr>
        <w:rFonts w:ascii="Wingdings" w:hAnsi="Wingdings" w:hint="default"/>
      </w:rPr>
    </w:lvl>
    <w:lvl w:ilvl="3" w:tplc="04090001" w:tentative="1">
      <w:start w:val="1"/>
      <w:numFmt w:val="bullet"/>
      <w:lvlText w:val=""/>
      <w:lvlJc w:val="left"/>
      <w:pPr>
        <w:ind w:left="3448" w:hanging="360"/>
      </w:pPr>
      <w:rPr>
        <w:rFonts w:ascii="Symbol" w:hAnsi="Symbol" w:hint="default"/>
      </w:rPr>
    </w:lvl>
    <w:lvl w:ilvl="4" w:tplc="04090003" w:tentative="1">
      <w:start w:val="1"/>
      <w:numFmt w:val="bullet"/>
      <w:lvlText w:val="o"/>
      <w:lvlJc w:val="left"/>
      <w:pPr>
        <w:ind w:left="4168" w:hanging="360"/>
      </w:pPr>
      <w:rPr>
        <w:rFonts w:ascii="Courier New" w:hAnsi="Courier New" w:cs="Courier New" w:hint="default"/>
      </w:rPr>
    </w:lvl>
    <w:lvl w:ilvl="5" w:tplc="04090005" w:tentative="1">
      <w:start w:val="1"/>
      <w:numFmt w:val="bullet"/>
      <w:lvlText w:val=""/>
      <w:lvlJc w:val="left"/>
      <w:pPr>
        <w:ind w:left="4888" w:hanging="360"/>
      </w:pPr>
      <w:rPr>
        <w:rFonts w:ascii="Wingdings" w:hAnsi="Wingdings" w:hint="default"/>
      </w:rPr>
    </w:lvl>
    <w:lvl w:ilvl="6" w:tplc="04090001" w:tentative="1">
      <w:start w:val="1"/>
      <w:numFmt w:val="bullet"/>
      <w:lvlText w:val=""/>
      <w:lvlJc w:val="left"/>
      <w:pPr>
        <w:ind w:left="5608" w:hanging="360"/>
      </w:pPr>
      <w:rPr>
        <w:rFonts w:ascii="Symbol" w:hAnsi="Symbol" w:hint="default"/>
      </w:rPr>
    </w:lvl>
    <w:lvl w:ilvl="7" w:tplc="04090003" w:tentative="1">
      <w:start w:val="1"/>
      <w:numFmt w:val="bullet"/>
      <w:lvlText w:val="o"/>
      <w:lvlJc w:val="left"/>
      <w:pPr>
        <w:ind w:left="6328" w:hanging="360"/>
      </w:pPr>
      <w:rPr>
        <w:rFonts w:ascii="Courier New" w:hAnsi="Courier New" w:cs="Courier New" w:hint="default"/>
      </w:rPr>
    </w:lvl>
    <w:lvl w:ilvl="8" w:tplc="04090005" w:tentative="1">
      <w:start w:val="1"/>
      <w:numFmt w:val="bullet"/>
      <w:lvlText w:val=""/>
      <w:lvlJc w:val="left"/>
      <w:pPr>
        <w:ind w:left="7048" w:hanging="360"/>
      </w:pPr>
      <w:rPr>
        <w:rFonts w:ascii="Wingdings" w:hAnsi="Wingdings" w:hint="default"/>
      </w:rPr>
    </w:lvl>
  </w:abstractNum>
  <w:abstractNum w:abstractNumId="27" w15:restartNumberingAfterBreak="0">
    <w:nsid w:val="7D113B9E"/>
    <w:multiLevelType w:val="multilevel"/>
    <w:tmpl w:val="DB109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2453788">
    <w:abstractNumId w:val="1"/>
  </w:num>
  <w:num w:numId="2" w16cid:durableId="802231285">
    <w:abstractNumId w:val="16"/>
  </w:num>
  <w:num w:numId="3" w16cid:durableId="1522891698">
    <w:abstractNumId w:val="7"/>
  </w:num>
  <w:num w:numId="4" w16cid:durableId="1423718067">
    <w:abstractNumId w:val="3"/>
  </w:num>
  <w:num w:numId="5" w16cid:durableId="18506483">
    <w:abstractNumId w:val="13"/>
  </w:num>
  <w:num w:numId="6" w16cid:durableId="389423756">
    <w:abstractNumId w:val="17"/>
  </w:num>
  <w:num w:numId="7" w16cid:durableId="1750426309">
    <w:abstractNumId w:val="27"/>
  </w:num>
  <w:num w:numId="8" w16cid:durableId="1928534702">
    <w:abstractNumId w:val="9"/>
  </w:num>
  <w:num w:numId="9" w16cid:durableId="350229529">
    <w:abstractNumId w:val="6"/>
  </w:num>
  <w:num w:numId="10" w16cid:durableId="1878470852">
    <w:abstractNumId w:val="2"/>
  </w:num>
  <w:num w:numId="11" w16cid:durableId="1421636123">
    <w:abstractNumId w:val="14"/>
  </w:num>
  <w:num w:numId="12" w16cid:durableId="731391629">
    <w:abstractNumId w:val="8"/>
  </w:num>
  <w:num w:numId="13" w16cid:durableId="2084990625">
    <w:abstractNumId w:val="21"/>
  </w:num>
  <w:num w:numId="14" w16cid:durableId="1672174193">
    <w:abstractNumId w:val="23"/>
  </w:num>
  <w:num w:numId="15" w16cid:durableId="2108384502">
    <w:abstractNumId w:val="11"/>
  </w:num>
  <w:num w:numId="16" w16cid:durableId="268700246">
    <w:abstractNumId w:val="0"/>
  </w:num>
  <w:num w:numId="17" w16cid:durableId="931862049">
    <w:abstractNumId w:val="15"/>
  </w:num>
  <w:num w:numId="18" w16cid:durableId="1114519361">
    <w:abstractNumId w:val="5"/>
  </w:num>
  <w:num w:numId="19" w16cid:durableId="740062107">
    <w:abstractNumId w:val="20"/>
  </w:num>
  <w:num w:numId="20" w16cid:durableId="1173452830">
    <w:abstractNumId w:val="18"/>
  </w:num>
  <w:num w:numId="21" w16cid:durableId="119108374">
    <w:abstractNumId w:val="24"/>
  </w:num>
  <w:num w:numId="22" w16cid:durableId="1220939966">
    <w:abstractNumId w:val="25"/>
  </w:num>
  <w:num w:numId="23" w16cid:durableId="149366847">
    <w:abstractNumId w:val="12"/>
  </w:num>
  <w:num w:numId="24" w16cid:durableId="1132601218">
    <w:abstractNumId w:val="26"/>
  </w:num>
  <w:num w:numId="25" w16cid:durableId="1608267721">
    <w:abstractNumId w:val="19"/>
  </w:num>
  <w:num w:numId="26" w16cid:durableId="1406536133">
    <w:abstractNumId w:val="10"/>
  </w:num>
  <w:num w:numId="27" w16cid:durableId="1801067335">
    <w:abstractNumId w:val="4"/>
  </w:num>
  <w:num w:numId="28" w16cid:durableId="86313569">
    <w:abstractNumId w:val="22"/>
  </w:num>
  <w:numIdMacAtCleanup w:val="2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ê Quốc Dũng">
    <w15:presenceInfo w15:providerId="AD" w15:userId="S::21520739@ms.uit.edu.vn::0451f9e9-f937-4a77-8187-1ed06940536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9C48EA2"/>
    <w:rsid w:val="00004485"/>
    <w:rsid w:val="000051E2"/>
    <w:rsid w:val="00010C77"/>
    <w:rsid w:val="00011270"/>
    <w:rsid w:val="00012420"/>
    <w:rsid w:val="00013B02"/>
    <w:rsid w:val="0001430D"/>
    <w:rsid w:val="000147C7"/>
    <w:rsid w:val="00015925"/>
    <w:rsid w:val="000200E1"/>
    <w:rsid w:val="0002300E"/>
    <w:rsid w:val="00025067"/>
    <w:rsid w:val="0002757F"/>
    <w:rsid w:val="000317BE"/>
    <w:rsid w:val="000337D6"/>
    <w:rsid w:val="000340E3"/>
    <w:rsid w:val="0003778A"/>
    <w:rsid w:val="00037D74"/>
    <w:rsid w:val="000416A3"/>
    <w:rsid w:val="00043BAD"/>
    <w:rsid w:val="00043D0F"/>
    <w:rsid w:val="000443B5"/>
    <w:rsid w:val="00051698"/>
    <w:rsid w:val="0005243B"/>
    <w:rsid w:val="00053128"/>
    <w:rsid w:val="0005319B"/>
    <w:rsid w:val="00055513"/>
    <w:rsid w:val="00060D0B"/>
    <w:rsid w:val="00061757"/>
    <w:rsid w:val="000620AF"/>
    <w:rsid w:val="00062390"/>
    <w:rsid w:val="00064265"/>
    <w:rsid w:val="00064A35"/>
    <w:rsid w:val="00064E36"/>
    <w:rsid w:val="00064EAE"/>
    <w:rsid w:val="00066879"/>
    <w:rsid w:val="000677B4"/>
    <w:rsid w:val="0007268C"/>
    <w:rsid w:val="00074777"/>
    <w:rsid w:val="000775A3"/>
    <w:rsid w:val="0007798D"/>
    <w:rsid w:val="00077AFC"/>
    <w:rsid w:val="00080639"/>
    <w:rsid w:val="0008329C"/>
    <w:rsid w:val="00084511"/>
    <w:rsid w:val="0008587F"/>
    <w:rsid w:val="00086C92"/>
    <w:rsid w:val="000879CD"/>
    <w:rsid w:val="00090744"/>
    <w:rsid w:val="00091488"/>
    <w:rsid w:val="000920A9"/>
    <w:rsid w:val="00093911"/>
    <w:rsid w:val="00093E4D"/>
    <w:rsid w:val="000947EB"/>
    <w:rsid w:val="00094B36"/>
    <w:rsid w:val="00097AF2"/>
    <w:rsid w:val="000A5ECE"/>
    <w:rsid w:val="000A6640"/>
    <w:rsid w:val="000A711E"/>
    <w:rsid w:val="000A7F48"/>
    <w:rsid w:val="000B0ABB"/>
    <w:rsid w:val="000B122E"/>
    <w:rsid w:val="000B1923"/>
    <w:rsid w:val="000B6B3F"/>
    <w:rsid w:val="000B7A20"/>
    <w:rsid w:val="000C18C7"/>
    <w:rsid w:val="000C2471"/>
    <w:rsid w:val="000C2B3B"/>
    <w:rsid w:val="000C4417"/>
    <w:rsid w:val="000C4791"/>
    <w:rsid w:val="000C7C39"/>
    <w:rsid w:val="000D12D6"/>
    <w:rsid w:val="000D361F"/>
    <w:rsid w:val="000D5442"/>
    <w:rsid w:val="000D553F"/>
    <w:rsid w:val="000D5824"/>
    <w:rsid w:val="000D5D44"/>
    <w:rsid w:val="000D66CD"/>
    <w:rsid w:val="000D6A37"/>
    <w:rsid w:val="000D7CF1"/>
    <w:rsid w:val="000E081E"/>
    <w:rsid w:val="000E1426"/>
    <w:rsid w:val="000E1EB1"/>
    <w:rsid w:val="000E21FC"/>
    <w:rsid w:val="000E2CCC"/>
    <w:rsid w:val="000E422A"/>
    <w:rsid w:val="000E4B9B"/>
    <w:rsid w:val="000F281A"/>
    <w:rsid w:val="000F4206"/>
    <w:rsid w:val="000F7A26"/>
    <w:rsid w:val="0010050C"/>
    <w:rsid w:val="00102813"/>
    <w:rsid w:val="001033A9"/>
    <w:rsid w:val="00105373"/>
    <w:rsid w:val="001053AA"/>
    <w:rsid w:val="00105DFC"/>
    <w:rsid w:val="00106EAE"/>
    <w:rsid w:val="0011289C"/>
    <w:rsid w:val="00113E91"/>
    <w:rsid w:val="00114299"/>
    <w:rsid w:val="00115885"/>
    <w:rsid w:val="0011746F"/>
    <w:rsid w:val="00120CBC"/>
    <w:rsid w:val="00121738"/>
    <w:rsid w:val="00121C98"/>
    <w:rsid w:val="001243A5"/>
    <w:rsid w:val="00125178"/>
    <w:rsid w:val="00125F16"/>
    <w:rsid w:val="00132190"/>
    <w:rsid w:val="001329FF"/>
    <w:rsid w:val="00134773"/>
    <w:rsid w:val="00136592"/>
    <w:rsid w:val="00137440"/>
    <w:rsid w:val="00140393"/>
    <w:rsid w:val="00140C66"/>
    <w:rsid w:val="00146847"/>
    <w:rsid w:val="00147378"/>
    <w:rsid w:val="001536C7"/>
    <w:rsid w:val="001536D2"/>
    <w:rsid w:val="0015411E"/>
    <w:rsid w:val="0015447A"/>
    <w:rsid w:val="00154CB2"/>
    <w:rsid w:val="0015563A"/>
    <w:rsid w:val="00155E4D"/>
    <w:rsid w:val="00156582"/>
    <w:rsid w:val="001573A3"/>
    <w:rsid w:val="0016099E"/>
    <w:rsid w:val="00161148"/>
    <w:rsid w:val="00162553"/>
    <w:rsid w:val="001630D2"/>
    <w:rsid w:val="0016331F"/>
    <w:rsid w:val="00167061"/>
    <w:rsid w:val="001700F4"/>
    <w:rsid w:val="0017251D"/>
    <w:rsid w:val="00174110"/>
    <w:rsid w:val="00174202"/>
    <w:rsid w:val="001748E5"/>
    <w:rsid w:val="00174BE3"/>
    <w:rsid w:val="00176BC1"/>
    <w:rsid w:val="00180647"/>
    <w:rsid w:val="00181D54"/>
    <w:rsid w:val="00181E65"/>
    <w:rsid w:val="00185595"/>
    <w:rsid w:val="001863D4"/>
    <w:rsid w:val="00186A73"/>
    <w:rsid w:val="0019077F"/>
    <w:rsid w:val="00191429"/>
    <w:rsid w:val="00191822"/>
    <w:rsid w:val="0019235D"/>
    <w:rsid w:val="0019448D"/>
    <w:rsid w:val="00197812"/>
    <w:rsid w:val="00197C87"/>
    <w:rsid w:val="001A0E26"/>
    <w:rsid w:val="001A0FB2"/>
    <w:rsid w:val="001A2BCE"/>
    <w:rsid w:val="001A2FF8"/>
    <w:rsid w:val="001A3F6E"/>
    <w:rsid w:val="001A4536"/>
    <w:rsid w:val="001A5319"/>
    <w:rsid w:val="001A6054"/>
    <w:rsid w:val="001A63FA"/>
    <w:rsid w:val="001A701C"/>
    <w:rsid w:val="001A72E1"/>
    <w:rsid w:val="001B0308"/>
    <w:rsid w:val="001B10A4"/>
    <w:rsid w:val="001B5B60"/>
    <w:rsid w:val="001B65D1"/>
    <w:rsid w:val="001B6CBB"/>
    <w:rsid w:val="001B797B"/>
    <w:rsid w:val="001C00F7"/>
    <w:rsid w:val="001C1993"/>
    <w:rsid w:val="001C1CCA"/>
    <w:rsid w:val="001C2101"/>
    <w:rsid w:val="001D0EC3"/>
    <w:rsid w:val="001D2D5A"/>
    <w:rsid w:val="001D4AED"/>
    <w:rsid w:val="001E00D2"/>
    <w:rsid w:val="001E3017"/>
    <w:rsid w:val="001E39D4"/>
    <w:rsid w:val="001E3F6A"/>
    <w:rsid w:val="001E5D95"/>
    <w:rsid w:val="001E5E8B"/>
    <w:rsid w:val="001E6648"/>
    <w:rsid w:val="001E72C3"/>
    <w:rsid w:val="001F01F1"/>
    <w:rsid w:val="001F1650"/>
    <w:rsid w:val="001F1C57"/>
    <w:rsid w:val="001F2507"/>
    <w:rsid w:val="001F295D"/>
    <w:rsid w:val="001F4F53"/>
    <w:rsid w:val="001F519A"/>
    <w:rsid w:val="002011D3"/>
    <w:rsid w:val="002015E8"/>
    <w:rsid w:val="002031F2"/>
    <w:rsid w:val="00203729"/>
    <w:rsid w:val="00206618"/>
    <w:rsid w:val="00213DC3"/>
    <w:rsid w:val="00216EF3"/>
    <w:rsid w:val="00217247"/>
    <w:rsid w:val="002210A9"/>
    <w:rsid w:val="00221C78"/>
    <w:rsid w:val="00221C80"/>
    <w:rsid w:val="00225073"/>
    <w:rsid w:val="002252DC"/>
    <w:rsid w:val="00227EE3"/>
    <w:rsid w:val="00230C59"/>
    <w:rsid w:val="00234BB2"/>
    <w:rsid w:val="00235588"/>
    <w:rsid w:val="00237007"/>
    <w:rsid w:val="00240345"/>
    <w:rsid w:val="00240BB1"/>
    <w:rsid w:val="002413EC"/>
    <w:rsid w:val="00241E8C"/>
    <w:rsid w:val="00245310"/>
    <w:rsid w:val="00246EEC"/>
    <w:rsid w:val="00250F04"/>
    <w:rsid w:val="00250F46"/>
    <w:rsid w:val="00252E4C"/>
    <w:rsid w:val="00252FFA"/>
    <w:rsid w:val="00254816"/>
    <w:rsid w:val="002573AB"/>
    <w:rsid w:val="00260674"/>
    <w:rsid w:val="0026135A"/>
    <w:rsid w:val="00262354"/>
    <w:rsid w:val="00264CD3"/>
    <w:rsid w:val="0026524E"/>
    <w:rsid w:val="002666E4"/>
    <w:rsid w:val="00270763"/>
    <w:rsid w:val="0027129C"/>
    <w:rsid w:val="00271C0B"/>
    <w:rsid w:val="00272F44"/>
    <w:rsid w:val="00273AD3"/>
    <w:rsid w:val="00273CAA"/>
    <w:rsid w:val="002757C8"/>
    <w:rsid w:val="00275E91"/>
    <w:rsid w:val="00276FCF"/>
    <w:rsid w:val="002779C1"/>
    <w:rsid w:val="002824B8"/>
    <w:rsid w:val="00285B77"/>
    <w:rsid w:val="002910C2"/>
    <w:rsid w:val="0029124C"/>
    <w:rsid w:val="00291EE4"/>
    <w:rsid w:val="0029340E"/>
    <w:rsid w:val="00294076"/>
    <w:rsid w:val="00297073"/>
    <w:rsid w:val="00297908"/>
    <w:rsid w:val="00297B05"/>
    <w:rsid w:val="002A1C3F"/>
    <w:rsid w:val="002A1C65"/>
    <w:rsid w:val="002A214F"/>
    <w:rsid w:val="002A2891"/>
    <w:rsid w:val="002A4207"/>
    <w:rsid w:val="002A543B"/>
    <w:rsid w:val="002A66B3"/>
    <w:rsid w:val="002A728A"/>
    <w:rsid w:val="002B1369"/>
    <w:rsid w:val="002B1C89"/>
    <w:rsid w:val="002B1E34"/>
    <w:rsid w:val="002B2E4A"/>
    <w:rsid w:val="002B5039"/>
    <w:rsid w:val="002B5A9D"/>
    <w:rsid w:val="002C0AB0"/>
    <w:rsid w:val="002C159A"/>
    <w:rsid w:val="002C17FD"/>
    <w:rsid w:val="002C1A98"/>
    <w:rsid w:val="002C3037"/>
    <w:rsid w:val="002C475D"/>
    <w:rsid w:val="002C4D3B"/>
    <w:rsid w:val="002C4E51"/>
    <w:rsid w:val="002C6194"/>
    <w:rsid w:val="002C6C27"/>
    <w:rsid w:val="002C71D0"/>
    <w:rsid w:val="002D0437"/>
    <w:rsid w:val="002D1093"/>
    <w:rsid w:val="002D1C9C"/>
    <w:rsid w:val="002D3FB3"/>
    <w:rsid w:val="002D434A"/>
    <w:rsid w:val="002D6563"/>
    <w:rsid w:val="002E0E16"/>
    <w:rsid w:val="002E18CE"/>
    <w:rsid w:val="002E375E"/>
    <w:rsid w:val="002E3A06"/>
    <w:rsid w:val="002E460D"/>
    <w:rsid w:val="002E4F00"/>
    <w:rsid w:val="002E577B"/>
    <w:rsid w:val="002E74C0"/>
    <w:rsid w:val="002E792A"/>
    <w:rsid w:val="002F1297"/>
    <w:rsid w:val="002F180A"/>
    <w:rsid w:val="002F28C2"/>
    <w:rsid w:val="002F41E0"/>
    <w:rsid w:val="002F4D1A"/>
    <w:rsid w:val="002F4DCE"/>
    <w:rsid w:val="002F5069"/>
    <w:rsid w:val="002F5855"/>
    <w:rsid w:val="002F6332"/>
    <w:rsid w:val="00300342"/>
    <w:rsid w:val="00301B6B"/>
    <w:rsid w:val="00301EA2"/>
    <w:rsid w:val="003021F6"/>
    <w:rsid w:val="00303D50"/>
    <w:rsid w:val="0030448B"/>
    <w:rsid w:val="00307508"/>
    <w:rsid w:val="00307642"/>
    <w:rsid w:val="00310E68"/>
    <w:rsid w:val="00315336"/>
    <w:rsid w:val="003166EB"/>
    <w:rsid w:val="0032116D"/>
    <w:rsid w:val="003222DE"/>
    <w:rsid w:val="00322CF5"/>
    <w:rsid w:val="003307AD"/>
    <w:rsid w:val="00330938"/>
    <w:rsid w:val="00331F0A"/>
    <w:rsid w:val="00334764"/>
    <w:rsid w:val="0033545E"/>
    <w:rsid w:val="00336BA6"/>
    <w:rsid w:val="00336EB9"/>
    <w:rsid w:val="00337066"/>
    <w:rsid w:val="00337BB2"/>
    <w:rsid w:val="00340287"/>
    <w:rsid w:val="00342A46"/>
    <w:rsid w:val="003430BA"/>
    <w:rsid w:val="00344F36"/>
    <w:rsid w:val="00347DB3"/>
    <w:rsid w:val="00350922"/>
    <w:rsid w:val="00351C1A"/>
    <w:rsid w:val="0035252F"/>
    <w:rsid w:val="003545DC"/>
    <w:rsid w:val="0035515C"/>
    <w:rsid w:val="00355E14"/>
    <w:rsid w:val="00356316"/>
    <w:rsid w:val="003605E6"/>
    <w:rsid w:val="003622A5"/>
    <w:rsid w:val="00363508"/>
    <w:rsid w:val="00365292"/>
    <w:rsid w:val="00365C6A"/>
    <w:rsid w:val="00367C84"/>
    <w:rsid w:val="00371773"/>
    <w:rsid w:val="00372D4F"/>
    <w:rsid w:val="0037366E"/>
    <w:rsid w:val="00374571"/>
    <w:rsid w:val="00376AEB"/>
    <w:rsid w:val="00377AF9"/>
    <w:rsid w:val="00380C49"/>
    <w:rsid w:val="0038630B"/>
    <w:rsid w:val="00387ABC"/>
    <w:rsid w:val="00391608"/>
    <w:rsid w:val="00391885"/>
    <w:rsid w:val="00391F49"/>
    <w:rsid w:val="00392EE5"/>
    <w:rsid w:val="00393865"/>
    <w:rsid w:val="00393F5F"/>
    <w:rsid w:val="003969D7"/>
    <w:rsid w:val="003A0C9B"/>
    <w:rsid w:val="003A43BE"/>
    <w:rsid w:val="003A5B10"/>
    <w:rsid w:val="003A69C3"/>
    <w:rsid w:val="003A72E9"/>
    <w:rsid w:val="003B0834"/>
    <w:rsid w:val="003B1069"/>
    <w:rsid w:val="003B421B"/>
    <w:rsid w:val="003B4314"/>
    <w:rsid w:val="003B532E"/>
    <w:rsid w:val="003B71F1"/>
    <w:rsid w:val="003C2053"/>
    <w:rsid w:val="003C2D11"/>
    <w:rsid w:val="003C5497"/>
    <w:rsid w:val="003C5591"/>
    <w:rsid w:val="003C59D9"/>
    <w:rsid w:val="003C5FCF"/>
    <w:rsid w:val="003C600D"/>
    <w:rsid w:val="003C7987"/>
    <w:rsid w:val="003D0254"/>
    <w:rsid w:val="003D3892"/>
    <w:rsid w:val="003D5C71"/>
    <w:rsid w:val="003D622D"/>
    <w:rsid w:val="003D6992"/>
    <w:rsid w:val="003E2D93"/>
    <w:rsid w:val="003E3BBF"/>
    <w:rsid w:val="003E54A0"/>
    <w:rsid w:val="003F14E7"/>
    <w:rsid w:val="003F3F74"/>
    <w:rsid w:val="003F4F76"/>
    <w:rsid w:val="003F5481"/>
    <w:rsid w:val="003F54B9"/>
    <w:rsid w:val="003F6882"/>
    <w:rsid w:val="003F724D"/>
    <w:rsid w:val="003F75C9"/>
    <w:rsid w:val="003F7E8E"/>
    <w:rsid w:val="0040026B"/>
    <w:rsid w:val="00400F07"/>
    <w:rsid w:val="00403A77"/>
    <w:rsid w:val="00404033"/>
    <w:rsid w:val="0040488C"/>
    <w:rsid w:val="004066E7"/>
    <w:rsid w:val="00406A0B"/>
    <w:rsid w:val="00406CB0"/>
    <w:rsid w:val="004078BE"/>
    <w:rsid w:val="00410F57"/>
    <w:rsid w:val="00410FE1"/>
    <w:rsid w:val="00411321"/>
    <w:rsid w:val="004114E8"/>
    <w:rsid w:val="00411AB7"/>
    <w:rsid w:val="00412E23"/>
    <w:rsid w:val="00414254"/>
    <w:rsid w:val="00414488"/>
    <w:rsid w:val="00414493"/>
    <w:rsid w:val="00415148"/>
    <w:rsid w:val="00415FE0"/>
    <w:rsid w:val="0042695A"/>
    <w:rsid w:val="0042764D"/>
    <w:rsid w:val="00430A74"/>
    <w:rsid w:val="00430F5A"/>
    <w:rsid w:val="00434827"/>
    <w:rsid w:val="00434F4C"/>
    <w:rsid w:val="004351B3"/>
    <w:rsid w:val="00435946"/>
    <w:rsid w:val="00436913"/>
    <w:rsid w:val="00440141"/>
    <w:rsid w:val="00440316"/>
    <w:rsid w:val="00441ED1"/>
    <w:rsid w:val="0044704B"/>
    <w:rsid w:val="00447307"/>
    <w:rsid w:val="00447D87"/>
    <w:rsid w:val="0045106A"/>
    <w:rsid w:val="004513E7"/>
    <w:rsid w:val="00451888"/>
    <w:rsid w:val="00456586"/>
    <w:rsid w:val="00460923"/>
    <w:rsid w:val="004609E6"/>
    <w:rsid w:val="00460A10"/>
    <w:rsid w:val="00460F7D"/>
    <w:rsid w:val="004610F5"/>
    <w:rsid w:val="00462595"/>
    <w:rsid w:val="00462618"/>
    <w:rsid w:val="004648C6"/>
    <w:rsid w:val="00465936"/>
    <w:rsid w:val="00465D7E"/>
    <w:rsid w:val="00466832"/>
    <w:rsid w:val="00470AC0"/>
    <w:rsid w:val="00470FD3"/>
    <w:rsid w:val="0047236E"/>
    <w:rsid w:val="004723AD"/>
    <w:rsid w:val="0047293F"/>
    <w:rsid w:val="0047550F"/>
    <w:rsid w:val="00476E16"/>
    <w:rsid w:val="00476F76"/>
    <w:rsid w:val="004779F4"/>
    <w:rsid w:val="00481673"/>
    <w:rsid w:val="00481E61"/>
    <w:rsid w:val="004822B1"/>
    <w:rsid w:val="00484484"/>
    <w:rsid w:val="00484836"/>
    <w:rsid w:val="0048506E"/>
    <w:rsid w:val="00485948"/>
    <w:rsid w:val="00486A0B"/>
    <w:rsid w:val="0049058A"/>
    <w:rsid w:val="004908C5"/>
    <w:rsid w:val="00490928"/>
    <w:rsid w:val="00490DDC"/>
    <w:rsid w:val="00492D5A"/>
    <w:rsid w:val="004979D7"/>
    <w:rsid w:val="004A0868"/>
    <w:rsid w:val="004A1E87"/>
    <w:rsid w:val="004A3414"/>
    <w:rsid w:val="004A3482"/>
    <w:rsid w:val="004A3536"/>
    <w:rsid w:val="004A4E6E"/>
    <w:rsid w:val="004B02DC"/>
    <w:rsid w:val="004B23F0"/>
    <w:rsid w:val="004B24AB"/>
    <w:rsid w:val="004B2EEE"/>
    <w:rsid w:val="004B45FC"/>
    <w:rsid w:val="004B4862"/>
    <w:rsid w:val="004B6A09"/>
    <w:rsid w:val="004C130B"/>
    <w:rsid w:val="004C2C32"/>
    <w:rsid w:val="004C3660"/>
    <w:rsid w:val="004C5721"/>
    <w:rsid w:val="004D0EB1"/>
    <w:rsid w:val="004D1160"/>
    <w:rsid w:val="004D1A85"/>
    <w:rsid w:val="004D39D4"/>
    <w:rsid w:val="004D4412"/>
    <w:rsid w:val="004D4418"/>
    <w:rsid w:val="004D5417"/>
    <w:rsid w:val="004D5624"/>
    <w:rsid w:val="004E2228"/>
    <w:rsid w:val="004E5D30"/>
    <w:rsid w:val="004F2A44"/>
    <w:rsid w:val="004F399F"/>
    <w:rsid w:val="004F4AA8"/>
    <w:rsid w:val="00500279"/>
    <w:rsid w:val="005005AA"/>
    <w:rsid w:val="0050171D"/>
    <w:rsid w:val="005030E3"/>
    <w:rsid w:val="005032A7"/>
    <w:rsid w:val="00506AC9"/>
    <w:rsid w:val="005073F2"/>
    <w:rsid w:val="00510F6B"/>
    <w:rsid w:val="00510FF0"/>
    <w:rsid w:val="005110AA"/>
    <w:rsid w:val="00511517"/>
    <w:rsid w:val="00512308"/>
    <w:rsid w:val="00513132"/>
    <w:rsid w:val="00514B59"/>
    <w:rsid w:val="00514C06"/>
    <w:rsid w:val="00517DE4"/>
    <w:rsid w:val="00521412"/>
    <w:rsid w:val="00522226"/>
    <w:rsid w:val="00522E32"/>
    <w:rsid w:val="00526728"/>
    <w:rsid w:val="00526A58"/>
    <w:rsid w:val="00527908"/>
    <w:rsid w:val="00530135"/>
    <w:rsid w:val="00531E50"/>
    <w:rsid w:val="0053202A"/>
    <w:rsid w:val="005324FA"/>
    <w:rsid w:val="00533FEC"/>
    <w:rsid w:val="0053519C"/>
    <w:rsid w:val="00535CDC"/>
    <w:rsid w:val="005366A5"/>
    <w:rsid w:val="005372FC"/>
    <w:rsid w:val="0053745B"/>
    <w:rsid w:val="00537495"/>
    <w:rsid w:val="0054305C"/>
    <w:rsid w:val="00544EE6"/>
    <w:rsid w:val="00545801"/>
    <w:rsid w:val="00545B46"/>
    <w:rsid w:val="005503BA"/>
    <w:rsid w:val="00550820"/>
    <w:rsid w:val="0055362A"/>
    <w:rsid w:val="00554F89"/>
    <w:rsid w:val="00555497"/>
    <w:rsid w:val="00555A33"/>
    <w:rsid w:val="00556E26"/>
    <w:rsid w:val="0056190A"/>
    <w:rsid w:val="005632CD"/>
    <w:rsid w:val="00563D5E"/>
    <w:rsid w:val="0056571F"/>
    <w:rsid w:val="00566A8E"/>
    <w:rsid w:val="00570514"/>
    <w:rsid w:val="00570535"/>
    <w:rsid w:val="005710EB"/>
    <w:rsid w:val="00573F9D"/>
    <w:rsid w:val="00574D16"/>
    <w:rsid w:val="005760EC"/>
    <w:rsid w:val="00580CD8"/>
    <w:rsid w:val="00583465"/>
    <w:rsid w:val="0058555E"/>
    <w:rsid w:val="005865C0"/>
    <w:rsid w:val="005874B1"/>
    <w:rsid w:val="005878AD"/>
    <w:rsid w:val="00590936"/>
    <w:rsid w:val="0059144F"/>
    <w:rsid w:val="0059213F"/>
    <w:rsid w:val="00593409"/>
    <w:rsid w:val="005939B6"/>
    <w:rsid w:val="00594E4D"/>
    <w:rsid w:val="00595EB6"/>
    <w:rsid w:val="005A08D0"/>
    <w:rsid w:val="005B06CB"/>
    <w:rsid w:val="005B14DA"/>
    <w:rsid w:val="005B2D9F"/>
    <w:rsid w:val="005B3466"/>
    <w:rsid w:val="005B362C"/>
    <w:rsid w:val="005B43AE"/>
    <w:rsid w:val="005B52B1"/>
    <w:rsid w:val="005B72BA"/>
    <w:rsid w:val="005B76EA"/>
    <w:rsid w:val="005C0169"/>
    <w:rsid w:val="005C240F"/>
    <w:rsid w:val="005C283B"/>
    <w:rsid w:val="005C2F97"/>
    <w:rsid w:val="005C46D4"/>
    <w:rsid w:val="005C47BA"/>
    <w:rsid w:val="005C5170"/>
    <w:rsid w:val="005C6BCB"/>
    <w:rsid w:val="005C7E33"/>
    <w:rsid w:val="005D0EE7"/>
    <w:rsid w:val="005D1780"/>
    <w:rsid w:val="005D182A"/>
    <w:rsid w:val="005D22EB"/>
    <w:rsid w:val="005D281F"/>
    <w:rsid w:val="005D2E12"/>
    <w:rsid w:val="005D3252"/>
    <w:rsid w:val="005D3718"/>
    <w:rsid w:val="005D459B"/>
    <w:rsid w:val="005D6273"/>
    <w:rsid w:val="005E1E18"/>
    <w:rsid w:val="005E1E48"/>
    <w:rsid w:val="005E2908"/>
    <w:rsid w:val="005E2CDE"/>
    <w:rsid w:val="005E3A60"/>
    <w:rsid w:val="005E5D74"/>
    <w:rsid w:val="005E7644"/>
    <w:rsid w:val="005F2BEE"/>
    <w:rsid w:val="005F4619"/>
    <w:rsid w:val="0060161B"/>
    <w:rsid w:val="00601F0E"/>
    <w:rsid w:val="00602027"/>
    <w:rsid w:val="006025E1"/>
    <w:rsid w:val="0060298D"/>
    <w:rsid w:val="00604D27"/>
    <w:rsid w:val="006066B7"/>
    <w:rsid w:val="00607873"/>
    <w:rsid w:val="0061142E"/>
    <w:rsid w:val="00611600"/>
    <w:rsid w:val="00611867"/>
    <w:rsid w:val="00613BC1"/>
    <w:rsid w:val="006158CB"/>
    <w:rsid w:val="00615FA4"/>
    <w:rsid w:val="00620580"/>
    <w:rsid w:val="006216F1"/>
    <w:rsid w:val="006225C8"/>
    <w:rsid w:val="00622F16"/>
    <w:rsid w:val="00625AD6"/>
    <w:rsid w:val="00626AB3"/>
    <w:rsid w:val="00630AAB"/>
    <w:rsid w:val="00630F56"/>
    <w:rsid w:val="00631CC8"/>
    <w:rsid w:val="0063214F"/>
    <w:rsid w:val="00632D24"/>
    <w:rsid w:val="0063367B"/>
    <w:rsid w:val="0063538D"/>
    <w:rsid w:val="00635EFD"/>
    <w:rsid w:val="00637AA0"/>
    <w:rsid w:val="0064110A"/>
    <w:rsid w:val="0064228C"/>
    <w:rsid w:val="006445CF"/>
    <w:rsid w:val="006450F8"/>
    <w:rsid w:val="006451E9"/>
    <w:rsid w:val="00645FA6"/>
    <w:rsid w:val="006464C1"/>
    <w:rsid w:val="00650F13"/>
    <w:rsid w:val="0065149D"/>
    <w:rsid w:val="0065286D"/>
    <w:rsid w:val="00653081"/>
    <w:rsid w:val="00656A9D"/>
    <w:rsid w:val="00660CB0"/>
    <w:rsid w:val="00661D76"/>
    <w:rsid w:val="00662EFF"/>
    <w:rsid w:val="00663A30"/>
    <w:rsid w:val="00665446"/>
    <w:rsid w:val="00665B4A"/>
    <w:rsid w:val="006667CD"/>
    <w:rsid w:val="00667FB6"/>
    <w:rsid w:val="0067055B"/>
    <w:rsid w:val="006716D7"/>
    <w:rsid w:val="00671DAF"/>
    <w:rsid w:val="0067376B"/>
    <w:rsid w:val="006752FB"/>
    <w:rsid w:val="006761FE"/>
    <w:rsid w:val="0067711B"/>
    <w:rsid w:val="00677F02"/>
    <w:rsid w:val="00680CCB"/>
    <w:rsid w:val="00682FEA"/>
    <w:rsid w:val="006835D7"/>
    <w:rsid w:val="00686305"/>
    <w:rsid w:val="00687086"/>
    <w:rsid w:val="00687FC4"/>
    <w:rsid w:val="006904B1"/>
    <w:rsid w:val="00692831"/>
    <w:rsid w:val="00692BF9"/>
    <w:rsid w:val="00694903"/>
    <w:rsid w:val="0069682A"/>
    <w:rsid w:val="006A4085"/>
    <w:rsid w:val="006A5A15"/>
    <w:rsid w:val="006A6F60"/>
    <w:rsid w:val="006A7B28"/>
    <w:rsid w:val="006B03DB"/>
    <w:rsid w:val="006B13AF"/>
    <w:rsid w:val="006B185D"/>
    <w:rsid w:val="006B2E86"/>
    <w:rsid w:val="006B4482"/>
    <w:rsid w:val="006B4D1D"/>
    <w:rsid w:val="006B52FE"/>
    <w:rsid w:val="006C1959"/>
    <w:rsid w:val="006C28D9"/>
    <w:rsid w:val="006C44E9"/>
    <w:rsid w:val="006C5B1A"/>
    <w:rsid w:val="006C7876"/>
    <w:rsid w:val="006D03B3"/>
    <w:rsid w:val="006D0F6A"/>
    <w:rsid w:val="006D3770"/>
    <w:rsid w:val="006D416F"/>
    <w:rsid w:val="006D550B"/>
    <w:rsid w:val="006D56F5"/>
    <w:rsid w:val="006D732E"/>
    <w:rsid w:val="006E367D"/>
    <w:rsid w:val="006E3BFC"/>
    <w:rsid w:val="006E731D"/>
    <w:rsid w:val="006F195C"/>
    <w:rsid w:val="006F3F05"/>
    <w:rsid w:val="006F480B"/>
    <w:rsid w:val="006F7C64"/>
    <w:rsid w:val="0070092A"/>
    <w:rsid w:val="0070105E"/>
    <w:rsid w:val="00702718"/>
    <w:rsid w:val="00702DA6"/>
    <w:rsid w:val="00703BEA"/>
    <w:rsid w:val="0070464D"/>
    <w:rsid w:val="00704DA0"/>
    <w:rsid w:val="00705C6A"/>
    <w:rsid w:val="007073E1"/>
    <w:rsid w:val="00707840"/>
    <w:rsid w:val="0071035E"/>
    <w:rsid w:val="00711E7A"/>
    <w:rsid w:val="007138ED"/>
    <w:rsid w:val="00713BD3"/>
    <w:rsid w:val="0071493A"/>
    <w:rsid w:val="00715EF2"/>
    <w:rsid w:val="00720281"/>
    <w:rsid w:val="007207B9"/>
    <w:rsid w:val="00720D36"/>
    <w:rsid w:val="00720D9A"/>
    <w:rsid w:val="00722019"/>
    <w:rsid w:val="0072222C"/>
    <w:rsid w:val="00722BF7"/>
    <w:rsid w:val="00722D4B"/>
    <w:rsid w:val="007248BE"/>
    <w:rsid w:val="007249C2"/>
    <w:rsid w:val="00724C39"/>
    <w:rsid w:val="007308DD"/>
    <w:rsid w:val="00730A46"/>
    <w:rsid w:val="00731B7B"/>
    <w:rsid w:val="0073463D"/>
    <w:rsid w:val="007347AA"/>
    <w:rsid w:val="00735D84"/>
    <w:rsid w:val="00740783"/>
    <w:rsid w:val="00741F49"/>
    <w:rsid w:val="00742722"/>
    <w:rsid w:val="007442DC"/>
    <w:rsid w:val="00744FF2"/>
    <w:rsid w:val="00746E00"/>
    <w:rsid w:val="00754794"/>
    <w:rsid w:val="00754994"/>
    <w:rsid w:val="007559B7"/>
    <w:rsid w:val="00755F66"/>
    <w:rsid w:val="00756140"/>
    <w:rsid w:val="00760495"/>
    <w:rsid w:val="007629DE"/>
    <w:rsid w:val="007638F2"/>
    <w:rsid w:val="00765969"/>
    <w:rsid w:val="00766342"/>
    <w:rsid w:val="00771ED8"/>
    <w:rsid w:val="0077274B"/>
    <w:rsid w:val="00772A20"/>
    <w:rsid w:val="007734DF"/>
    <w:rsid w:val="00776200"/>
    <w:rsid w:val="007765BE"/>
    <w:rsid w:val="0077674A"/>
    <w:rsid w:val="00776D86"/>
    <w:rsid w:val="007778CF"/>
    <w:rsid w:val="00780A7C"/>
    <w:rsid w:val="007823BF"/>
    <w:rsid w:val="00782C1A"/>
    <w:rsid w:val="00782F8B"/>
    <w:rsid w:val="00783553"/>
    <w:rsid w:val="00783BF4"/>
    <w:rsid w:val="007859B8"/>
    <w:rsid w:val="00785EC4"/>
    <w:rsid w:val="007861D3"/>
    <w:rsid w:val="007876F7"/>
    <w:rsid w:val="0078781C"/>
    <w:rsid w:val="007925A1"/>
    <w:rsid w:val="007927AC"/>
    <w:rsid w:val="00793412"/>
    <w:rsid w:val="00793DEF"/>
    <w:rsid w:val="00794389"/>
    <w:rsid w:val="00794B43"/>
    <w:rsid w:val="007968F0"/>
    <w:rsid w:val="007974E3"/>
    <w:rsid w:val="007A1F13"/>
    <w:rsid w:val="007A39A0"/>
    <w:rsid w:val="007A3F9A"/>
    <w:rsid w:val="007A570C"/>
    <w:rsid w:val="007B49A6"/>
    <w:rsid w:val="007B71C4"/>
    <w:rsid w:val="007B7A41"/>
    <w:rsid w:val="007C069A"/>
    <w:rsid w:val="007C1EBF"/>
    <w:rsid w:val="007C3021"/>
    <w:rsid w:val="007C5108"/>
    <w:rsid w:val="007C5916"/>
    <w:rsid w:val="007C70DB"/>
    <w:rsid w:val="007D174A"/>
    <w:rsid w:val="007D262E"/>
    <w:rsid w:val="007D2890"/>
    <w:rsid w:val="007D7D94"/>
    <w:rsid w:val="007D7F25"/>
    <w:rsid w:val="007E2948"/>
    <w:rsid w:val="007E4DE3"/>
    <w:rsid w:val="007E5240"/>
    <w:rsid w:val="007E5C50"/>
    <w:rsid w:val="007E7993"/>
    <w:rsid w:val="007F03C3"/>
    <w:rsid w:val="007F08C6"/>
    <w:rsid w:val="007F0EB3"/>
    <w:rsid w:val="007F2DCD"/>
    <w:rsid w:val="007F31BD"/>
    <w:rsid w:val="007F361D"/>
    <w:rsid w:val="007F4BD5"/>
    <w:rsid w:val="007F5EAC"/>
    <w:rsid w:val="007F63CC"/>
    <w:rsid w:val="007F64AC"/>
    <w:rsid w:val="007F6B4B"/>
    <w:rsid w:val="007F6BF5"/>
    <w:rsid w:val="007F797C"/>
    <w:rsid w:val="00802B42"/>
    <w:rsid w:val="00802FD0"/>
    <w:rsid w:val="008041EC"/>
    <w:rsid w:val="008066C2"/>
    <w:rsid w:val="00806B7C"/>
    <w:rsid w:val="0080763E"/>
    <w:rsid w:val="00811A71"/>
    <w:rsid w:val="008137D0"/>
    <w:rsid w:val="008141F6"/>
    <w:rsid w:val="00814DD8"/>
    <w:rsid w:val="0081677D"/>
    <w:rsid w:val="00816A1A"/>
    <w:rsid w:val="0081793B"/>
    <w:rsid w:val="008210E2"/>
    <w:rsid w:val="00821355"/>
    <w:rsid w:val="0082144B"/>
    <w:rsid w:val="008214D4"/>
    <w:rsid w:val="00821B45"/>
    <w:rsid w:val="00821DF6"/>
    <w:rsid w:val="008226F6"/>
    <w:rsid w:val="0082299D"/>
    <w:rsid w:val="008230B8"/>
    <w:rsid w:val="00823794"/>
    <w:rsid w:val="00823974"/>
    <w:rsid w:val="0082676B"/>
    <w:rsid w:val="00826F47"/>
    <w:rsid w:val="0083139F"/>
    <w:rsid w:val="0083304D"/>
    <w:rsid w:val="00836B11"/>
    <w:rsid w:val="00837EE7"/>
    <w:rsid w:val="0084010A"/>
    <w:rsid w:val="008402A4"/>
    <w:rsid w:val="008405CF"/>
    <w:rsid w:val="008406C8"/>
    <w:rsid w:val="00840AE3"/>
    <w:rsid w:val="00841042"/>
    <w:rsid w:val="00842383"/>
    <w:rsid w:val="008438CF"/>
    <w:rsid w:val="00844711"/>
    <w:rsid w:val="008452DE"/>
    <w:rsid w:val="008453C2"/>
    <w:rsid w:val="00846311"/>
    <w:rsid w:val="00847AAB"/>
    <w:rsid w:val="00850DB1"/>
    <w:rsid w:val="00852211"/>
    <w:rsid w:val="0085254F"/>
    <w:rsid w:val="00852880"/>
    <w:rsid w:val="00852E7B"/>
    <w:rsid w:val="00856884"/>
    <w:rsid w:val="008571DA"/>
    <w:rsid w:val="00857D29"/>
    <w:rsid w:val="00860955"/>
    <w:rsid w:val="008609B3"/>
    <w:rsid w:val="00860DE1"/>
    <w:rsid w:val="0086108F"/>
    <w:rsid w:val="008610E4"/>
    <w:rsid w:val="00861C4C"/>
    <w:rsid w:val="008624D9"/>
    <w:rsid w:val="0086471C"/>
    <w:rsid w:val="008650AE"/>
    <w:rsid w:val="00865E18"/>
    <w:rsid w:val="00866615"/>
    <w:rsid w:val="00870671"/>
    <w:rsid w:val="00871178"/>
    <w:rsid w:val="008714B6"/>
    <w:rsid w:val="00871B2B"/>
    <w:rsid w:val="00872D61"/>
    <w:rsid w:val="008738BE"/>
    <w:rsid w:val="0087652D"/>
    <w:rsid w:val="00876CAD"/>
    <w:rsid w:val="00877002"/>
    <w:rsid w:val="008813C8"/>
    <w:rsid w:val="0088246B"/>
    <w:rsid w:val="00883272"/>
    <w:rsid w:val="008843DE"/>
    <w:rsid w:val="008846C5"/>
    <w:rsid w:val="008869D9"/>
    <w:rsid w:val="00887BBD"/>
    <w:rsid w:val="008900BC"/>
    <w:rsid w:val="00890333"/>
    <w:rsid w:val="00890C8B"/>
    <w:rsid w:val="00892948"/>
    <w:rsid w:val="0089378B"/>
    <w:rsid w:val="00895913"/>
    <w:rsid w:val="00897EB2"/>
    <w:rsid w:val="008A343C"/>
    <w:rsid w:val="008A348C"/>
    <w:rsid w:val="008A7A2B"/>
    <w:rsid w:val="008A7FA0"/>
    <w:rsid w:val="008B0B11"/>
    <w:rsid w:val="008B6DAE"/>
    <w:rsid w:val="008C188E"/>
    <w:rsid w:val="008C6953"/>
    <w:rsid w:val="008C6C8F"/>
    <w:rsid w:val="008C7069"/>
    <w:rsid w:val="008C7731"/>
    <w:rsid w:val="008C7E00"/>
    <w:rsid w:val="008D09F8"/>
    <w:rsid w:val="008D134E"/>
    <w:rsid w:val="008D15B0"/>
    <w:rsid w:val="008D17E9"/>
    <w:rsid w:val="008D1B70"/>
    <w:rsid w:val="008D40D2"/>
    <w:rsid w:val="008D4543"/>
    <w:rsid w:val="008D51B2"/>
    <w:rsid w:val="008D56B1"/>
    <w:rsid w:val="008D6D22"/>
    <w:rsid w:val="008E06D5"/>
    <w:rsid w:val="008E30ED"/>
    <w:rsid w:val="008E3CD8"/>
    <w:rsid w:val="008E3F93"/>
    <w:rsid w:val="008E4F4F"/>
    <w:rsid w:val="008E5385"/>
    <w:rsid w:val="008E6B7F"/>
    <w:rsid w:val="008F03B5"/>
    <w:rsid w:val="008F085C"/>
    <w:rsid w:val="008F2DC8"/>
    <w:rsid w:val="008F39C5"/>
    <w:rsid w:val="008F48AB"/>
    <w:rsid w:val="008F4D37"/>
    <w:rsid w:val="00900FA7"/>
    <w:rsid w:val="0090240E"/>
    <w:rsid w:val="009030E2"/>
    <w:rsid w:val="00904223"/>
    <w:rsid w:val="0090426C"/>
    <w:rsid w:val="0090769D"/>
    <w:rsid w:val="00907E1C"/>
    <w:rsid w:val="0091045E"/>
    <w:rsid w:val="009105D6"/>
    <w:rsid w:val="009205EF"/>
    <w:rsid w:val="00920C4B"/>
    <w:rsid w:val="00921ED6"/>
    <w:rsid w:val="00922CED"/>
    <w:rsid w:val="00924349"/>
    <w:rsid w:val="009266AC"/>
    <w:rsid w:val="00931253"/>
    <w:rsid w:val="00932A9A"/>
    <w:rsid w:val="0093637F"/>
    <w:rsid w:val="00944091"/>
    <w:rsid w:val="0094420B"/>
    <w:rsid w:val="009458EB"/>
    <w:rsid w:val="00945C35"/>
    <w:rsid w:val="00946606"/>
    <w:rsid w:val="009470DC"/>
    <w:rsid w:val="00950577"/>
    <w:rsid w:val="0095135E"/>
    <w:rsid w:val="00951AA2"/>
    <w:rsid w:val="00951CBE"/>
    <w:rsid w:val="00953C7C"/>
    <w:rsid w:val="00953D59"/>
    <w:rsid w:val="009544ED"/>
    <w:rsid w:val="00955449"/>
    <w:rsid w:val="00962DF8"/>
    <w:rsid w:val="009636B0"/>
    <w:rsid w:val="00966091"/>
    <w:rsid w:val="0096630C"/>
    <w:rsid w:val="00970411"/>
    <w:rsid w:val="00970C6A"/>
    <w:rsid w:val="009726E2"/>
    <w:rsid w:val="00973943"/>
    <w:rsid w:val="00973B85"/>
    <w:rsid w:val="009746ED"/>
    <w:rsid w:val="00974D66"/>
    <w:rsid w:val="009757C4"/>
    <w:rsid w:val="0097611D"/>
    <w:rsid w:val="009808E7"/>
    <w:rsid w:val="0098120D"/>
    <w:rsid w:val="0098159F"/>
    <w:rsid w:val="00981E45"/>
    <w:rsid w:val="009823FB"/>
    <w:rsid w:val="009831A0"/>
    <w:rsid w:val="00983F92"/>
    <w:rsid w:val="009909DB"/>
    <w:rsid w:val="00993909"/>
    <w:rsid w:val="00993C90"/>
    <w:rsid w:val="009965A4"/>
    <w:rsid w:val="00996903"/>
    <w:rsid w:val="00996C49"/>
    <w:rsid w:val="00996D55"/>
    <w:rsid w:val="009A12E3"/>
    <w:rsid w:val="009A14E5"/>
    <w:rsid w:val="009A1DBC"/>
    <w:rsid w:val="009A3649"/>
    <w:rsid w:val="009A6751"/>
    <w:rsid w:val="009A7A8A"/>
    <w:rsid w:val="009B0E03"/>
    <w:rsid w:val="009B6062"/>
    <w:rsid w:val="009B662C"/>
    <w:rsid w:val="009C0AD5"/>
    <w:rsid w:val="009C2C2A"/>
    <w:rsid w:val="009C36E3"/>
    <w:rsid w:val="009C3E6C"/>
    <w:rsid w:val="009C43DB"/>
    <w:rsid w:val="009C4687"/>
    <w:rsid w:val="009C7426"/>
    <w:rsid w:val="009C753E"/>
    <w:rsid w:val="009C75B9"/>
    <w:rsid w:val="009D0108"/>
    <w:rsid w:val="009D1786"/>
    <w:rsid w:val="009D7A34"/>
    <w:rsid w:val="009E30BD"/>
    <w:rsid w:val="009E4B94"/>
    <w:rsid w:val="009E5FBC"/>
    <w:rsid w:val="009E63C8"/>
    <w:rsid w:val="009E6C0B"/>
    <w:rsid w:val="009F03E3"/>
    <w:rsid w:val="009F0469"/>
    <w:rsid w:val="009F195C"/>
    <w:rsid w:val="009F35C3"/>
    <w:rsid w:val="009F6A32"/>
    <w:rsid w:val="009F6F47"/>
    <w:rsid w:val="009F7952"/>
    <w:rsid w:val="00A00257"/>
    <w:rsid w:val="00A01E76"/>
    <w:rsid w:val="00A0295D"/>
    <w:rsid w:val="00A03E72"/>
    <w:rsid w:val="00A05060"/>
    <w:rsid w:val="00A0628E"/>
    <w:rsid w:val="00A07FFA"/>
    <w:rsid w:val="00A10728"/>
    <w:rsid w:val="00A1154A"/>
    <w:rsid w:val="00A12D1F"/>
    <w:rsid w:val="00A12D96"/>
    <w:rsid w:val="00A12E73"/>
    <w:rsid w:val="00A131E8"/>
    <w:rsid w:val="00A1381B"/>
    <w:rsid w:val="00A13AC5"/>
    <w:rsid w:val="00A13EFA"/>
    <w:rsid w:val="00A14DD7"/>
    <w:rsid w:val="00A15694"/>
    <w:rsid w:val="00A15CA4"/>
    <w:rsid w:val="00A15FF5"/>
    <w:rsid w:val="00A2167C"/>
    <w:rsid w:val="00A217B9"/>
    <w:rsid w:val="00A218EE"/>
    <w:rsid w:val="00A21DF6"/>
    <w:rsid w:val="00A22323"/>
    <w:rsid w:val="00A23461"/>
    <w:rsid w:val="00A252C9"/>
    <w:rsid w:val="00A25786"/>
    <w:rsid w:val="00A264EB"/>
    <w:rsid w:val="00A328F7"/>
    <w:rsid w:val="00A3431E"/>
    <w:rsid w:val="00A36D6E"/>
    <w:rsid w:val="00A42EAA"/>
    <w:rsid w:val="00A43BFB"/>
    <w:rsid w:val="00A43CD9"/>
    <w:rsid w:val="00A44A01"/>
    <w:rsid w:val="00A472F9"/>
    <w:rsid w:val="00A47AC5"/>
    <w:rsid w:val="00A5422A"/>
    <w:rsid w:val="00A628C1"/>
    <w:rsid w:val="00A62BD2"/>
    <w:rsid w:val="00A6354F"/>
    <w:rsid w:val="00A63A8B"/>
    <w:rsid w:val="00A66286"/>
    <w:rsid w:val="00A66E7A"/>
    <w:rsid w:val="00A67B9E"/>
    <w:rsid w:val="00A70B13"/>
    <w:rsid w:val="00A718A6"/>
    <w:rsid w:val="00A737A0"/>
    <w:rsid w:val="00A74161"/>
    <w:rsid w:val="00A763D1"/>
    <w:rsid w:val="00A7677C"/>
    <w:rsid w:val="00A82B20"/>
    <w:rsid w:val="00A83651"/>
    <w:rsid w:val="00A85A65"/>
    <w:rsid w:val="00A8685A"/>
    <w:rsid w:val="00A87B8E"/>
    <w:rsid w:val="00A92B6E"/>
    <w:rsid w:val="00A95C4A"/>
    <w:rsid w:val="00A96011"/>
    <w:rsid w:val="00A963BE"/>
    <w:rsid w:val="00A97734"/>
    <w:rsid w:val="00AA0C3F"/>
    <w:rsid w:val="00AA47AB"/>
    <w:rsid w:val="00AA6F50"/>
    <w:rsid w:val="00AB0989"/>
    <w:rsid w:val="00AB13CA"/>
    <w:rsid w:val="00AB16E4"/>
    <w:rsid w:val="00AB2B5E"/>
    <w:rsid w:val="00AB30C3"/>
    <w:rsid w:val="00AB31AA"/>
    <w:rsid w:val="00AB34D8"/>
    <w:rsid w:val="00AB3789"/>
    <w:rsid w:val="00AB37D1"/>
    <w:rsid w:val="00AB4717"/>
    <w:rsid w:val="00AB5A69"/>
    <w:rsid w:val="00AB60D4"/>
    <w:rsid w:val="00AC013E"/>
    <w:rsid w:val="00AC2F41"/>
    <w:rsid w:val="00AC3B48"/>
    <w:rsid w:val="00AC5033"/>
    <w:rsid w:val="00AC5FC5"/>
    <w:rsid w:val="00AC6F69"/>
    <w:rsid w:val="00AC76F1"/>
    <w:rsid w:val="00AD2BA5"/>
    <w:rsid w:val="00AD3262"/>
    <w:rsid w:val="00AD4957"/>
    <w:rsid w:val="00AD55AD"/>
    <w:rsid w:val="00AD5FE8"/>
    <w:rsid w:val="00AD605C"/>
    <w:rsid w:val="00AE2F15"/>
    <w:rsid w:val="00AE4788"/>
    <w:rsid w:val="00AE4F6B"/>
    <w:rsid w:val="00AE6321"/>
    <w:rsid w:val="00AF1312"/>
    <w:rsid w:val="00AF33CF"/>
    <w:rsid w:val="00AF4596"/>
    <w:rsid w:val="00AF60D7"/>
    <w:rsid w:val="00AF6463"/>
    <w:rsid w:val="00AF6C2D"/>
    <w:rsid w:val="00B03061"/>
    <w:rsid w:val="00B03255"/>
    <w:rsid w:val="00B03829"/>
    <w:rsid w:val="00B0556F"/>
    <w:rsid w:val="00B059FD"/>
    <w:rsid w:val="00B12086"/>
    <w:rsid w:val="00B124DD"/>
    <w:rsid w:val="00B13CAB"/>
    <w:rsid w:val="00B1493E"/>
    <w:rsid w:val="00B1697D"/>
    <w:rsid w:val="00B2401C"/>
    <w:rsid w:val="00B24A51"/>
    <w:rsid w:val="00B2671B"/>
    <w:rsid w:val="00B267F3"/>
    <w:rsid w:val="00B26CB1"/>
    <w:rsid w:val="00B31184"/>
    <w:rsid w:val="00B315FF"/>
    <w:rsid w:val="00B3265E"/>
    <w:rsid w:val="00B35656"/>
    <w:rsid w:val="00B363A2"/>
    <w:rsid w:val="00B36D60"/>
    <w:rsid w:val="00B420C3"/>
    <w:rsid w:val="00B467FE"/>
    <w:rsid w:val="00B46E14"/>
    <w:rsid w:val="00B51EF8"/>
    <w:rsid w:val="00B53C9A"/>
    <w:rsid w:val="00B54746"/>
    <w:rsid w:val="00B60A54"/>
    <w:rsid w:val="00B63A01"/>
    <w:rsid w:val="00B63CC1"/>
    <w:rsid w:val="00B6474E"/>
    <w:rsid w:val="00B64C02"/>
    <w:rsid w:val="00B65EC7"/>
    <w:rsid w:val="00B66D15"/>
    <w:rsid w:val="00B67C69"/>
    <w:rsid w:val="00B70DAD"/>
    <w:rsid w:val="00B7120C"/>
    <w:rsid w:val="00B71B01"/>
    <w:rsid w:val="00B7418B"/>
    <w:rsid w:val="00B747E5"/>
    <w:rsid w:val="00B76B9F"/>
    <w:rsid w:val="00B77373"/>
    <w:rsid w:val="00B80EC4"/>
    <w:rsid w:val="00B816DB"/>
    <w:rsid w:val="00B8262D"/>
    <w:rsid w:val="00B84716"/>
    <w:rsid w:val="00B8589E"/>
    <w:rsid w:val="00B864D3"/>
    <w:rsid w:val="00B9033A"/>
    <w:rsid w:val="00B904AB"/>
    <w:rsid w:val="00B911FC"/>
    <w:rsid w:val="00B9232A"/>
    <w:rsid w:val="00B9249B"/>
    <w:rsid w:val="00B963CE"/>
    <w:rsid w:val="00B97D04"/>
    <w:rsid w:val="00BA0755"/>
    <w:rsid w:val="00BA0C30"/>
    <w:rsid w:val="00BA15F0"/>
    <w:rsid w:val="00BA1AA0"/>
    <w:rsid w:val="00BA1E5C"/>
    <w:rsid w:val="00BA2478"/>
    <w:rsid w:val="00BA311C"/>
    <w:rsid w:val="00BA6395"/>
    <w:rsid w:val="00BA6745"/>
    <w:rsid w:val="00BB1486"/>
    <w:rsid w:val="00BB33C2"/>
    <w:rsid w:val="00BB371F"/>
    <w:rsid w:val="00BB39B3"/>
    <w:rsid w:val="00BB3A79"/>
    <w:rsid w:val="00BB40A3"/>
    <w:rsid w:val="00BB5C29"/>
    <w:rsid w:val="00BB7C6F"/>
    <w:rsid w:val="00BC0109"/>
    <w:rsid w:val="00BC0271"/>
    <w:rsid w:val="00BC04D1"/>
    <w:rsid w:val="00BC05D3"/>
    <w:rsid w:val="00BC06F3"/>
    <w:rsid w:val="00BC0C27"/>
    <w:rsid w:val="00BC134B"/>
    <w:rsid w:val="00BC1447"/>
    <w:rsid w:val="00BC5EC3"/>
    <w:rsid w:val="00BC69EF"/>
    <w:rsid w:val="00BC6A0F"/>
    <w:rsid w:val="00BD0AD2"/>
    <w:rsid w:val="00BD132A"/>
    <w:rsid w:val="00BD1FA1"/>
    <w:rsid w:val="00BD3226"/>
    <w:rsid w:val="00BD4625"/>
    <w:rsid w:val="00BE2331"/>
    <w:rsid w:val="00BE2ABB"/>
    <w:rsid w:val="00BE2F95"/>
    <w:rsid w:val="00BE3B12"/>
    <w:rsid w:val="00BE45DF"/>
    <w:rsid w:val="00BE590F"/>
    <w:rsid w:val="00BE6043"/>
    <w:rsid w:val="00BF0840"/>
    <w:rsid w:val="00BF124A"/>
    <w:rsid w:val="00BF231F"/>
    <w:rsid w:val="00BF3B5F"/>
    <w:rsid w:val="00BF3C2F"/>
    <w:rsid w:val="00BF4667"/>
    <w:rsid w:val="00BF6B01"/>
    <w:rsid w:val="00BF79F2"/>
    <w:rsid w:val="00C01D67"/>
    <w:rsid w:val="00C0524E"/>
    <w:rsid w:val="00C052E6"/>
    <w:rsid w:val="00C10073"/>
    <w:rsid w:val="00C11543"/>
    <w:rsid w:val="00C1169C"/>
    <w:rsid w:val="00C118A6"/>
    <w:rsid w:val="00C13838"/>
    <w:rsid w:val="00C208A7"/>
    <w:rsid w:val="00C20A40"/>
    <w:rsid w:val="00C20A94"/>
    <w:rsid w:val="00C20D7F"/>
    <w:rsid w:val="00C21FAB"/>
    <w:rsid w:val="00C2207E"/>
    <w:rsid w:val="00C2299C"/>
    <w:rsid w:val="00C2309D"/>
    <w:rsid w:val="00C23CB0"/>
    <w:rsid w:val="00C24093"/>
    <w:rsid w:val="00C2432D"/>
    <w:rsid w:val="00C24FA1"/>
    <w:rsid w:val="00C255E8"/>
    <w:rsid w:val="00C26284"/>
    <w:rsid w:val="00C31697"/>
    <w:rsid w:val="00C32E38"/>
    <w:rsid w:val="00C36693"/>
    <w:rsid w:val="00C36D62"/>
    <w:rsid w:val="00C36F6E"/>
    <w:rsid w:val="00C37F41"/>
    <w:rsid w:val="00C4084F"/>
    <w:rsid w:val="00C41806"/>
    <w:rsid w:val="00C47E02"/>
    <w:rsid w:val="00C52D9B"/>
    <w:rsid w:val="00C54833"/>
    <w:rsid w:val="00C54C2A"/>
    <w:rsid w:val="00C61C65"/>
    <w:rsid w:val="00C62261"/>
    <w:rsid w:val="00C6229D"/>
    <w:rsid w:val="00C62A36"/>
    <w:rsid w:val="00C63502"/>
    <w:rsid w:val="00C64A50"/>
    <w:rsid w:val="00C66FAA"/>
    <w:rsid w:val="00C67781"/>
    <w:rsid w:val="00C6790B"/>
    <w:rsid w:val="00C76DC6"/>
    <w:rsid w:val="00C80D1D"/>
    <w:rsid w:val="00C8110C"/>
    <w:rsid w:val="00C81D63"/>
    <w:rsid w:val="00C82700"/>
    <w:rsid w:val="00C82D23"/>
    <w:rsid w:val="00C85232"/>
    <w:rsid w:val="00C85ABC"/>
    <w:rsid w:val="00C867EB"/>
    <w:rsid w:val="00C8690E"/>
    <w:rsid w:val="00C871F3"/>
    <w:rsid w:val="00C909AF"/>
    <w:rsid w:val="00C912DE"/>
    <w:rsid w:val="00C93AB5"/>
    <w:rsid w:val="00C95121"/>
    <w:rsid w:val="00C97461"/>
    <w:rsid w:val="00CA2DBD"/>
    <w:rsid w:val="00CA37FF"/>
    <w:rsid w:val="00CA38B2"/>
    <w:rsid w:val="00CA3A98"/>
    <w:rsid w:val="00CA496F"/>
    <w:rsid w:val="00CB2ED6"/>
    <w:rsid w:val="00CB345F"/>
    <w:rsid w:val="00CB3D75"/>
    <w:rsid w:val="00CB41BC"/>
    <w:rsid w:val="00CB4ACE"/>
    <w:rsid w:val="00CB560F"/>
    <w:rsid w:val="00CB682F"/>
    <w:rsid w:val="00CB6D40"/>
    <w:rsid w:val="00CB7655"/>
    <w:rsid w:val="00CC605F"/>
    <w:rsid w:val="00CC61A5"/>
    <w:rsid w:val="00CC6315"/>
    <w:rsid w:val="00CC71DA"/>
    <w:rsid w:val="00CC739E"/>
    <w:rsid w:val="00CD3330"/>
    <w:rsid w:val="00CD3A90"/>
    <w:rsid w:val="00CD3E59"/>
    <w:rsid w:val="00CD4182"/>
    <w:rsid w:val="00CD47FC"/>
    <w:rsid w:val="00CD49EF"/>
    <w:rsid w:val="00CD6013"/>
    <w:rsid w:val="00CD6E13"/>
    <w:rsid w:val="00CE3D8C"/>
    <w:rsid w:val="00CE4F09"/>
    <w:rsid w:val="00CE7C75"/>
    <w:rsid w:val="00CF04E2"/>
    <w:rsid w:val="00CF0DF0"/>
    <w:rsid w:val="00CF2965"/>
    <w:rsid w:val="00CF4B4F"/>
    <w:rsid w:val="00CF6748"/>
    <w:rsid w:val="00D018FD"/>
    <w:rsid w:val="00D01A0B"/>
    <w:rsid w:val="00D04727"/>
    <w:rsid w:val="00D05EFE"/>
    <w:rsid w:val="00D0712D"/>
    <w:rsid w:val="00D077F8"/>
    <w:rsid w:val="00D14D94"/>
    <w:rsid w:val="00D16A84"/>
    <w:rsid w:val="00D17205"/>
    <w:rsid w:val="00D175C2"/>
    <w:rsid w:val="00D20690"/>
    <w:rsid w:val="00D2139E"/>
    <w:rsid w:val="00D22CA0"/>
    <w:rsid w:val="00D240FB"/>
    <w:rsid w:val="00D3136A"/>
    <w:rsid w:val="00D31766"/>
    <w:rsid w:val="00D34626"/>
    <w:rsid w:val="00D34A3E"/>
    <w:rsid w:val="00D35367"/>
    <w:rsid w:val="00D36D17"/>
    <w:rsid w:val="00D40CAB"/>
    <w:rsid w:val="00D45A43"/>
    <w:rsid w:val="00D45BDD"/>
    <w:rsid w:val="00D47301"/>
    <w:rsid w:val="00D47556"/>
    <w:rsid w:val="00D53863"/>
    <w:rsid w:val="00D5513F"/>
    <w:rsid w:val="00D63EA7"/>
    <w:rsid w:val="00D66870"/>
    <w:rsid w:val="00D66A2D"/>
    <w:rsid w:val="00D67FCE"/>
    <w:rsid w:val="00D70F24"/>
    <w:rsid w:val="00D71BAA"/>
    <w:rsid w:val="00D744E0"/>
    <w:rsid w:val="00D74F3E"/>
    <w:rsid w:val="00D76FF5"/>
    <w:rsid w:val="00D77B45"/>
    <w:rsid w:val="00D77BC1"/>
    <w:rsid w:val="00D80CB0"/>
    <w:rsid w:val="00D81457"/>
    <w:rsid w:val="00D82719"/>
    <w:rsid w:val="00D8326F"/>
    <w:rsid w:val="00D83C0F"/>
    <w:rsid w:val="00D8424A"/>
    <w:rsid w:val="00D871CB"/>
    <w:rsid w:val="00D875A9"/>
    <w:rsid w:val="00D91527"/>
    <w:rsid w:val="00D9351D"/>
    <w:rsid w:val="00D9587E"/>
    <w:rsid w:val="00D95F29"/>
    <w:rsid w:val="00D96476"/>
    <w:rsid w:val="00D97AE9"/>
    <w:rsid w:val="00DA0960"/>
    <w:rsid w:val="00DA2343"/>
    <w:rsid w:val="00DA2344"/>
    <w:rsid w:val="00DA2A32"/>
    <w:rsid w:val="00DA2DCD"/>
    <w:rsid w:val="00DA384E"/>
    <w:rsid w:val="00DA7BB1"/>
    <w:rsid w:val="00DB0A7F"/>
    <w:rsid w:val="00DB1151"/>
    <w:rsid w:val="00DB1AAE"/>
    <w:rsid w:val="00DB280A"/>
    <w:rsid w:val="00DB3536"/>
    <w:rsid w:val="00DB4DB6"/>
    <w:rsid w:val="00DB5945"/>
    <w:rsid w:val="00DB6BEF"/>
    <w:rsid w:val="00DB7388"/>
    <w:rsid w:val="00DB7810"/>
    <w:rsid w:val="00DB7E5A"/>
    <w:rsid w:val="00DC24F4"/>
    <w:rsid w:val="00DC37FB"/>
    <w:rsid w:val="00DC561F"/>
    <w:rsid w:val="00DC67D7"/>
    <w:rsid w:val="00DC6AD1"/>
    <w:rsid w:val="00DC6B4B"/>
    <w:rsid w:val="00DC6C29"/>
    <w:rsid w:val="00DC72ED"/>
    <w:rsid w:val="00DC753A"/>
    <w:rsid w:val="00DC7809"/>
    <w:rsid w:val="00DC7A0B"/>
    <w:rsid w:val="00DD0771"/>
    <w:rsid w:val="00DD17F1"/>
    <w:rsid w:val="00DD1B2C"/>
    <w:rsid w:val="00DD4C1D"/>
    <w:rsid w:val="00DD4C57"/>
    <w:rsid w:val="00DD69C2"/>
    <w:rsid w:val="00DD6AB4"/>
    <w:rsid w:val="00DD72E3"/>
    <w:rsid w:val="00DD790E"/>
    <w:rsid w:val="00DE0703"/>
    <w:rsid w:val="00DE2D41"/>
    <w:rsid w:val="00DE3FB2"/>
    <w:rsid w:val="00DE7407"/>
    <w:rsid w:val="00DF1C1D"/>
    <w:rsid w:val="00DF562A"/>
    <w:rsid w:val="00DF5E78"/>
    <w:rsid w:val="00DF7997"/>
    <w:rsid w:val="00DF7AFD"/>
    <w:rsid w:val="00E01D82"/>
    <w:rsid w:val="00E0279F"/>
    <w:rsid w:val="00E0327A"/>
    <w:rsid w:val="00E036A1"/>
    <w:rsid w:val="00E04B1C"/>
    <w:rsid w:val="00E0559A"/>
    <w:rsid w:val="00E10332"/>
    <w:rsid w:val="00E116DF"/>
    <w:rsid w:val="00E12C70"/>
    <w:rsid w:val="00E12C8C"/>
    <w:rsid w:val="00E137B1"/>
    <w:rsid w:val="00E13E4D"/>
    <w:rsid w:val="00E14282"/>
    <w:rsid w:val="00E15E33"/>
    <w:rsid w:val="00E20EEC"/>
    <w:rsid w:val="00E2112A"/>
    <w:rsid w:val="00E21D3E"/>
    <w:rsid w:val="00E256E9"/>
    <w:rsid w:val="00E27145"/>
    <w:rsid w:val="00E27183"/>
    <w:rsid w:val="00E271D0"/>
    <w:rsid w:val="00E30FF6"/>
    <w:rsid w:val="00E3144B"/>
    <w:rsid w:val="00E32B5D"/>
    <w:rsid w:val="00E3302A"/>
    <w:rsid w:val="00E332F1"/>
    <w:rsid w:val="00E336AB"/>
    <w:rsid w:val="00E33DAE"/>
    <w:rsid w:val="00E34F1B"/>
    <w:rsid w:val="00E3518B"/>
    <w:rsid w:val="00E3744E"/>
    <w:rsid w:val="00E418A7"/>
    <w:rsid w:val="00E450E1"/>
    <w:rsid w:val="00E45774"/>
    <w:rsid w:val="00E50DF3"/>
    <w:rsid w:val="00E51D49"/>
    <w:rsid w:val="00E54A3C"/>
    <w:rsid w:val="00E57568"/>
    <w:rsid w:val="00E57D46"/>
    <w:rsid w:val="00E612D9"/>
    <w:rsid w:val="00E65E59"/>
    <w:rsid w:val="00E665B1"/>
    <w:rsid w:val="00E667B2"/>
    <w:rsid w:val="00E66A7C"/>
    <w:rsid w:val="00E674F7"/>
    <w:rsid w:val="00E6760B"/>
    <w:rsid w:val="00E67C4C"/>
    <w:rsid w:val="00E70D11"/>
    <w:rsid w:val="00E71761"/>
    <w:rsid w:val="00E72732"/>
    <w:rsid w:val="00E72CD9"/>
    <w:rsid w:val="00E73159"/>
    <w:rsid w:val="00E75036"/>
    <w:rsid w:val="00E7648B"/>
    <w:rsid w:val="00E765EC"/>
    <w:rsid w:val="00E8292D"/>
    <w:rsid w:val="00E829DC"/>
    <w:rsid w:val="00E8448E"/>
    <w:rsid w:val="00E847E5"/>
    <w:rsid w:val="00E91FAF"/>
    <w:rsid w:val="00E962C2"/>
    <w:rsid w:val="00E97103"/>
    <w:rsid w:val="00EA0670"/>
    <w:rsid w:val="00EA06B1"/>
    <w:rsid w:val="00EA0B8D"/>
    <w:rsid w:val="00EA184B"/>
    <w:rsid w:val="00EA423C"/>
    <w:rsid w:val="00EA5232"/>
    <w:rsid w:val="00EA6AB6"/>
    <w:rsid w:val="00EB06CC"/>
    <w:rsid w:val="00EB1F85"/>
    <w:rsid w:val="00EB2BD7"/>
    <w:rsid w:val="00EB36F2"/>
    <w:rsid w:val="00EB41E4"/>
    <w:rsid w:val="00EB446A"/>
    <w:rsid w:val="00EC266D"/>
    <w:rsid w:val="00EC39C5"/>
    <w:rsid w:val="00EC5392"/>
    <w:rsid w:val="00EC5F62"/>
    <w:rsid w:val="00EC7DAD"/>
    <w:rsid w:val="00ED13CB"/>
    <w:rsid w:val="00ED2D83"/>
    <w:rsid w:val="00ED3214"/>
    <w:rsid w:val="00ED5EAB"/>
    <w:rsid w:val="00ED6F18"/>
    <w:rsid w:val="00EE0B36"/>
    <w:rsid w:val="00EE2B1D"/>
    <w:rsid w:val="00EE2FFC"/>
    <w:rsid w:val="00EE3F3A"/>
    <w:rsid w:val="00EE7920"/>
    <w:rsid w:val="00EF0E88"/>
    <w:rsid w:val="00EF10BE"/>
    <w:rsid w:val="00EF1550"/>
    <w:rsid w:val="00EF345E"/>
    <w:rsid w:val="00EF3A2B"/>
    <w:rsid w:val="00EF4694"/>
    <w:rsid w:val="00EF4F4B"/>
    <w:rsid w:val="00EF62DE"/>
    <w:rsid w:val="00F0167A"/>
    <w:rsid w:val="00F021B1"/>
    <w:rsid w:val="00F026B4"/>
    <w:rsid w:val="00F029AF"/>
    <w:rsid w:val="00F0405E"/>
    <w:rsid w:val="00F077BB"/>
    <w:rsid w:val="00F11CB4"/>
    <w:rsid w:val="00F13717"/>
    <w:rsid w:val="00F15004"/>
    <w:rsid w:val="00F16863"/>
    <w:rsid w:val="00F17873"/>
    <w:rsid w:val="00F22B05"/>
    <w:rsid w:val="00F22FC8"/>
    <w:rsid w:val="00F234F1"/>
    <w:rsid w:val="00F2392C"/>
    <w:rsid w:val="00F23D54"/>
    <w:rsid w:val="00F24A76"/>
    <w:rsid w:val="00F24ED2"/>
    <w:rsid w:val="00F258BE"/>
    <w:rsid w:val="00F27CF8"/>
    <w:rsid w:val="00F316BD"/>
    <w:rsid w:val="00F3278F"/>
    <w:rsid w:val="00F3320F"/>
    <w:rsid w:val="00F36180"/>
    <w:rsid w:val="00F401B2"/>
    <w:rsid w:val="00F4463A"/>
    <w:rsid w:val="00F4682B"/>
    <w:rsid w:val="00F47976"/>
    <w:rsid w:val="00F47A8A"/>
    <w:rsid w:val="00F47F5F"/>
    <w:rsid w:val="00F500C8"/>
    <w:rsid w:val="00F50774"/>
    <w:rsid w:val="00F51612"/>
    <w:rsid w:val="00F5172A"/>
    <w:rsid w:val="00F51CB0"/>
    <w:rsid w:val="00F53E67"/>
    <w:rsid w:val="00F567E6"/>
    <w:rsid w:val="00F57AB9"/>
    <w:rsid w:val="00F61353"/>
    <w:rsid w:val="00F61700"/>
    <w:rsid w:val="00F62079"/>
    <w:rsid w:val="00F62B30"/>
    <w:rsid w:val="00F62C7A"/>
    <w:rsid w:val="00F64F91"/>
    <w:rsid w:val="00F66CBB"/>
    <w:rsid w:val="00F66DC4"/>
    <w:rsid w:val="00F674A5"/>
    <w:rsid w:val="00F6796B"/>
    <w:rsid w:val="00F7161C"/>
    <w:rsid w:val="00F72830"/>
    <w:rsid w:val="00F73C75"/>
    <w:rsid w:val="00F73C7C"/>
    <w:rsid w:val="00F7458D"/>
    <w:rsid w:val="00F77184"/>
    <w:rsid w:val="00F80590"/>
    <w:rsid w:val="00F80E62"/>
    <w:rsid w:val="00F80ED4"/>
    <w:rsid w:val="00F82EC7"/>
    <w:rsid w:val="00F83DB9"/>
    <w:rsid w:val="00F847EA"/>
    <w:rsid w:val="00F857DF"/>
    <w:rsid w:val="00F85AA8"/>
    <w:rsid w:val="00F91A03"/>
    <w:rsid w:val="00F935AC"/>
    <w:rsid w:val="00F93B96"/>
    <w:rsid w:val="00F952DA"/>
    <w:rsid w:val="00F966B3"/>
    <w:rsid w:val="00F974FA"/>
    <w:rsid w:val="00F97CEE"/>
    <w:rsid w:val="00FA0856"/>
    <w:rsid w:val="00FA09BC"/>
    <w:rsid w:val="00FA1901"/>
    <w:rsid w:val="00FA2F6A"/>
    <w:rsid w:val="00FA38CF"/>
    <w:rsid w:val="00FA39C5"/>
    <w:rsid w:val="00FA7E80"/>
    <w:rsid w:val="00FB0314"/>
    <w:rsid w:val="00FB0335"/>
    <w:rsid w:val="00FB0A6C"/>
    <w:rsid w:val="00FB0ABC"/>
    <w:rsid w:val="00FB2AB3"/>
    <w:rsid w:val="00FB4958"/>
    <w:rsid w:val="00FB4F60"/>
    <w:rsid w:val="00FB6842"/>
    <w:rsid w:val="00FB74C0"/>
    <w:rsid w:val="00FC26C3"/>
    <w:rsid w:val="00FC2C0D"/>
    <w:rsid w:val="00FC2C6B"/>
    <w:rsid w:val="00FC7455"/>
    <w:rsid w:val="00FC74AE"/>
    <w:rsid w:val="00FD2465"/>
    <w:rsid w:val="00FD2A8E"/>
    <w:rsid w:val="00FD5962"/>
    <w:rsid w:val="00FD6D54"/>
    <w:rsid w:val="00FD7D75"/>
    <w:rsid w:val="00FE36D7"/>
    <w:rsid w:val="00FE3F08"/>
    <w:rsid w:val="00FE4871"/>
    <w:rsid w:val="00FF1054"/>
    <w:rsid w:val="00FF18E7"/>
    <w:rsid w:val="00FF244F"/>
    <w:rsid w:val="00FF3B48"/>
    <w:rsid w:val="00FF3B9E"/>
    <w:rsid w:val="00FF48F6"/>
    <w:rsid w:val="00FF5305"/>
    <w:rsid w:val="00FF56A3"/>
    <w:rsid w:val="00FF5F47"/>
    <w:rsid w:val="07347121"/>
    <w:rsid w:val="08954238"/>
    <w:rsid w:val="09C48EA2"/>
    <w:rsid w:val="0F570A5E"/>
    <w:rsid w:val="15BAC8E7"/>
    <w:rsid w:val="1EDACCAE"/>
    <w:rsid w:val="20D5BC3E"/>
    <w:rsid w:val="2156E66A"/>
    <w:rsid w:val="302C89E9"/>
    <w:rsid w:val="32814BF9"/>
    <w:rsid w:val="3D31CECC"/>
    <w:rsid w:val="40379DAE"/>
    <w:rsid w:val="452B92C3"/>
    <w:rsid w:val="49FC4BB8"/>
    <w:rsid w:val="4F145895"/>
    <w:rsid w:val="5A678FBA"/>
    <w:rsid w:val="5E648BF9"/>
    <w:rsid w:val="65B2B1C3"/>
    <w:rsid w:val="684BCA77"/>
    <w:rsid w:val="748FFD26"/>
    <w:rsid w:val="7D9A0984"/>
    <w:rsid w:val="7FCC604D"/>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48EA2"/>
  <w15:docId w15:val="{D4D08C75-F397-43D2-BDA4-640D5BE471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6"/>
        <w:szCs w:val="26"/>
        <w:lang w:val="vi-VN" w:eastAsia="en-US" w:bidi="ar-SA"/>
        <w14:ligatures w14:val="standardContextual"/>
      </w:rPr>
    </w:rPrDefault>
    <w:pPrDefault>
      <w:pPr>
        <w:spacing w:after="160"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15E8"/>
    <w:pPr>
      <w:jc w:val="both"/>
    </w:pPr>
  </w:style>
  <w:style w:type="paragraph" w:styleId="Heading1">
    <w:name w:val="heading 1"/>
    <w:basedOn w:val="Normal"/>
    <w:next w:val="Normal"/>
    <w:link w:val="Heading1Char"/>
    <w:uiPriority w:val="9"/>
    <w:qFormat/>
    <w:rsid w:val="004A4E6E"/>
    <w:pPr>
      <w:keepNext/>
      <w:keepLines/>
      <w:numPr>
        <w:numId w:val="3"/>
      </w:numP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9587E"/>
    <w:pPr>
      <w:keepNext/>
      <w:keepLines/>
      <w:numPr>
        <w:ilvl w:val="1"/>
        <w:numId w:val="3"/>
      </w:numPr>
      <w:outlineLvl w:val="1"/>
    </w:pPr>
    <w:rPr>
      <w:rFonts w:eastAsiaTheme="majorEastAsia" w:cstheme="majorBidi"/>
      <w:b/>
    </w:rPr>
  </w:style>
  <w:style w:type="paragraph" w:styleId="Heading3">
    <w:name w:val="heading 3"/>
    <w:basedOn w:val="Normal"/>
    <w:next w:val="Normal"/>
    <w:link w:val="Heading3Char"/>
    <w:uiPriority w:val="9"/>
    <w:unhideWhenUsed/>
    <w:qFormat/>
    <w:rsid w:val="009F6A32"/>
    <w:pPr>
      <w:keepNext/>
      <w:keepLines/>
      <w:numPr>
        <w:ilvl w:val="2"/>
        <w:numId w:val="3"/>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A7FA0"/>
    <w:pPr>
      <w:keepNext/>
      <w:keepLines/>
      <w:numPr>
        <w:ilvl w:val="3"/>
        <w:numId w:val="3"/>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722D4B"/>
    <w:pPr>
      <w:keepNext/>
      <w:keepLines/>
      <w:numPr>
        <w:ilvl w:val="4"/>
        <w:numId w:val="3"/>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customStyle="1" w:styleId="GridTable4-Accent11">
    <w:name w:val="Grid Table 4 - Accent 11"/>
    <w:basedOn w:val="TableNormal"/>
    <w:next w:val="GridTable4-Accent12"/>
    <w:uiPriority w:val="49"/>
    <w:rsid w:val="00E847E5"/>
    <w:pPr>
      <w:spacing w:after="0" w:line="240" w:lineRule="auto"/>
    </w:pPr>
    <w:rPr>
      <w:rFonts w:ascii="Times New Roman" w:hAnsi="Times New Roman"/>
      <w:lang w:val="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GridTable4-Accent12">
    <w:name w:val="Grid Table 4 - Accent 12"/>
    <w:basedOn w:val="TableNormal"/>
    <w:uiPriority w:val="49"/>
    <w:rsid w:val="00E847E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1Char">
    <w:name w:val="Heading 1 Char"/>
    <w:basedOn w:val="DefaultParagraphFont"/>
    <w:link w:val="Heading1"/>
    <w:uiPriority w:val="9"/>
    <w:rsid w:val="007C069A"/>
    <w:rPr>
      <w:rFonts w:eastAsiaTheme="majorEastAsia" w:cstheme="majorBidi"/>
      <w:b/>
      <w:sz w:val="28"/>
      <w:szCs w:val="32"/>
    </w:rPr>
  </w:style>
  <w:style w:type="character" w:customStyle="1" w:styleId="Heading2Char">
    <w:name w:val="Heading 2 Char"/>
    <w:basedOn w:val="DefaultParagraphFont"/>
    <w:link w:val="Heading2"/>
    <w:uiPriority w:val="9"/>
    <w:rsid w:val="007C069A"/>
    <w:rPr>
      <w:rFonts w:eastAsiaTheme="majorEastAsia" w:cstheme="majorBidi"/>
      <w:b/>
    </w:rPr>
  </w:style>
  <w:style w:type="character" w:customStyle="1" w:styleId="Heading3Char">
    <w:name w:val="Heading 3 Char"/>
    <w:basedOn w:val="DefaultParagraphFont"/>
    <w:link w:val="Heading3"/>
    <w:uiPriority w:val="9"/>
    <w:rsid w:val="000E2CCC"/>
    <w:rPr>
      <w:rFonts w:eastAsiaTheme="majorEastAsia" w:cstheme="majorBidi"/>
      <w:b/>
      <w:szCs w:val="24"/>
    </w:rPr>
  </w:style>
  <w:style w:type="character" w:styleId="Hyperlink">
    <w:name w:val="Hyperlink"/>
    <w:basedOn w:val="DefaultParagraphFont"/>
    <w:uiPriority w:val="99"/>
    <w:unhideWhenUsed/>
    <w:rsid w:val="0019448D"/>
    <w:rPr>
      <w:color w:val="0563C1" w:themeColor="hyperlink"/>
      <w:u w:val="single"/>
    </w:rPr>
  </w:style>
  <w:style w:type="character" w:customStyle="1" w:styleId="UnresolvedMention1">
    <w:name w:val="Unresolved Mention1"/>
    <w:basedOn w:val="DefaultParagraphFont"/>
    <w:uiPriority w:val="99"/>
    <w:semiHidden/>
    <w:unhideWhenUsed/>
    <w:rsid w:val="0019448D"/>
    <w:rPr>
      <w:color w:val="605E5C"/>
      <w:shd w:val="clear" w:color="auto" w:fill="E1DFDD"/>
    </w:rPr>
  </w:style>
  <w:style w:type="character" w:customStyle="1" w:styleId="Heading4Char">
    <w:name w:val="Heading 4 Char"/>
    <w:basedOn w:val="DefaultParagraphFont"/>
    <w:link w:val="Heading4"/>
    <w:uiPriority w:val="9"/>
    <w:rsid w:val="007C069A"/>
    <w:rPr>
      <w:rFonts w:eastAsiaTheme="majorEastAsia" w:cstheme="majorBidi"/>
      <w:b/>
      <w:iCs/>
    </w:rPr>
  </w:style>
  <w:style w:type="paragraph" w:styleId="TOCHeading">
    <w:name w:val="TOC Heading"/>
    <w:basedOn w:val="Heading1"/>
    <w:next w:val="Normal"/>
    <w:uiPriority w:val="39"/>
    <w:unhideWhenUsed/>
    <w:qFormat/>
    <w:rsid w:val="005C283B"/>
    <w:pPr>
      <w:numPr>
        <w:numId w:val="0"/>
      </w:numPr>
      <w:spacing w:before="240" w:line="259" w:lineRule="auto"/>
      <w:jc w:val="center"/>
      <w:outlineLvl w:val="9"/>
    </w:pPr>
    <w:rPr>
      <w:sz w:val="26"/>
      <w:lang w:val="en-US"/>
    </w:rPr>
  </w:style>
  <w:style w:type="paragraph" w:styleId="TOC1">
    <w:name w:val="toc 1"/>
    <w:basedOn w:val="Normal"/>
    <w:next w:val="Normal"/>
    <w:autoRedefine/>
    <w:uiPriority w:val="39"/>
    <w:unhideWhenUsed/>
    <w:rsid w:val="001B0308"/>
    <w:pPr>
      <w:spacing w:before="120" w:after="120"/>
      <w:jc w:val="left"/>
    </w:pPr>
    <w:rPr>
      <w:rFonts w:ascii="Times New Roman" w:hAnsi="Times New Roman" w:cstheme="minorHAnsi"/>
      <w:bCs/>
      <w:szCs w:val="20"/>
    </w:rPr>
  </w:style>
  <w:style w:type="paragraph" w:styleId="TOC2">
    <w:name w:val="toc 2"/>
    <w:basedOn w:val="Normal"/>
    <w:next w:val="Normal"/>
    <w:autoRedefine/>
    <w:uiPriority w:val="39"/>
    <w:unhideWhenUsed/>
    <w:rsid w:val="001B0308"/>
    <w:pPr>
      <w:spacing w:after="0"/>
      <w:ind w:left="260"/>
      <w:jc w:val="left"/>
    </w:pPr>
    <w:rPr>
      <w:rFonts w:ascii="Times New Roman" w:hAnsi="Times New Roman" w:cstheme="minorHAnsi"/>
      <w:szCs w:val="20"/>
    </w:rPr>
  </w:style>
  <w:style w:type="paragraph" w:styleId="TOC3">
    <w:name w:val="toc 3"/>
    <w:basedOn w:val="Normal"/>
    <w:next w:val="Normal"/>
    <w:autoRedefine/>
    <w:uiPriority w:val="39"/>
    <w:unhideWhenUsed/>
    <w:rsid w:val="001B0308"/>
    <w:pPr>
      <w:spacing w:after="0"/>
      <w:ind w:left="520"/>
      <w:jc w:val="left"/>
    </w:pPr>
    <w:rPr>
      <w:rFonts w:ascii="Times New Roman" w:hAnsi="Times New Roman" w:cstheme="minorHAnsi"/>
      <w:iCs/>
      <w:szCs w:val="20"/>
    </w:rPr>
  </w:style>
  <w:style w:type="table" w:customStyle="1" w:styleId="GridTable5Dark-Accent11">
    <w:name w:val="Grid Table 5 Dark - Accent 11"/>
    <w:basedOn w:val="TableNormal"/>
    <w:uiPriority w:val="50"/>
    <w:rsid w:val="00465936"/>
    <w:pPr>
      <w:spacing w:after="0" w:line="240" w:lineRule="auto"/>
    </w:pPr>
    <w:rPr>
      <w:rFonts w:ascii="Times New Roman" w:hAnsi="Times New Roman"/>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eGrid">
    <w:name w:val="Table Grid"/>
    <w:basedOn w:val="TableNormal"/>
    <w:uiPriority w:val="39"/>
    <w:rsid w:val="007559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98120D"/>
    <w:rPr>
      <w:color w:val="954F72" w:themeColor="followedHyperlink"/>
      <w:u w:val="single"/>
    </w:rPr>
  </w:style>
  <w:style w:type="paragraph" w:styleId="ListParagraph">
    <w:name w:val="List Paragraph"/>
    <w:basedOn w:val="Normal"/>
    <w:uiPriority w:val="34"/>
    <w:qFormat/>
    <w:rsid w:val="007876F7"/>
    <w:pPr>
      <w:spacing w:line="259" w:lineRule="auto"/>
      <w:ind w:left="720"/>
    </w:pPr>
    <w:rPr>
      <w:lang w:val="en-US"/>
    </w:rPr>
  </w:style>
  <w:style w:type="paragraph" w:styleId="Caption">
    <w:name w:val="caption"/>
    <w:basedOn w:val="Normal"/>
    <w:next w:val="Normal"/>
    <w:uiPriority w:val="35"/>
    <w:unhideWhenUsed/>
    <w:qFormat/>
    <w:rsid w:val="002A1C3F"/>
    <w:pPr>
      <w:spacing w:after="200"/>
      <w:jc w:val="center"/>
    </w:pPr>
    <w:rPr>
      <w:iCs/>
      <w:sz w:val="18"/>
      <w:szCs w:val="18"/>
    </w:rPr>
  </w:style>
  <w:style w:type="paragraph" w:styleId="TableofFigures">
    <w:name w:val="table of figures"/>
    <w:basedOn w:val="Normal"/>
    <w:next w:val="Normal"/>
    <w:uiPriority w:val="99"/>
    <w:unhideWhenUsed/>
    <w:rsid w:val="00556E26"/>
    <w:pPr>
      <w:spacing w:after="0"/>
    </w:pPr>
  </w:style>
  <w:style w:type="paragraph" w:customStyle="1" w:styleId="paragraph">
    <w:name w:val="paragraph"/>
    <w:basedOn w:val="Normal"/>
    <w:rsid w:val="00694903"/>
    <w:pPr>
      <w:spacing w:before="100" w:beforeAutospacing="1" w:after="100" w:afterAutospacing="1"/>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694903"/>
  </w:style>
  <w:style w:type="character" w:customStyle="1" w:styleId="eop">
    <w:name w:val="eop"/>
    <w:basedOn w:val="DefaultParagraphFont"/>
    <w:rsid w:val="00694903"/>
  </w:style>
  <w:style w:type="character" w:styleId="Strong">
    <w:name w:val="Strong"/>
    <w:basedOn w:val="DefaultParagraphFont"/>
    <w:uiPriority w:val="22"/>
    <w:qFormat/>
    <w:rsid w:val="00A42EAA"/>
    <w:rPr>
      <w:b/>
      <w:bCs/>
    </w:rPr>
  </w:style>
  <w:style w:type="paragraph" w:styleId="NormalWeb">
    <w:name w:val="Normal (Web)"/>
    <w:basedOn w:val="Normal"/>
    <w:uiPriority w:val="99"/>
    <w:semiHidden/>
    <w:unhideWhenUsed/>
    <w:rsid w:val="00A42EAA"/>
    <w:pPr>
      <w:spacing w:before="100" w:beforeAutospacing="1" w:after="100" w:afterAutospacing="1"/>
    </w:pPr>
    <w:rPr>
      <w:rFonts w:ascii="Times New Roman" w:eastAsia="Times New Roman" w:hAnsi="Times New Roman" w:cs="Times New Roman"/>
      <w:sz w:val="24"/>
      <w:szCs w:val="24"/>
      <w:lang w:val="en-US"/>
    </w:rPr>
  </w:style>
  <w:style w:type="paragraph" w:styleId="Bibliography">
    <w:name w:val="Bibliography"/>
    <w:basedOn w:val="Normal"/>
    <w:next w:val="Normal"/>
    <w:uiPriority w:val="37"/>
    <w:unhideWhenUsed/>
    <w:rsid w:val="008869D9"/>
  </w:style>
  <w:style w:type="paragraph" w:styleId="BalloonText">
    <w:name w:val="Balloon Text"/>
    <w:basedOn w:val="Normal"/>
    <w:link w:val="BalloonTextChar"/>
    <w:uiPriority w:val="99"/>
    <w:semiHidden/>
    <w:unhideWhenUsed/>
    <w:rsid w:val="00174110"/>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4110"/>
    <w:rPr>
      <w:rFonts w:ascii="Tahoma" w:hAnsi="Tahoma" w:cs="Tahoma"/>
      <w:sz w:val="16"/>
      <w:szCs w:val="16"/>
    </w:rPr>
  </w:style>
  <w:style w:type="paragraph" w:styleId="Title">
    <w:name w:val="Title"/>
    <w:basedOn w:val="Normal"/>
    <w:next w:val="Normal"/>
    <w:link w:val="TitleChar"/>
    <w:uiPriority w:val="10"/>
    <w:qFormat/>
    <w:rsid w:val="00AA0C3F"/>
    <w:pPr>
      <w:spacing w:after="80"/>
    </w:pPr>
    <w:rPr>
      <w:rFonts w:ascii="Times New Roman" w:eastAsiaTheme="majorEastAsia" w:hAnsi="Times New Roman" w:cstheme="majorBidi"/>
      <w:spacing w:val="-10"/>
      <w:kern w:val="28"/>
      <w:sz w:val="56"/>
      <w:szCs w:val="56"/>
      <w:lang w:val="en-US"/>
    </w:rPr>
  </w:style>
  <w:style w:type="character" w:customStyle="1" w:styleId="TitleChar">
    <w:name w:val="Title Char"/>
    <w:basedOn w:val="DefaultParagraphFont"/>
    <w:link w:val="Title"/>
    <w:uiPriority w:val="10"/>
    <w:rsid w:val="00AA0C3F"/>
    <w:rPr>
      <w:rFonts w:ascii="Times New Roman" w:eastAsiaTheme="majorEastAsia" w:hAnsi="Times New Roman" w:cstheme="majorBidi"/>
      <w:spacing w:val="-10"/>
      <w:kern w:val="28"/>
      <w:sz w:val="56"/>
      <w:szCs w:val="56"/>
      <w:lang w:val="en-US"/>
    </w:rPr>
  </w:style>
  <w:style w:type="paragraph" w:styleId="Header">
    <w:name w:val="header"/>
    <w:basedOn w:val="Normal"/>
    <w:link w:val="HeaderChar"/>
    <w:uiPriority w:val="99"/>
    <w:unhideWhenUsed/>
    <w:rsid w:val="00E137B1"/>
    <w:pPr>
      <w:tabs>
        <w:tab w:val="center" w:pos="4680"/>
        <w:tab w:val="right" w:pos="9360"/>
      </w:tabs>
      <w:spacing w:after="0"/>
    </w:pPr>
  </w:style>
  <w:style w:type="character" w:customStyle="1" w:styleId="HeaderChar">
    <w:name w:val="Header Char"/>
    <w:basedOn w:val="DefaultParagraphFont"/>
    <w:link w:val="Header"/>
    <w:uiPriority w:val="99"/>
    <w:rsid w:val="00E137B1"/>
    <w:rPr>
      <w:rFonts w:asciiTheme="majorHAnsi" w:hAnsiTheme="majorHAnsi"/>
      <w:sz w:val="26"/>
    </w:rPr>
  </w:style>
  <w:style w:type="paragraph" w:styleId="Footer">
    <w:name w:val="footer"/>
    <w:basedOn w:val="Normal"/>
    <w:link w:val="FooterChar"/>
    <w:uiPriority w:val="99"/>
    <w:unhideWhenUsed/>
    <w:rsid w:val="00E137B1"/>
    <w:pPr>
      <w:tabs>
        <w:tab w:val="center" w:pos="4680"/>
        <w:tab w:val="right" w:pos="9360"/>
      </w:tabs>
      <w:spacing w:after="0"/>
    </w:pPr>
  </w:style>
  <w:style w:type="character" w:customStyle="1" w:styleId="FooterChar">
    <w:name w:val="Footer Char"/>
    <w:basedOn w:val="DefaultParagraphFont"/>
    <w:link w:val="Footer"/>
    <w:uiPriority w:val="99"/>
    <w:rsid w:val="00E137B1"/>
    <w:rPr>
      <w:rFonts w:asciiTheme="majorHAnsi" w:hAnsiTheme="majorHAnsi"/>
      <w:sz w:val="26"/>
    </w:rPr>
  </w:style>
  <w:style w:type="paragraph" w:styleId="TOC4">
    <w:name w:val="toc 4"/>
    <w:basedOn w:val="Normal"/>
    <w:next w:val="Normal"/>
    <w:autoRedefine/>
    <w:uiPriority w:val="39"/>
    <w:unhideWhenUsed/>
    <w:rsid w:val="003C2D11"/>
    <w:pPr>
      <w:spacing w:after="0"/>
      <w:ind w:left="780"/>
      <w:jc w:val="left"/>
    </w:pPr>
    <w:rPr>
      <w:rFonts w:cstheme="minorHAnsi"/>
      <w:sz w:val="18"/>
      <w:szCs w:val="18"/>
    </w:rPr>
  </w:style>
  <w:style w:type="paragraph" w:styleId="TOC5">
    <w:name w:val="toc 5"/>
    <w:basedOn w:val="Normal"/>
    <w:next w:val="Normal"/>
    <w:autoRedefine/>
    <w:uiPriority w:val="39"/>
    <w:unhideWhenUsed/>
    <w:rsid w:val="003C2D11"/>
    <w:pPr>
      <w:spacing w:after="0"/>
      <w:ind w:left="1040"/>
      <w:jc w:val="left"/>
    </w:pPr>
    <w:rPr>
      <w:rFonts w:cstheme="minorHAnsi"/>
      <w:sz w:val="18"/>
      <w:szCs w:val="18"/>
    </w:rPr>
  </w:style>
  <w:style w:type="paragraph" w:styleId="TOC6">
    <w:name w:val="toc 6"/>
    <w:basedOn w:val="Normal"/>
    <w:next w:val="Normal"/>
    <w:autoRedefine/>
    <w:uiPriority w:val="39"/>
    <w:unhideWhenUsed/>
    <w:rsid w:val="003C2D11"/>
    <w:pPr>
      <w:spacing w:after="0"/>
      <w:ind w:left="1300"/>
      <w:jc w:val="left"/>
    </w:pPr>
    <w:rPr>
      <w:rFonts w:cstheme="minorHAnsi"/>
      <w:sz w:val="18"/>
      <w:szCs w:val="18"/>
    </w:rPr>
  </w:style>
  <w:style w:type="paragraph" w:styleId="TOC7">
    <w:name w:val="toc 7"/>
    <w:basedOn w:val="Normal"/>
    <w:next w:val="Normal"/>
    <w:autoRedefine/>
    <w:uiPriority w:val="39"/>
    <w:unhideWhenUsed/>
    <w:rsid w:val="003C2D11"/>
    <w:pPr>
      <w:spacing w:after="0"/>
      <w:ind w:left="1560"/>
      <w:jc w:val="left"/>
    </w:pPr>
    <w:rPr>
      <w:rFonts w:cstheme="minorHAnsi"/>
      <w:sz w:val="18"/>
      <w:szCs w:val="18"/>
    </w:rPr>
  </w:style>
  <w:style w:type="paragraph" w:styleId="TOC8">
    <w:name w:val="toc 8"/>
    <w:basedOn w:val="Normal"/>
    <w:next w:val="Normal"/>
    <w:autoRedefine/>
    <w:uiPriority w:val="39"/>
    <w:unhideWhenUsed/>
    <w:rsid w:val="003C2D11"/>
    <w:pPr>
      <w:spacing w:after="0"/>
      <w:ind w:left="1820"/>
      <w:jc w:val="left"/>
    </w:pPr>
    <w:rPr>
      <w:rFonts w:cstheme="minorHAnsi"/>
      <w:sz w:val="18"/>
      <w:szCs w:val="18"/>
    </w:rPr>
  </w:style>
  <w:style w:type="paragraph" w:styleId="TOC9">
    <w:name w:val="toc 9"/>
    <w:basedOn w:val="Normal"/>
    <w:next w:val="Normal"/>
    <w:autoRedefine/>
    <w:uiPriority w:val="39"/>
    <w:unhideWhenUsed/>
    <w:rsid w:val="003C2D11"/>
    <w:pPr>
      <w:spacing w:after="0"/>
      <w:ind w:left="2080"/>
      <w:jc w:val="left"/>
    </w:pPr>
    <w:rPr>
      <w:rFonts w:cstheme="minorHAnsi"/>
      <w:sz w:val="18"/>
      <w:szCs w:val="18"/>
    </w:rPr>
  </w:style>
  <w:style w:type="numbering" w:customStyle="1" w:styleId="Style1">
    <w:name w:val="Style1"/>
    <w:uiPriority w:val="99"/>
    <w:rsid w:val="008E3CD8"/>
    <w:pPr>
      <w:numPr>
        <w:numId w:val="2"/>
      </w:numPr>
    </w:pPr>
  </w:style>
  <w:style w:type="character" w:customStyle="1" w:styleId="Heading5Char">
    <w:name w:val="Heading 5 Char"/>
    <w:basedOn w:val="DefaultParagraphFont"/>
    <w:link w:val="Heading5"/>
    <w:uiPriority w:val="9"/>
    <w:rsid w:val="00722D4B"/>
    <w:rPr>
      <w:rFonts w:eastAsiaTheme="majorEastAsia" w:cstheme="majorBidi"/>
      <w:b/>
    </w:rPr>
  </w:style>
  <w:style w:type="character" w:styleId="UnresolvedMention">
    <w:name w:val="Unresolved Mention"/>
    <w:basedOn w:val="DefaultParagraphFont"/>
    <w:uiPriority w:val="99"/>
    <w:semiHidden/>
    <w:unhideWhenUsed/>
    <w:rsid w:val="000623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540073">
      <w:bodyDiv w:val="1"/>
      <w:marLeft w:val="0"/>
      <w:marRight w:val="0"/>
      <w:marTop w:val="0"/>
      <w:marBottom w:val="0"/>
      <w:divBdr>
        <w:top w:val="none" w:sz="0" w:space="0" w:color="auto"/>
        <w:left w:val="none" w:sz="0" w:space="0" w:color="auto"/>
        <w:bottom w:val="none" w:sz="0" w:space="0" w:color="auto"/>
        <w:right w:val="none" w:sz="0" w:space="0" w:color="auto"/>
      </w:divBdr>
    </w:div>
    <w:div w:id="27805417">
      <w:bodyDiv w:val="1"/>
      <w:marLeft w:val="0"/>
      <w:marRight w:val="0"/>
      <w:marTop w:val="0"/>
      <w:marBottom w:val="0"/>
      <w:divBdr>
        <w:top w:val="none" w:sz="0" w:space="0" w:color="auto"/>
        <w:left w:val="none" w:sz="0" w:space="0" w:color="auto"/>
        <w:bottom w:val="none" w:sz="0" w:space="0" w:color="auto"/>
        <w:right w:val="none" w:sz="0" w:space="0" w:color="auto"/>
      </w:divBdr>
    </w:div>
    <w:div w:id="44260390">
      <w:bodyDiv w:val="1"/>
      <w:marLeft w:val="0"/>
      <w:marRight w:val="0"/>
      <w:marTop w:val="0"/>
      <w:marBottom w:val="0"/>
      <w:divBdr>
        <w:top w:val="none" w:sz="0" w:space="0" w:color="auto"/>
        <w:left w:val="none" w:sz="0" w:space="0" w:color="auto"/>
        <w:bottom w:val="none" w:sz="0" w:space="0" w:color="auto"/>
        <w:right w:val="none" w:sz="0" w:space="0" w:color="auto"/>
      </w:divBdr>
    </w:div>
    <w:div w:id="81070229">
      <w:bodyDiv w:val="1"/>
      <w:marLeft w:val="0"/>
      <w:marRight w:val="0"/>
      <w:marTop w:val="0"/>
      <w:marBottom w:val="0"/>
      <w:divBdr>
        <w:top w:val="none" w:sz="0" w:space="0" w:color="auto"/>
        <w:left w:val="none" w:sz="0" w:space="0" w:color="auto"/>
        <w:bottom w:val="none" w:sz="0" w:space="0" w:color="auto"/>
        <w:right w:val="none" w:sz="0" w:space="0" w:color="auto"/>
      </w:divBdr>
    </w:div>
    <w:div w:id="133717859">
      <w:bodyDiv w:val="1"/>
      <w:marLeft w:val="0"/>
      <w:marRight w:val="0"/>
      <w:marTop w:val="0"/>
      <w:marBottom w:val="0"/>
      <w:divBdr>
        <w:top w:val="none" w:sz="0" w:space="0" w:color="auto"/>
        <w:left w:val="none" w:sz="0" w:space="0" w:color="auto"/>
        <w:bottom w:val="none" w:sz="0" w:space="0" w:color="auto"/>
        <w:right w:val="none" w:sz="0" w:space="0" w:color="auto"/>
      </w:divBdr>
    </w:div>
    <w:div w:id="141774592">
      <w:bodyDiv w:val="1"/>
      <w:marLeft w:val="0"/>
      <w:marRight w:val="0"/>
      <w:marTop w:val="0"/>
      <w:marBottom w:val="0"/>
      <w:divBdr>
        <w:top w:val="none" w:sz="0" w:space="0" w:color="auto"/>
        <w:left w:val="none" w:sz="0" w:space="0" w:color="auto"/>
        <w:bottom w:val="none" w:sz="0" w:space="0" w:color="auto"/>
        <w:right w:val="none" w:sz="0" w:space="0" w:color="auto"/>
      </w:divBdr>
    </w:div>
    <w:div w:id="145710920">
      <w:bodyDiv w:val="1"/>
      <w:marLeft w:val="0"/>
      <w:marRight w:val="0"/>
      <w:marTop w:val="0"/>
      <w:marBottom w:val="0"/>
      <w:divBdr>
        <w:top w:val="none" w:sz="0" w:space="0" w:color="auto"/>
        <w:left w:val="none" w:sz="0" w:space="0" w:color="auto"/>
        <w:bottom w:val="none" w:sz="0" w:space="0" w:color="auto"/>
        <w:right w:val="none" w:sz="0" w:space="0" w:color="auto"/>
      </w:divBdr>
    </w:div>
    <w:div w:id="152379415">
      <w:bodyDiv w:val="1"/>
      <w:marLeft w:val="0"/>
      <w:marRight w:val="0"/>
      <w:marTop w:val="0"/>
      <w:marBottom w:val="0"/>
      <w:divBdr>
        <w:top w:val="none" w:sz="0" w:space="0" w:color="auto"/>
        <w:left w:val="none" w:sz="0" w:space="0" w:color="auto"/>
        <w:bottom w:val="none" w:sz="0" w:space="0" w:color="auto"/>
        <w:right w:val="none" w:sz="0" w:space="0" w:color="auto"/>
      </w:divBdr>
    </w:div>
    <w:div w:id="158274026">
      <w:bodyDiv w:val="1"/>
      <w:marLeft w:val="0"/>
      <w:marRight w:val="0"/>
      <w:marTop w:val="0"/>
      <w:marBottom w:val="0"/>
      <w:divBdr>
        <w:top w:val="none" w:sz="0" w:space="0" w:color="auto"/>
        <w:left w:val="none" w:sz="0" w:space="0" w:color="auto"/>
        <w:bottom w:val="none" w:sz="0" w:space="0" w:color="auto"/>
        <w:right w:val="none" w:sz="0" w:space="0" w:color="auto"/>
      </w:divBdr>
    </w:div>
    <w:div w:id="175972237">
      <w:bodyDiv w:val="1"/>
      <w:marLeft w:val="0"/>
      <w:marRight w:val="0"/>
      <w:marTop w:val="0"/>
      <w:marBottom w:val="0"/>
      <w:divBdr>
        <w:top w:val="none" w:sz="0" w:space="0" w:color="auto"/>
        <w:left w:val="none" w:sz="0" w:space="0" w:color="auto"/>
        <w:bottom w:val="none" w:sz="0" w:space="0" w:color="auto"/>
        <w:right w:val="none" w:sz="0" w:space="0" w:color="auto"/>
      </w:divBdr>
    </w:div>
    <w:div w:id="221135966">
      <w:bodyDiv w:val="1"/>
      <w:marLeft w:val="0"/>
      <w:marRight w:val="0"/>
      <w:marTop w:val="0"/>
      <w:marBottom w:val="0"/>
      <w:divBdr>
        <w:top w:val="none" w:sz="0" w:space="0" w:color="auto"/>
        <w:left w:val="none" w:sz="0" w:space="0" w:color="auto"/>
        <w:bottom w:val="none" w:sz="0" w:space="0" w:color="auto"/>
        <w:right w:val="none" w:sz="0" w:space="0" w:color="auto"/>
      </w:divBdr>
    </w:div>
    <w:div w:id="236668080">
      <w:bodyDiv w:val="1"/>
      <w:marLeft w:val="0"/>
      <w:marRight w:val="0"/>
      <w:marTop w:val="0"/>
      <w:marBottom w:val="0"/>
      <w:divBdr>
        <w:top w:val="none" w:sz="0" w:space="0" w:color="auto"/>
        <w:left w:val="none" w:sz="0" w:space="0" w:color="auto"/>
        <w:bottom w:val="none" w:sz="0" w:space="0" w:color="auto"/>
        <w:right w:val="none" w:sz="0" w:space="0" w:color="auto"/>
      </w:divBdr>
    </w:div>
    <w:div w:id="252861078">
      <w:bodyDiv w:val="1"/>
      <w:marLeft w:val="0"/>
      <w:marRight w:val="0"/>
      <w:marTop w:val="0"/>
      <w:marBottom w:val="0"/>
      <w:divBdr>
        <w:top w:val="none" w:sz="0" w:space="0" w:color="auto"/>
        <w:left w:val="none" w:sz="0" w:space="0" w:color="auto"/>
        <w:bottom w:val="none" w:sz="0" w:space="0" w:color="auto"/>
        <w:right w:val="none" w:sz="0" w:space="0" w:color="auto"/>
      </w:divBdr>
    </w:div>
    <w:div w:id="260727692">
      <w:bodyDiv w:val="1"/>
      <w:marLeft w:val="0"/>
      <w:marRight w:val="0"/>
      <w:marTop w:val="0"/>
      <w:marBottom w:val="0"/>
      <w:divBdr>
        <w:top w:val="none" w:sz="0" w:space="0" w:color="auto"/>
        <w:left w:val="none" w:sz="0" w:space="0" w:color="auto"/>
        <w:bottom w:val="none" w:sz="0" w:space="0" w:color="auto"/>
        <w:right w:val="none" w:sz="0" w:space="0" w:color="auto"/>
      </w:divBdr>
    </w:div>
    <w:div w:id="265773060">
      <w:bodyDiv w:val="1"/>
      <w:marLeft w:val="0"/>
      <w:marRight w:val="0"/>
      <w:marTop w:val="0"/>
      <w:marBottom w:val="0"/>
      <w:divBdr>
        <w:top w:val="none" w:sz="0" w:space="0" w:color="auto"/>
        <w:left w:val="none" w:sz="0" w:space="0" w:color="auto"/>
        <w:bottom w:val="none" w:sz="0" w:space="0" w:color="auto"/>
        <w:right w:val="none" w:sz="0" w:space="0" w:color="auto"/>
      </w:divBdr>
      <w:divsChild>
        <w:div w:id="64886628">
          <w:marLeft w:val="0"/>
          <w:marRight w:val="0"/>
          <w:marTop w:val="0"/>
          <w:marBottom w:val="0"/>
          <w:divBdr>
            <w:top w:val="none" w:sz="0" w:space="0" w:color="auto"/>
            <w:left w:val="none" w:sz="0" w:space="0" w:color="auto"/>
            <w:bottom w:val="none" w:sz="0" w:space="0" w:color="auto"/>
            <w:right w:val="none" w:sz="0" w:space="0" w:color="auto"/>
          </w:divBdr>
          <w:divsChild>
            <w:div w:id="191848778">
              <w:marLeft w:val="0"/>
              <w:marRight w:val="0"/>
              <w:marTop w:val="0"/>
              <w:marBottom w:val="0"/>
              <w:divBdr>
                <w:top w:val="none" w:sz="0" w:space="0" w:color="auto"/>
                <w:left w:val="none" w:sz="0" w:space="0" w:color="auto"/>
                <w:bottom w:val="none" w:sz="0" w:space="0" w:color="auto"/>
                <w:right w:val="none" w:sz="0" w:space="0" w:color="auto"/>
              </w:divBdr>
            </w:div>
            <w:div w:id="435253856">
              <w:marLeft w:val="0"/>
              <w:marRight w:val="0"/>
              <w:marTop w:val="0"/>
              <w:marBottom w:val="0"/>
              <w:divBdr>
                <w:top w:val="none" w:sz="0" w:space="0" w:color="auto"/>
                <w:left w:val="none" w:sz="0" w:space="0" w:color="auto"/>
                <w:bottom w:val="none" w:sz="0" w:space="0" w:color="auto"/>
                <w:right w:val="none" w:sz="0" w:space="0" w:color="auto"/>
              </w:divBdr>
            </w:div>
            <w:div w:id="725226872">
              <w:marLeft w:val="0"/>
              <w:marRight w:val="0"/>
              <w:marTop w:val="0"/>
              <w:marBottom w:val="0"/>
              <w:divBdr>
                <w:top w:val="none" w:sz="0" w:space="0" w:color="auto"/>
                <w:left w:val="none" w:sz="0" w:space="0" w:color="auto"/>
                <w:bottom w:val="none" w:sz="0" w:space="0" w:color="auto"/>
                <w:right w:val="none" w:sz="0" w:space="0" w:color="auto"/>
              </w:divBdr>
            </w:div>
            <w:div w:id="1840848258">
              <w:marLeft w:val="0"/>
              <w:marRight w:val="0"/>
              <w:marTop w:val="0"/>
              <w:marBottom w:val="0"/>
              <w:divBdr>
                <w:top w:val="none" w:sz="0" w:space="0" w:color="auto"/>
                <w:left w:val="none" w:sz="0" w:space="0" w:color="auto"/>
                <w:bottom w:val="none" w:sz="0" w:space="0" w:color="auto"/>
                <w:right w:val="none" w:sz="0" w:space="0" w:color="auto"/>
              </w:divBdr>
            </w:div>
          </w:divsChild>
        </w:div>
        <w:div w:id="74792400">
          <w:marLeft w:val="0"/>
          <w:marRight w:val="0"/>
          <w:marTop w:val="0"/>
          <w:marBottom w:val="0"/>
          <w:divBdr>
            <w:top w:val="none" w:sz="0" w:space="0" w:color="auto"/>
            <w:left w:val="none" w:sz="0" w:space="0" w:color="auto"/>
            <w:bottom w:val="none" w:sz="0" w:space="0" w:color="auto"/>
            <w:right w:val="none" w:sz="0" w:space="0" w:color="auto"/>
          </w:divBdr>
          <w:divsChild>
            <w:div w:id="1565722428">
              <w:marLeft w:val="0"/>
              <w:marRight w:val="0"/>
              <w:marTop w:val="0"/>
              <w:marBottom w:val="0"/>
              <w:divBdr>
                <w:top w:val="none" w:sz="0" w:space="0" w:color="auto"/>
                <w:left w:val="none" w:sz="0" w:space="0" w:color="auto"/>
                <w:bottom w:val="none" w:sz="0" w:space="0" w:color="auto"/>
                <w:right w:val="none" w:sz="0" w:space="0" w:color="auto"/>
              </w:divBdr>
            </w:div>
          </w:divsChild>
        </w:div>
        <w:div w:id="164907538">
          <w:marLeft w:val="0"/>
          <w:marRight w:val="0"/>
          <w:marTop w:val="0"/>
          <w:marBottom w:val="0"/>
          <w:divBdr>
            <w:top w:val="none" w:sz="0" w:space="0" w:color="auto"/>
            <w:left w:val="none" w:sz="0" w:space="0" w:color="auto"/>
            <w:bottom w:val="none" w:sz="0" w:space="0" w:color="auto"/>
            <w:right w:val="none" w:sz="0" w:space="0" w:color="auto"/>
          </w:divBdr>
          <w:divsChild>
            <w:div w:id="631520514">
              <w:marLeft w:val="0"/>
              <w:marRight w:val="0"/>
              <w:marTop w:val="0"/>
              <w:marBottom w:val="0"/>
              <w:divBdr>
                <w:top w:val="none" w:sz="0" w:space="0" w:color="auto"/>
                <w:left w:val="none" w:sz="0" w:space="0" w:color="auto"/>
                <w:bottom w:val="none" w:sz="0" w:space="0" w:color="auto"/>
                <w:right w:val="none" w:sz="0" w:space="0" w:color="auto"/>
              </w:divBdr>
            </w:div>
          </w:divsChild>
        </w:div>
        <w:div w:id="340474258">
          <w:marLeft w:val="0"/>
          <w:marRight w:val="0"/>
          <w:marTop w:val="0"/>
          <w:marBottom w:val="0"/>
          <w:divBdr>
            <w:top w:val="none" w:sz="0" w:space="0" w:color="auto"/>
            <w:left w:val="none" w:sz="0" w:space="0" w:color="auto"/>
            <w:bottom w:val="none" w:sz="0" w:space="0" w:color="auto"/>
            <w:right w:val="none" w:sz="0" w:space="0" w:color="auto"/>
          </w:divBdr>
          <w:divsChild>
            <w:div w:id="1437290729">
              <w:marLeft w:val="0"/>
              <w:marRight w:val="0"/>
              <w:marTop w:val="0"/>
              <w:marBottom w:val="0"/>
              <w:divBdr>
                <w:top w:val="none" w:sz="0" w:space="0" w:color="auto"/>
                <w:left w:val="none" w:sz="0" w:space="0" w:color="auto"/>
                <w:bottom w:val="none" w:sz="0" w:space="0" w:color="auto"/>
                <w:right w:val="none" w:sz="0" w:space="0" w:color="auto"/>
              </w:divBdr>
            </w:div>
          </w:divsChild>
        </w:div>
        <w:div w:id="430052519">
          <w:marLeft w:val="0"/>
          <w:marRight w:val="0"/>
          <w:marTop w:val="0"/>
          <w:marBottom w:val="0"/>
          <w:divBdr>
            <w:top w:val="none" w:sz="0" w:space="0" w:color="auto"/>
            <w:left w:val="none" w:sz="0" w:space="0" w:color="auto"/>
            <w:bottom w:val="none" w:sz="0" w:space="0" w:color="auto"/>
            <w:right w:val="none" w:sz="0" w:space="0" w:color="auto"/>
          </w:divBdr>
          <w:divsChild>
            <w:div w:id="1641765571">
              <w:marLeft w:val="0"/>
              <w:marRight w:val="0"/>
              <w:marTop w:val="0"/>
              <w:marBottom w:val="0"/>
              <w:divBdr>
                <w:top w:val="none" w:sz="0" w:space="0" w:color="auto"/>
                <w:left w:val="none" w:sz="0" w:space="0" w:color="auto"/>
                <w:bottom w:val="none" w:sz="0" w:space="0" w:color="auto"/>
                <w:right w:val="none" w:sz="0" w:space="0" w:color="auto"/>
              </w:divBdr>
            </w:div>
          </w:divsChild>
        </w:div>
        <w:div w:id="555438982">
          <w:marLeft w:val="0"/>
          <w:marRight w:val="0"/>
          <w:marTop w:val="0"/>
          <w:marBottom w:val="0"/>
          <w:divBdr>
            <w:top w:val="none" w:sz="0" w:space="0" w:color="auto"/>
            <w:left w:val="none" w:sz="0" w:space="0" w:color="auto"/>
            <w:bottom w:val="none" w:sz="0" w:space="0" w:color="auto"/>
            <w:right w:val="none" w:sz="0" w:space="0" w:color="auto"/>
          </w:divBdr>
          <w:divsChild>
            <w:div w:id="1018657064">
              <w:marLeft w:val="0"/>
              <w:marRight w:val="0"/>
              <w:marTop w:val="0"/>
              <w:marBottom w:val="0"/>
              <w:divBdr>
                <w:top w:val="none" w:sz="0" w:space="0" w:color="auto"/>
                <w:left w:val="none" w:sz="0" w:space="0" w:color="auto"/>
                <w:bottom w:val="none" w:sz="0" w:space="0" w:color="auto"/>
                <w:right w:val="none" w:sz="0" w:space="0" w:color="auto"/>
              </w:divBdr>
            </w:div>
          </w:divsChild>
        </w:div>
        <w:div w:id="558785865">
          <w:marLeft w:val="0"/>
          <w:marRight w:val="0"/>
          <w:marTop w:val="0"/>
          <w:marBottom w:val="0"/>
          <w:divBdr>
            <w:top w:val="none" w:sz="0" w:space="0" w:color="auto"/>
            <w:left w:val="none" w:sz="0" w:space="0" w:color="auto"/>
            <w:bottom w:val="none" w:sz="0" w:space="0" w:color="auto"/>
            <w:right w:val="none" w:sz="0" w:space="0" w:color="auto"/>
          </w:divBdr>
          <w:divsChild>
            <w:div w:id="1763524763">
              <w:marLeft w:val="0"/>
              <w:marRight w:val="0"/>
              <w:marTop w:val="0"/>
              <w:marBottom w:val="0"/>
              <w:divBdr>
                <w:top w:val="none" w:sz="0" w:space="0" w:color="auto"/>
                <w:left w:val="none" w:sz="0" w:space="0" w:color="auto"/>
                <w:bottom w:val="none" w:sz="0" w:space="0" w:color="auto"/>
                <w:right w:val="none" w:sz="0" w:space="0" w:color="auto"/>
              </w:divBdr>
            </w:div>
          </w:divsChild>
        </w:div>
        <w:div w:id="648830242">
          <w:marLeft w:val="0"/>
          <w:marRight w:val="0"/>
          <w:marTop w:val="0"/>
          <w:marBottom w:val="0"/>
          <w:divBdr>
            <w:top w:val="none" w:sz="0" w:space="0" w:color="auto"/>
            <w:left w:val="none" w:sz="0" w:space="0" w:color="auto"/>
            <w:bottom w:val="none" w:sz="0" w:space="0" w:color="auto"/>
            <w:right w:val="none" w:sz="0" w:space="0" w:color="auto"/>
          </w:divBdr>
          <w:divsChild>
            <w:div w:id="1237519592">
              <w:marLeft w:val="0"/>
              <w:marRight w:val="0"/>
              <w:marTop w:val="0"/>
              <w:marBottom w:val="0"/>
              <w:divBdr>
                <w:top w:val="none" w:sz="0" w:space="0" w:color="auto"/>
                <w:left w:val="none" w:sz="0" w:space="0" w:color="auto"/>
                <w:bottom w:val="none" w:sz="0" w:space="0" w:color="auto"/>
                <w:right w:val="none" w:sz="0" w:space="0" w:color="auto"/>
              </w:divBdr>
            </w:div>
          </w:divsChild>
        </w:div>
        <w:div w:id="877475503">
          <w:marLeft w:val="0"/>
          <w:marRight w:val="0"/>
          <w:marTop w:val="0"/>
          <w:marBottom w:val="0"/>
          <w:divBdr>
            <w:top w:val="none" w:sz="0" w:space="0" w:color="auto"/>
            <w:left w:val="none" w:sz="0" w:space="0" w:color="auto"/>
            <w:bottom w:val="none" w:sz="0" w:space="0" w:color="auto"/>
            <w:right w:val="none" w:sz="0" w:space="0" w:color="auto"/>
          </w:divBdr>
          <w:divsChild>
            <w:div w:id="2071347286">
              <w:marLeft w:val="0"/>
              <w:marRight w:val="0"/>
              <w:marTop w:val="0"/>
              <w:marBottom w:val="0"/>
              <w:divBdr>
                <w:top w:val="none" w:sz="0" w:space="0" w:color="auto"/>
                <w:left w:val="none" w:sz="0" w:space="0" w:color="auto"/>
                <w:bottom w:val="none" w:sz="0" w:space="0" w:color="auto"/>
                <w:right w:val="none" w:sz="0" w:space="0" w:color="auto"/>
              </w:divBdr>
            </w:div>
          </w:divsChild>
        </w:div>
        <w:div w:id="946885516">
          <w:marLeft w:val="0"/>
          <w:marRight w:val="0"/>
          <w:marTop w:val="0"/>
          <w:marBottom w:val="0"/>
          <w:divBdr>
            <w:top w:val="none" w:sz="0" w:space="0" w:color="auto"/>
            <w:left w:val="none" w:sz="0" w:space="0" w:color="auto"/>
            <w:bottom w:val="none" w:sz="0" w:space="0" w:color="auto"/>
            <w:right w:val="none" w:sz="0" w:space="0" w:color="auto"/>
          </w:divBdr>
          <w:divsChild>
            <w:div w:id="1035690466">
              <w:marLeft w:val="0"/>
              <w:marRight w:val="0"/>
              <w:marTop w:val="0"/>
              <w:marBottom w:val="0"/>
              <w:divBdr>
                <w:top w:val="none" w:sz="0" w:space="0" w:color="auto"/>
                <w:left w:val="none" w:sz="0" w:space="0" w:color="auto"/>
                <w:bottom w:val="none" w:sz="0" w:space="0" w:color="auto"/>
                <w:right w:val="none" w:sz="0" w:space="0" w:color="auto"/>
              </w:divBdr>
            </w:div>
          </w:divsChild>
        </w:div>
        <w:div w:id="1066995556">
          <w:marLeft w:val="0"/>
          <w:marRight w:val="0"/>
          <w:marTop w:val="0"/>
          <w:marBottom w:val="0"/>
          <w:divBdr>
            <w:top w:val="none" w:sz="0" w:space="0" w:color="auto"/>
            <w:left w:val="none" w:sz="0" w:space="0" w:color="auto"/>
            <w:bottom w:val="none" w:sz="0" w:space="0" w:color="auto"/>
            <w:right w:val="none" w:sz="0" w:space="0" w:color="auto"/>
          </w:divBdr>
          <w:divsChild>
            <w:div w:id="1700743375">
              <w:marLeft w:val="0"/>
              <w:marRight w:val="0"/>
              <w:marTop w:val="0"/>
              <w:marBottom w:val="0"/>
              <w:divBdr>
                <w:top w:val="none" w:sz="0" w:space="0" w:color="auto"/>
                <w:left w:val="none" w:sz="0" w:space="0" w:color="auto"/>
                <w:bottom w:val="none" w:sz="0" w:space="0" w:color="auto"/>
                <w:right w:val="none" w:sz="0" w:space="0" w:color="auto"/>
              </w:divBdr>
            </w:div>
          </w:divsChild>
        </w:div>
        <w:div w:id="1077632038">
          <w:marLeft w:val="0"/>
          <w:marRight w:val="0"/>
          <w:marTop w:val="0"/>
          <w:marBottom w:val="0"/>
          <w:divBdr>
            <w:top w:val="none" w:sz="0" w:space="0" w:color="auto"/>
            <w:left w:val="none" w:sz="0" w:space="0" w:color="auto"/>
            <w:bottom w:val="none" w:sz="0" w:space="0" w:color="auto"/>
            <w:right w:val="none" w:sz="0" w:space="0" w:color="auto"/>
          </w:divBdr>
          <w:divsChild>
            <w:div w:id="1670062451">
              <w:marLeft w:val="0"/>
              <w:marRight w:val="0"/>
              <w:marTop w:val="0"/>
              <w:marBottom w:val="0"/>
              <w:divBdr>
                <w:top w:val="none" w:sz="0" w:space="0" w:color="auto"/>
                <w:left w:val="none" w:sz="0" w:space="0" w:color="auto"/>
                <w:bottom w:val="none" w:sz="0" w:space="0" w:color="auto"/>
                <w:right w:val="none" w:sz="0" w:space="0" w:color="auto"/>
              </w:divBdr>
            </w:div>
          </w:divsChild>
        </w:div>
        <w:div w:id="1351882306">
          <w:marLeft w:val="0"/>
          <w:marRight w:val="0"/>
          <w:marTop w:val="0"/>
          <w:marBottom w:val="0"/>
          <w:divBdr>
            <w:top w:val="none" w:sz="0" w:space="0" w:color="auto"/>
            <w:left w:val="none" w:sz="0" w:space="0" w:color="auto"/>
            <w:bottom w:val="none" w:sz="0" w:space="0" w:color="auto"/>
            <w:right w:val="none" w:sz="0" w:space="0" w:color="auto"/>
          </w:divBdr>
          <w:divsChild>
            <w:div w:id="1544290870">
              <w:marLeft w:val="0"/>
              <w:marRight w:val="0"/>
              <w:marTop w:val="0"/>
              <w:marBottom w:val="0"/>
              <w:divBdr>
                <w:top w:val="none" w:sz="0" w:space="0" w:color="auto"/>
                <w:left w:val="none" w:sz="0" w:space="0" w:color="auto"/>
                <w:bottom w:val="none" w:sz="0" w:space="0" w:color="auto"/>
                <w:right w:val="none" w:sz="0" w:space="0" w:color="auto"/>
              </w:divBdr>
            </w:div>
          </w:divsChild>
        </w:div>
        <w:div w:id="1391467297">
          <w:marLeft w:val="0"/>
          <w:marRight w:val="0"/>
          <w:marTop w:val="0"/>
          <w:marBottom w:val="0"/>
          <w:divBdr>
            <w:top w:val="none" w:sz="0" w:space="0" w:color="auto"/>
            <w:left w:val="none" w:sz="0" w:space="0" w:color="auto"/>
            <w:bottom w:val="none" w:sz="0" w:space="0" w:color="auto"/>
            <w:right w:val="none" w:sz="0" w:space="0" w:color="auto"/>
          </w:divBdr>
          <w:divsChild>
            <w:div w:id="990477610">
              <w:marLeft w:val="0"/>
              <w:marRight w:val="0"/>
              <w:marTop w:val="0"/>
              <w:marBottom w:val="0"/>
              <w:divBdr>
                <w:top w:val="none" w:sz="0" w:space="0" w:color="auto"/>
                <w:left w:val="none" w:sz="0" w:space="0" w:color="auto"/>
                <w:bottom w:val="none" w:sz="0" w:space="0" w:color="auto"/>
                <w:right w:val="none" w:sz="0" w:space="0" w:color="auto"/>
              </w:divBdr>
            </w:div>
          </w:divsChild>
        </w:div>
        <w:div w:id="1426682269">
          <w:marLeft w:val="0"/>
          <w:marRight w:val="0"/>
          <w:marTop w:val="0"/>
          <w:marBottom w:val="0"/>
          <w:divBdr>
            <w:top w:val="none" w:sz="0" w:space="0" w:color="auto"/>
            <w:left w:val="none" w:sz="0" w:space="0" w:color="auto"/>
            <w:bottom w:val="none" w:sz="0" w:space="0" w:color="auto"/>
            <w:right w:val="none" w:sz="0" w:space="0" w:color="auto"/>
          </w:divBdr>
          <w:divsChild>
            <w:div w:id="1686594329">
              <w:marLeft w:val="0"/>
              <w:marRight w:val="0"/>
              <w:marTop w:val="0"/>
              <w:marBottom w:val="0"/>
              <w:divBdr>
                <w:top w:val="none" w:sz="0" w:space="0" w:color="auto"/>
                <w:left w:val="none" w:sz="0" w:space="0" w:color="auto"/>
                <w:bottom w:val="none" w:sz="0" w:space="0" w:color="auto"/>
                <w:right w:val="none" w:sz="0" w:space="0" w:color="auto"/>
              </w:divBdr>
            </w:div>
          </w:divsChild>
        </w:div>
        <w:div w:id="1655644246">
          <w:marLeft w:val="0"/>
          <w:marRight w:val="0"/>
          <w:marTop w:val="0"/>
          <w:marBottom w:val="0"/>
          <w:divBdr>
            <w:top w:val="none" w:sz="0" w:space="0" w:color="auto"/>
            <w:left w:val="none" w:sz="0" w:space="0" w:color="auto"/>
            <w:bottom w:val="none" w:sz="0" w:space="0" w:color="auto"/>
            <w:right w:val="none" w:sz="0" w:space="0" w:color="auto"/>
          </w:divBdr>
          <w:divsChild>
            <w:div w:id="1245063927">
              <w:marLeft w:val="0"/>
              <w:marRight w:val="0"/>
              <w:marTop w:val="0"/>
              <w:marBottom w:val="0"/>
              <w:divBdr>
                <w:top w:val="none" w:sz="0" w:space="0" w:color="auto"/>
                <w:left w:val="none" w:sz="0" w:space="0" w:color="auto"/>
                <w:bottom w:val="none" w:sz="0" w:space="0" w:color="auto"/>
                <w:right w:val="none" w:sz="0" w:space="0" w:color="auto"/>
              </w:divBdr>
            </w:div>
          </w:divsChild>
        </w:div>
        <w:div w:id="2065904367">
          <w:marLeft w:val="0"/>
          <w:marRight w:val="0"/>
          <w:marTop w:val="0"/>
          <w:marBottom w:val="0"/>
          <w:divBdr>
            <w:top w:val="none" w:sz="0" w:space="0" w:color="auto"/>
            <w:left w:val="none" w:sz="0" w:space="0" w:color="auto"/>
            <w:bottom w:val="none" w:sz="0" w:space="0" w:color="auto"/>
            <w:right w:val="none" w:sz="0" w:space="0" w:color="auto"/>
          </w:divBdr>
          <w:divsChild>
            <w:div w:id="1156647853">
              <w:marLeft w:val="0"/>
              <w:marRight w:val="0"/>
              <w:marTop w:val="0"/>
              <w:marBottom w:val="0"/>
              <w:divBdr>
                <w:top w:val="none" w:sz="0" w:space="0" w:color="auto"/>
                <w:left w:val="none" w:sz="0" w:space="0" w:color="auto"/>
                <w:bottom w:val="none" w:sz="0" w:space="0" w:color="auto"/>
                <w:right w:val="none" w:sz="0" w:space="0" w:color="auto"/>
              </w:divBdr>
            </w:div>
          </w:divsChild>
        </w:div>
        <w:div w:id="2142919776">
          <w:marLeft w:val="0"/>
          <w:marRight w:val="0"/>
          <w:marTop w:val="0"/>
          <w:marBottom w:val="0"/>
          <w:divBdr>
            <w:top w:val="none" w:sz="0" w:space="0" w:color="auto"/>
            <w:left w:val="none" w:sz="0" w:space="0" w:color="auto"/>
            <w:bottom w:val="none" w:sz="0" w:space="0" w:color="auto"/>
            <w:right w:val="none" w:sz="0" w:space="0" w:color="auto"/>
          </w:divBdr>
          <w:divsChild>
            <w:div w:id="107670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761973">
      <w:bodyDiv w:val="1"/>
      <w:marLeft w:val="0"/>
      <w:marRight w:val="0"/>
      <w:marTop w:val="0"/>
      <w:marBottom w:val="0"/>
      <w:divBdr>
        <w:top w:val="none" w:sz="0" w:space="0" w:color="auto"/>
        <w:left w:val="none" w:sz="0" w:space="0" w:color="auto"/>
        <w:bottom w:val="none" w:sz="0" w:space="0" w:color="auto"/>
        <w:right w:val="none" w:sz="0" w:space="0" w:color="auto"/>
      </w:divBdr>
    </w:div>
    <w:div w:id="294988632">
      <w:bodyDiv w:val="1"/>
      <w:marLeft w:val="0"/>
      <w:marRight w:val="0"/>
      <w:marTop w:val="0"/>
      <w:marBottom w:val="0"/>
      <w:divBdr>
        <w:top w:val="none" w:sz="0" w:space="0" w:color="auto"/>
        <w:left w:val="none" w:sz="0" w:space="0" w:color="auto"/>
        <w:bottom w:val="none" w:sz="0" w:space="0" w:color="auto"/>
        <w:right w:val="none" w:sz="0" w:space="0" w:color="auto"/>
      </w:divBdr>
    </w:div>
    <w:div w:id="296374486">
      <w:bodyDiv w:val="1"/>
      <w:marLeft w:val="0"/>
      <w:marRight w:val="0"/>
      <w:marTop w:val="0"/>
      <w:marBottom w:val="0"/>
      <w:divBdr>
        <w:top w:val="none" w:sz="0" w:space="0" w:color="auto"/>
        <w:left w:val="none" w:sz="0" w:space="0" w:color="auto"/>
        <w:bottom w:val="none" w:sz="0" w:space="0" w:color="auto"/>
        <w:right w:val="none" w:sz="0" w:space="0" w:color="auto"/>
      </w:divBdr>
      <w:divsChild>
        <w:div w:id="24520735">
          <w:marLeft w:val="0"/>
          <w:marRight w:val="0"/>
          <w:marTop w:val="0"/>
          <w:marBottom w:val="0"/>
          <w:divBdr>
            <w:top w:val="none" w:sz="0" w:space="0" w:color="auto"/>
            <w:left w:val="none" w:sz="0" w:space="0" w:color="auto"/>
            <w:bottom w:val="none" w:sz="0" w:space="0" w:color="auto"/>
            <w:right w:val="none" w:sz="0" w:space="0" w:color="auto"/>
          </w:divBdr>
        </w:div>
        <w:div w:id="83037409">
          <w:marLeft w:val="0"/>
          <w:marRight w:val="0"/>
          <w:marTop w:val="0"/>
          <w:marBottom w:val="0"/>
          <w:divBdr>
            <w:top w:val="none" w:sz="0" w:space="0" w:color="auto"/>
            <w:left w:val="none" w:sz="0" w:space="0" w:color="auto"/>
            <w:bottom w:val="none" w:sz="0" w:space="0" w:color="auto"/>
            <w:right w:val="none" w:sz="0" w:space="0" w:color="auto"/>
          </w:divBdr>
        </w:div>
        <w:div w:id="113715642">
          <w:marLeft w:val="0"/>
          <w:marRight w:val="0"/>
          <w:marTop w:val="0"/>
          <w:marBottom w:val="0"/>
          <w:divBdr>
            <w:top w:val="none" w:sz="0" w:space="0" w:color="auto"/>
            <w:left w:val="none" w:sz="0" w:space="0" w:color="auto"/>
            <w:bottom w:val="none" w:sz="0" w:space="0" w:color="auto"/>
            <w:right w:val="none" w:sz="0" w:space="0" w:color="auto"/>
          </w:divBdr>
        </w:div>
        <w:div w:id="137722254">
          <w:marLeft w:val="0"/>
          <w:marRight w:val="0"/>
          <w:marTop w:val="0"/>
          <w:marBottom w:val="0"/>
          <w:divBdr>
            <w:top w:val="none" w:sz="0" w:space="0" w:color="auto"/>
            <w:left w:val="none" w:sz="0" w:space="0" w:color="auto"/>
            <w:bottom w:val="none" w:sz="0" w:space="0" w:color="auto"/>
            <w:right w:val="none" w:sz="0" w:space="0" w:color="auto"/>
          </w:divBdr>
        </w:div>
        <w:div w:id="142434162">
          <w:marLeft w:val="0"/>
          <w:marRight w:val="0"/>
          <w:marTop w:val="0"/>
          <w:marBottom w:val="0"/>
          <w:divBdr>
            <w:top w:val="none" w:sz="0" w:space="0" w:color="auto"/>
            <w:left w:val="none" w:sz="0" w:space="0" w:color="auto"/>
            <w:bottom w:val="none" w:sz="0" w:space="0" w:color="auto"/>
            <w:right w:val="none" w:sz="0" w:space="0" w:color="auto"/>
          </w:divBdr>
        </w:div>
        <w:div w:id="162743910">
          <w:marLeft w:val="0"/>
          <w:marRight w:val="0"/>
          <w:marTop w:val="0"/>
          <w:marBottom w:val="0"/>
          <w:divBdr>
            <w:top w:val="none" w:sz="0" w:space="0" w:color="auto"/>
            <w:left w:val="none" w:sz="0" w:space="0" w:color="auto"/>
            <w:bottom w:val="none" w:sz="0" w:space="0" w:color="auto"/>
            <w:right w:val="none" w:sz="0" w:space="0" w:color="auto"/>
          </w:divBdr>
        </w:div>
        <w:div w:id="177231224">
          <w:marLeft w:val="0"/>
          <w:marRight w:val="0"/>
          <w:marTop w:val="0"/>
          <w:marBottom w:val="0"/>
          <w:divBdr>
            <w:top w:val="none" w:sz="0" w:space="0" w:color="auto"/>
            <w:left w:val="none" w:sz="0" w:space="0" w:color="auto"/>
            <w:bottom w:val="none" w:sz="0" w:space="0" w:color="auto"/>
            <w:right w:val="none" w:sz="0" w:space="0" w:color="auto"/>
          </w:divBdr>
        </w:div>
        <w:div w:id="262691101">
          <w:marLeft w:val="0"/>
          <w:marRight w:val="0"/>
          <w:marTop w:val="0"/>
          <w:marBottom w:val="0"/>
          <w:divBdr>
            <w:top w:val="none" w:sz="0" w:space="0" w:color="auto"/>
            <w:left w:val="none" w:sz="0" w:space="0" w:color="auto"/>
            <w:bottom w:val="none" w:sz="0" w:space="0" w:color="auto"/>
            <w:right w:val="none" w:sz="0" w:space="0" w:color="auto"/>
          </w:divBdr>
        </w:div>
        <w:div w:id="339428463">
          <w:marLeft w:val="0"/>
          <w:marRight w:val="0"/>
          <w:marTop w:val="0"/>
          <w:marBottom w:val="0"/>
          <w:divBdr>
            <w:top w:val="none" w:sz="0" w:space="0" w:color="auto"/>
            <w:left w:val="none" w:sz="0" w:space="0" w:color="auto"/>
            <w:bottom w:val="none" w:sz="0" w:space="0" w:color="auto"/>
            <w:right w:val="none" w:sz="0" w:space="0" w:color="auto"/>
          </w:divBdr>
        </w:div>
        <w:div w:id="396897914">
          <w:marLeft w:val="0"/>
          <w:marRight w:val="0"/>
          <w:marTop w:val="0"/>
          <w:marBottom w:val="0"/>
          <w:divBdr>
            <w:top w:val="none" w:sz="0" w:space="0" w:color="auto"/>
            <w:left w:val="none" w:sz="0" w:space="0" w:color="auto"/>
            <w:bottom w:val="none" w:sz="0" w:space="0" w:color="auto"/>
            <w:right w:val="none" w:sz="0" w:space="0" w:color="auto"/>
          </w:divBdr>
        </w:div>
        <w:div w:id="427236163">
          <w:marLeft w:val="0"/>
          <w:marRight w:val="0"/>
          <w:marTop w:val="0"/>
          <w:marBottom w:val="0"/>
          <w:divBdr>
            <w:top w:val="none" w:sz="0" w:space="0" w:color="auto"/>
            <w:left w:val="none" w:sz="0" w:space="0" w:color="auto"/>
            <w:bottom w:val="none" w:sz="0" w:space="0" w:color="auto"/>
            <w:right w:val="none" w:sz="0" w:space="0" w:color="auto"/>
          </w:divBdr>
        </w:div>
        <w:div w:id="442503003">
          <w:marLeft w:val="0"/>
          <w:marRight w:val="0"/>
          <w:marTop w:val="0"/>
          <w:marBottom w:val="0"/>
          <w:divBdr>
            <w:top w:val="none" w:sz="0" w:space="0" w:color="auto"/>
            <w:left w:val="none" w:sz="0" w:space="0" w:color="auto"/>
            <w:bottom w:val="none" w:sz="0" w:space="0" w:color="auto"/>
            <w:right w:val="none" w:sz="0" w:space="0" w:color="auto"/>
          </w:divBdr>
        </w:div>
        <w:div w:id="518736733">
          <w:marLeft w:val="0"/>
          <w:marRight w:val="0"/>
          <w:marTop w:val="0"/>
          <w:marBottom w:val="0"/>
          <w:divBdr>
            <w:top w:val="none" w:sz="0" w:space="0" w:color="auto"/>
            <w:left w:val="none" w:sz="0" w:space="0" w:color="auto"/>
            <w:bottom w:val="none" w:sz="0" w:space="0" w:color="auto"/>
            <w:right w:val="none" w:sz="0" w:space="0" w:color="auto"/>
          </w:divBdr>
        </w:div>
        <w:div w:id="552739151">
          <w:marLeft w:val="0"/>
          <w:marRight w:val="0"/>
          <w:marTop w:val="0"/>
          <w:marBottom w:val="0"/>
          <w:divBdr>
            <w:top w:val="none" w:sz="0" w:space="0" w:color="auto"/>
            <w:left w:val="none" w:sz="0" w:space="0" w:color="auto"/>
            <w:bottom w:val="none" w:sz="0" w:space="0" w:color="auto"/>
            <w:right w:val="none" w:sz="0" w:space="0" w:color="auto"/>
          </w:divBdr>
        </w:div>
        <w:div w:id="562104270">
          <w:marLeft w:val="0"/>
          <w:marRight w:val="0"/>
          <w:marTop w:val="0"/>
          <w:marBottom w:val="0"/>
          <w:divBdr>
            <w:top w:val="none" w:sz="0" w:space="0" w:color="auto"/>
            <w:left w:val="none" w:sz="0" w:space="0" w:color="auto"/>
            <w:bottom w:val="none" w:sz="0" w:space="0" w:color="auto"/>
            <w:right w:val="none" w:sz="0" w:space="0" w:color="auto"/>
          </w:divBdr>
        </w:div>
        <w:div w:id="612788643">
          <w:marLeft w:val="0"/>
          <w:marRight w:val="0"/>
          <w:marTop w:val="0"/>
          <w:marBottom w:val="0"/>
          <w:divBdr>
            <w:top w:val="none" w:sz="0" w:space="0" w:color="auto"/>
            <w:left w:val="none" w:sz="0" w:space="0" w:color="auto"/>
            <w:bottom w:val="none" w:sz="0" w:space="0" w:color="auto"/>
            <w:right w:val="none" w:sz="0" w:space="0" w:color="auto"/>
          </w:divBdr>
        </w:div>
        <w:div w:id="620260314">
          <w:marLeft w:val="0"/>
          <w:marRight w:val="0"/>
          <w:marTop w:val="0"/>
          <w:marBottom w:val="0"/>
          <w:divBdr>
            <w:top w:val="none" w:sz="0" w:space="0" w:color="auto"/>
            <w:left w:val="none" w:sz="0" w:space="0" w:color="auto"/>
            <w:bottom w:val="none" w:sz="0" w:space="0" w:color="auto"/>
            <w:right w:val="none" w:sz="0" w:space="0" w:color="auto"/>
          </w:divBdr>
        </w:div>
        <w:div w:id="631247606">
          <w:marLeft w:val="0"/>
          <w:marRight w:val="0"/>
          <w:marTop w:val="0"/>
          <w:marBottom w:val="0"/>
          <w:divBdr>
            <w:top w:val="none" w:sz="0" w:space="0" w:color="auto"/>
            <w:left w:val="none" w:sz="0" w:space="0" w:color="auto"/>
            <w:bottom w:val="none" w:sz="0" w:space="0" w:color="auto"/>
            <w:right w:val="none" w:sz="0" w:space="0" w:color="auto"/>
          </w:divBdr>
        </w:div>
        <w:div w:id="631328002">
          <w:marLeft w:val="0"/>
          <w:marRight w:val="0"/>
          <w:marTop w:val="0"/>
          <w:marBottom w:val="0"/>
          <w:divBdr>
            <w:top w:val="none" w:sz="0" w:space="0" w:color="auto"/>
            <w:left w:val="none" w:sz="0" w:space="0" w:color="auto"/>
            <w:bottom w:val="none" w:sz="0" w:space="0" w:color="auto"/>
            <w:right w:val="none" w:sz="0" w:space="0" w:color="auto"/>
          </w:divBdr>
        </w:div>
        <w:div w:id="637957883">
          <w:marLeft w:val="0"/>
          <w:marRight w:val="0"/>
          <w:marTop w:val="0"/>
          <w:marBottom w:val="0"/>
          <w:divBdr>
            <w:top w:val="none" w:sz="0" w:space="0" w:color="auto"/>
            <w:left w:val="none" w:sz="0" w:space="0" w:color="auto"/>
            <w:bottom w:val="none" w:sz="0" w:space="0" w:color="auto"/>
            <w:right w:val="none" w:sz="0" w:space="0" w:color="auto"/>
          </w:divBdr>
        </w:div>
        <w:div w:id="641739569">
          <w:marLeft w:val="0"/>
          <w:marRight w:val="0"/>
          <w:marTop w:val="0"/>
          <w:marBottom w:val="0"/>
          <w:divBdr>
            <w:top w:val="none" w:sz="0" w:space="0" w:color="auto"/>
            <w:left w:val="none" w:sz="0" w:space="0" w:color="auto"/>
            <w:bottom w:val="none" w:sz="0" w:space="0" w:color="auto"/>
            <w:right w:val="none" w:sz="0" w:space="0" w:color="auto"/>
          </w:divBdr>
        </w:div>
        <w:div w:id="675154162">
          <w:marLeft w:val="0"/>
          <w:marRight w:val="0"/>
          <w:marTop w:val="0"/>
          <w:marBottom w:val="0"/>
          <w:divBdr>
            <w:top w:val="none" w:sz="0" w:space="0" w:color="auto"/>
            <w:left w:val="none" w:sz="0" w:space="0" w:color="auto"/>
            <w:bottom w:val="none" w:sz="0" w:space="0" w:color="auto"/>
            <w:right w:val="none" w:sz="0" w:space="0" w:color="auto"/>
          </w:divBdr>
        </w:div>
        <w:div w:id="764618792">
          <w:marLeft w:val="0"/>
          <w:marRight w:val="0"/>
          <w:marTop w:val="0"/>
          <w:marBottom w:val="0"/>
          <w:divBdr>
            <w:top w:val="none" w:sz="0" w:space="0" w:color="auto"/>
            <w:left w:val="none" w:sz="0" w:space="0" w:color="auto"/>
            <w:bottom w:val="none" w:sz="0" w:space="0" w:color="auto"/>
            <w:right w:val="none" w:sz="0" w:space="0" w:color="auto"/>
          </w:divBdr>
        </w:div>
        <w:div w:id="777260288">
          <w:marLeft w:val="0"/>
          <w:marRight w:val="0"/>
          <w:marTop w:val="0"/>
          <w:marBottom w:val="0"/>
          <w:divBdr>
            <w:top w:val="none" w:sz="0" w:space="0" w:color="auto"/>
            <w:left w:val="none" w:sz="0" w:space="0" w:color="auto"/>
            <w:bottom w:val="none" w:sz="0" w:space="0" w:color="auto"/>
            <w:right w:val="none" w:sz="0" w:space="0" w:color="auto"/>
          </w:divBdr>
        </w:div>
        <w:div w:id="804589666">
          <w:marLeft w:val="0"/>
          <w:marRight w:val="0"/>
          <w:marTop w:val="0"/>
          <w:marBottom w:val="0"/>
          <w:divBdr>
            <w:top w:val="none" w:sz="0" w:space="0" w:color="auto"/>
            <w:left w:val="none" w:sz="0" w:space="0" w:color="auto"/>
            <w:bottom w:val="none" w:sz="0" w:space="0" w:color="auto"/>
            <w:right w:val="none" w:sz="0" w:space="0" w:color="auto"/>
          </w:divBdr>
        </w:div>
        <w:div w:id="815873085">
          <w:marLeft w:val="0"/>
          <w:marRight w:val="0"/>
          <w:marTop w:val="0"/>
          <w:marBottom w:val="0"/>
          <w:divBdr>
            <w:top w:val="none" w:sz="0" w:space="0" w:color="auto"/>
            <w:left w:val="none" w:sz="0" w:space="0" w:color="auto"/>
            <w:bottom w:val="none" w:sz="0" w:space="0" w:color="auto"/>
            <w:right w:val="none" w:sz="0" w:space="0" w:color="auto"/>
          </w:divBdr>
        </w:div>
        <w:div w:id="823661650">
          <w:marLeft w:val="0"/>
          <w:marRight w:val="0"/>
          <w:marTop w:val="0"/>
          <w:marBottom w:val="0"/>
          <w:divBdr>
            <w:top w:val="none" w:sz="0" w:space="0" w:color="auto"/>
            <w:left w:val="none" w:sz="0" w:space="0" w:color="auto"/>
            <w:bottom w:val="none" w:sz="0" w:space="0" w:color="auto"/>
            <w:right w:val="none" w:sz="0" w:space="0" w:color="auto"/>
          </w:divBdr>
        </w:div>
        <w:div w:id="828060546">
          <w:marLeft w:val="0"/>
          <w:marRight w:val="0"/>
          <w:marTop w:val="0"/>
          <w:marBottom w:val="0"/>
          <w:divBdr>
            <w:top w:val="none" w:sz="0" w:space="0" w:color="auto"/>
            <w:left w:val="none" w:sz="0" w:space="0" w:color="auto"/>
            <w:bottom w:val="none" w:sz="0" w:space="0" w:color="auto"/>
            <w:right w:val="none" w:sz="0" w:space="0" w:color="auto"/>
          </w:divBdr>
        </w:div>
        <w:div w:id="875198022">
          <w:marLeft w:val="0"/>
          <w:marRight w:val="0"/>
          <w:marTop w:val="0"/>
          <w:marBottom w:val="0"/>
          <w:divBdr>
            <w:top w:val="none" w:sz="0" w:space="0" w:color="auto"/>
            <w:left w:val="none" w:sz="0" w:space="0" w:color="auto"/>
            <w:bottom w:val="none" w:sz="0" w:space="0" w:color="auto"/>
            <w:right w:val="none" w:sz="0" w:space="0" w:color="auto"/>
          </w:divBdr>
        </w:div>
        <w:div w:id="991055960">
          <w:marLeft w:val="0"/>
          <w:marRight w:val="0"/>
          <w:marTop w:val="0"/>
          <w:marBottom w:val="0"/>
          <w:divBdr>
            <w:top w:val="none" w:sz="0" w:space="0" w:color="auto"/>
            <w:left w:val="none" w:sz="0" w:space="0" w:color="auto"/>
            <w:bottom w:val="none" w:sz="0" w:space="0" w:color="auto"/>
            <w:right w:val="none" w:sz="0" w:space="0" w:color="auto"/>
          </w:divBdr>
        </w:div>
        <w:div w:id="1027297797">
          <w:marLeft w:val="0"/>
          <w:marRight w:val="0"/>
          <w:marTop w:val="0"/>
          <w:marBottom w:val="0"/>
          <w:divBdr>
            <w:top w:val="none" w:sz="0" w:space="0" w:color="auto"/>
            <w:left w:val="none" w:sz="0" w:space="0" w:color="auto"/>
            <w:bottom w:val="none" w:sz="0" w:space="0" w:color="auto"/>
            <w:right w:val="none" w:sz="0" w:space="0" w:color="auto"/>
          </w:divBdr>
        </w:div>
        <w:div w:id="1027874769">
          <w:marLeft w:val="0"/>
          <w:marRight w:val="0"/>
          <w:marTop w:val="0"/>
          <w:marBottom w:val="0"/>
          <w:divBdr>
            <w:top w:val="none" w:sz="0" w:space="0" w:color="auto"/>
            <w:left w:val="none" w:sz="0" w:space="0" w:color="auto"/>
            <w:bottom w:val="none" w:sz="0" w:space="0" w:color="auto"/>
            <w:right w:val="none" w:sz="0" w:space="0" w:color="auto"/>
          </w:divBdr>
        </w:div>
        <w:div w:id="1060977982">
          <w:marLeft w:val="0"/>
          <w:marRight w:val="0"/>
          <w:marTop w:val="0"/>
          <w:marBottom w:val="0"/>
          <w:divBdr>
            <w:top w:val="none" w:sz="0" w:space="0" w:color="auto"/>
            <w:left w:val="none" w:sz="0" w:space="0" w:color="auto"/>
            <w:bottom w:val="none" w:sz="0" w:space="0" w:color="auto"/>
            <w:right w:val="none" w:sz="0" w:space="0" w:color="auto"/>
          </w:divBdr>
        </w:div>
        <w:div w:id="1066026841">
          <w:marLeft w:val="0"/>
          <w:marRight w:val="0"/>
          <w:marTop w:val="0"/>
          <w:marBottom w:val="0"/>
          <w:divBdr>
            <w:top w:val="none" w:sz="0" w:space="0" w:color="auto"/>
            <w:left w:val="none" w:sz="0" w:space="0" w:color="auto"/>
            <w:bottom w:val="none" w:sz="0" w:space="0" w:color="auto"/>
            <w:right w:val="none" w:sz="0" w:space="0" w:color="auto"/>
          </w:divBdr>
        </w:div>
        <w:div w:id="1077899024">
          <w:marLeft w:val="0"/>
          <w:marRight w:val="0"/>
          <w:marTop w:val="0"/>
          <w:marBottom w:val="0"/>
          <w:divBdr>
            <w:top w:val="none" w:sz="0" w:space="0" w:color="auto"/>
            <w:left w:val="none" w:sz="0" w:space="0" w:color="auto"/>
            <w:bottom w:val="none" w:sz="0" w:space="0" w:color="auto"/>
            <w:right w:val="none" w:sz="0" w:space="0" w:color="auto"/>
          </w:divBdr>
        </w:div>
        <w:div w:id="1132020454">
          <w:marLeft w:val="0"/>
          <w:marRight w:val="0"/>
          <w:marTop w:val="0"/>
          <w:marBottom w:val="0"/>
          <w:divBdr>
            <w:top w:val="none" w:sz="0" w:space="0" w:color="auto"/>
            <w:left w:val="none" w:sz="0" w:space="0" w:color="auto"/>
            <w:bottom w:val="none" w:sz="0" w:space="0" w:color="auto"/>
            <w:right w:val="none" w:sz="0" w:space="0" w:color="auto"/>
          </w:divBdr>
        </w:div>
        <w:div w:id="1155073008">
          <w:marLeft w:val="0"/>
          <w:marRight w:val="0"/>
          <w:marTop w:val="0"/>
          <w:marBottom w:val="0"/>
          <w:divBdr>
            <w:top w:val="none" w:sz="0" w:space="0" w:color="auto"/>
            <w:left w:val="none" w:sz="0" w:space="0" w:color="auto"/>
            <w:bottom w:val="none" w:sz="0" w:space="0" w:color="auto"/>
            <w:right w:val="none" w:sz="0" w:space="0" w:color="auto"/>
          </w:divBdr>
        </w:div>
        <w:div w:id="1202741979">
          <w:marLeft w:val="0"/>
          <w:marRight w:val="0"/>
          <w:marTop w:val="0"/>
          <w:marBottom w:val="0"/>
          <w:divBdr>
            <w:top w:val="none" w:sz="0" w:space="0" w:color="auto"/>
            <w:left w:val="none" w:sz="0" w:space="0" w:color="auto"/>
            <w:bottom w:val="none" w:sz="0" w:space="0" w:color="auto"/>
            <w:right w:val="none" w:sz="0" w:space="0" w:color="auto"/>
          </w:divBdr>
        </w:div>
        <w:div w:id="1210875283">
          <w:marLeft w:val="0"/>
          <w:marRight w:val="0"/>
          <w:marTop w:val="0"/>
          <w:marBottom w:val="0"/>
          <w:divBdr>
            <w:top w:val="none" w:sz="0" w:space="0" w:color="auto"/>
            <w:left w:val="none" w:sz="0" w:space="0" w:color="auto"/>
            <w:bottom w:val="none" w:sz="0" w:space="0" w:color="auto"/>
            <w:right w:val="none" w:sz="0" w:space="0" w:color="auto"/>
          </w:divBdr>
        </w:div>
        <w:div w:id="1229924148">
          <w:marLeft w:val="0"/>
          <w:marRight w:val="0"/>
          <w:marTop w:val="0"/>
          <w:marBottom w:val="0"/>
          <w:divBdr>
            <w:top w:val="none" w:sz="0" w:space="0" w:color="auto"/>
            <w:left w:val="none" w:sz="0" w:space="0" w:color="auto"/>
            <w:bottom w:val="none" w:sz="0" w:space="0" w:color="auto"/>
            <w:right w:val="none" w:sz="0" w:space="0" w:color="auto"/>
          </w:divBdr>
        </w:div>
        <w:div w:id="1231034979">
          <w:marLeft w:val="0"/>
          <w:marRight w:val="0"/>
          <w:marTop w:val="0"/>
          <w:marBottom w:val="0"/>
          <w:divBdr>
            <w:top w:val="none" w:sz="0" w:space="0" w:color="auto"/>
            <w:left w:val="none" w:sz="0" w:space="0" w:color="auto"/>
            <w:bottom w:val="none" w:sz="0" w:space="0" w:color="auto"/>
            <w:right w:val="none" w:sz="0" w:space="0" w:color="auto"/>
          </w:divBdr>
        </w:div>
        <w:div w:id="1256934725">
          <w:marLeft w:val="0"/>
          <w:marRight w:val="0"/>
          <w:marTop w:val="0"/>
          <w:marBottom w:val="0"/>
          <w:divBdr>
            <w:top w:val="none" w:sz="0" w:space="0" w:color="auto"/>
            <w:left w:val="none" w:sz="0" w:space="0" w:color="auto"/>
            <w:bottom w:val="none" w:sz="0" w:space="0" w:color="auto"/>
            <w:right w:val="none" w:sz="0" w:space="0" w:color="auto"/>
          </w:divBdr>
        </w:div>
        <w:div w:id="1262253451">
          <w:marLeft w:val="0"/>
          <w:marRight w:val="0"/>
          <w:marTop w:val="0"/>
          <w:marBottom w:val="0"/>
          <w:divBdr>
            <w:top w:val="none" w:sz="0" w:space="0" w:color="auto"/>
            <w:left w:val="none" w:sz="0" w:space="0" w:color="auto"/>
            <w:bottom w:val="none" w:sz="0" w:space="0" w:color="auto"/>
            <w:right w:val="none" w:sz="0" w:space="0" w:color="auto"/>
          </w:divBdr>
        </w:div>
        <w:div w:id="1321344922">
          <w:marLeft w:val="0"/>
          <w:marRight w:val="0"/>
          <w:marTop w:val="0"/>
          <w:marBottom w:val="0"/>
          <w:divBdr>
            <w:top w:val="none" w:sz="0" w:space="0" w:color="auto"/>
            <w:left w:val="none" w:sz="0" w:space="0" w:color="auto"/>
            <w:bottom w:val="none" w:sz="0" w:space="0" w:color="auto"/>
            <w:right w:val="none" w:sz="0" w:space="0" w:color="auto"/>
          </w:divBdr>
        </w:div>
        <w:div w:id="1371690799">
          <w:marLeft w:val="0"/>
          <w:marRight w:val="0"/>
          <w:marTop w:val="0"/>
          <w:marBottom w:val="0"/>
          <w:divBdr>
            <w:top w:val="none" w:sz="0" w:space="0" w:color="auto"/>
            <w:left w:val="none" w:sz="0" w:space="0" w:color="auto"/>
            <w:bottom w:val="none" w:sz="0" w:space="0" w:color="auto"/>
            <w:right w:val="none" w:sz="0" w:space="0" w:color="auto"/>
          </w:divBdr>
        </w:div>
        <w:div w:id="1441997337">
          <w:marLeft w:val="0"/>
          <w:marRight w:val="0"/>
          <w:marTop w:val="0"/>
          <w:marBottom w:val="0"/>
          <w:divBdr>
            <w:top w:val="none" w:sz="0" w:space="0" w:color="auto"/>
            <w:left w:val="none" w:sz="0" w:space="0" w:color="auto"/>
            <w:bottom w:val="none" w:sz="0" w:space="0" w:color="auto"/>
            <w:right w:val="none" w:sz="0" w:space="0" w:color="auto"/>
          </w:divBdr>
        </w:div>
        <w:div w:id="1559627516">
          <w:marLeft w:val="0"/>
          <w:marRight w:val="0"/>
          <w:marTop w:val="0"/>
          <w:marBottom w:val="0"/>
          <w:divBdr>
            <w:top w:val="none" w:sz="0" w:space="0" w:color="auto"/>
            <w:left w:val="none" w:sz="0" w:space="0" w:color="auto"/>
            <w:bottom w:val="none" w:sz="0" w:space="0" w:color="auto"/>
            <w:right w:val="none" w:sz="0" w:space="0" w:color="auto"/>
          </w:divBdr>
        </w:div>
        <w:div w:id="1623029954">
          <w:marLeft w:val="0"/>
          <w:marRight w:val="0"/>
          <w:marTop w:val="0"/>
          <w:marBottom w:val="0"/>
          <w:divBdr>
            <w:top w:val="none" w:sz="0" w:space="0" w:color="auto"/>
            <w:left w:val="none" w:sz="0" w:space="0" w:color="auto"/>
            <w:bottom w:val="none" w:sz="0" w:space="0" w:color="auto"/>
            <w:right w:val="none" w:sz="0" w:space="0" w:color="auto"/>
          </w:divBdr>
        </w:div>
        <w:div w:id="1634408940">
          <w:marLeft w:val="0"/>
          <w:marRight w:val="0"/>
          <w:marTop w:val="0"/>
          <w:marBottom w:val="0"/>
          <w:divBdr>
            <w:top w:val="none" w:sz="0" w:space="0" w:color="auto"/>
            <w:left w:val="none" w:sz="0" w:space="0" w:color="auto"/>
            <w:bottom w:val="none" w:sz="0" w:space="0" w:color="auto"/>
            <w:right w:val="none" w:sz="0" w:space="0" w:color="auto"/>
          </w:divBdr>
        </w:div>
        <w:div w:id="1679388859">
          <w:marLeft w:val="0"/>
          <w:marRight w:val="0"/>
          <w:marTop w:val="0"/>
          <w:marBottom w:val="0"/>
          <w:divBdr>
            <w:top w:val="none" w:sz="0" w:space="0" w:color="auto"/>
            <w:left w:val="none" w:sz="0" w:space="0" w:color="auto"/>
            <w:bottom w:val="none" w:sz="0" w:space="0" w:color="auto"/>
            <w:right w:val="none" w:sz="0" w:space="0" w:color="auto"/>
          </w:divBdr>
        </w:div>
        <w:div w:id="1683049814">
          <w:marLeft w:val="0"/>
          <w:marRight w:val="0"/>
          <w:marTop w:val="0"/>
          <w:marBottom w:val="0"/>
          <w:divBdr>
            <w:top w:val="none" w:sz="0" w:space="0" w:color="auto"/>
            <w:left w:val="none" w:sz="0" w:space="0" w:color="auto"/>
            <w:bottom w:val="none" w:sz="0" w:space="0" w:color="auto"/>
            <w:right w:val="none" w:sz="0" w:space="0" w:color="auto"/>
          </w:divBdr>
        </w:div>
        <w:div w:id="1690252226">
          <w:marLeft w:val="0"/>
          <w:marRight w:val="0"/>
          <w:marTop w:val="0"/>
          <w:marBottom w:val="0"/>
          <w:divBdr>
            <w:top w:val="none" w:sz="0" w:space="0" w:color="auto"/>
            <w:left w:val="none" w:sz="0" w:space="0" w:color="auto"/>
            <w:bottom w:val="none" w:sz="0" w:space="0" w:color="auto"/>
            <w:right w:val="none" w:sz="0" w:space="0" w:color="auto"/>
          </w:divBdr>
        </w:div>
        <w:div w:id="1697076048">
          <w:marLeft w:val="0"/>
          <w:marRight w:val="0"/>
          <w:marTop w:val="0"/>
          <w:marBottom w:val="0"/>
          <w:divBdr>
            <w:top w:val="none" w:sz="0" w:space="0" w:color="auto"/>
            <w:left w:val="none" w:sz="0" w:space="0" w:color="auto"/>
            <w:bottom w:val="none" w:sz="0" w:space="0" w:color="auto"/>
            <w:right w:val="none" w:sz="0" w:space="0" w:color="auto"/>
          </w:divBdr>
        </w:div>
        <w:div w:id="1708138607">
          <w:marLeft w:val="0"/>
          <w:marRight w:val="0"/>
          <w:marTop w:val="0"/>
          <w:marBottom w:val="0"/>
          <w:divBdr>
            <w:top w:val="none" w:sz="0" w:space="0" w:color="auto"/>
            <w:left w:val="none" w:sz="0" w:space="0" w:color="auto"/>
            <w:bottom w:val="none" w:sz="0" w:space="0" w:color="auto"/>
            <w:right w:val="none" w:sz="0" w:space="0" w:color="auto"/>
          </w:divBdr>
        </w:div>
        <w:div w:id="1771046095">
          <w:marLeft w:val="0"/>
          <w:marRight w:val="0"/>
          <w:marTop w:val="0"/>
          <w:marBottom w:val="0"/>
          <w:divBdr>
            <w:top w:val="none" w:sz="0" w:space="0" w:color="auto"/>
            <w:left w:val="none" w:sz="0" w:space="0" w:color="auto"/>
            <w:bottom w:val="none" w:sz="0" w:space="0" w:color="auto"/>
            <w:right w:val="none" w:sz="0" w:space="0" w:color="auto"/>
          </w:divBdr>
        </w:div>
        <w:div w:id="1779442446">
          <w:marLeft w:val="0"/>
          <w:marRight w:val="0"/>
          <w:marTop w:val="0"/>
          <w:marBottom w:val="0"/>
          <w:divBdr>
            <w:top w:val="none" w:sz="0" w:space="0" w:color="auto"/>
            <w:left w:val="none" w:sz="0" w:space="0" w:color="auto"/>
            <w:bottom w:val="none" w:sz="0" w:space="0" w:color="auto"/>
            <w:right w:val="none" w:sz="0" w:space="0" w:color="auto"/>
          </w:divBdr>
        </w:div>
        <w:div w:id="1858108536">
          <w:marLeft w:val="0"/>
          <w:marRight w:val="0"/>
          <w:marTop w:val="0"/>
          <w:marBottom w:val="0"/>
          <w:divBdr>
            <w:top w:val="none" w:sz="0" w:space="0" w:color="auto"/>
            <w:left w:val="none" w:sz="0" w:space="0" w:color="auto"/>
            <w:bottom w:val="none" w:sz="0" w:space="0" w:color="auto"/>
            <w:right w:val="none" w:sz="0" w:space="0" w:color="auto"/>
          </w:divBdr>
        </w:div>
        <w:div w:id="1910462601">
          <w:marLeft w:val="0"/>
          <w:marRight w:val="0"/>
          <w:marTop w:val="0"/>
          <w:marBottom w:val="0"/>
          <w:divBdr>
            <w:top w:val="none" w:sz="0" w:space="0" w:color="auto"/>
            <w:left w:val="none" w:sz="0" w:space="0" w:color="auto"/>
            <w:bottom w:val="none" w:sz="0" w:space="0" w:color="auto"/>
            <w:right w:val="none" w:sz="0" w:space="0" w:color="auto"/>
          </w:divBdr>
        </w:div>
        <w:div w:id="1911035112">
          <w:marLeft w:val="0"/>
          <w:marRight w:val="0"/>
          <w:marTop w:val="0"/>
          <w:marBottom w:val="0"/>
          <w:divBdr>
            <w:top w:val="none" w:sz="0" w:space="0" w:color="auto"/>
            <w:left w:val="none" w:sz="0" w:space="0" w:color="auto"/>
            <w:bottom w:val="none" w:sz="0" w:space="0" w:color="auto"/>
            <w:right w:val="none" w:sz="0" w:space="0" w:color="auto"/>
          </w:divBdr>
        </w:div>
        <w:div w:id="1921989414">
          <w:marLeft w:val="0"/>
          <w:marRight w:val="0"/>
          <w:marTop w:val="0"/>
          <w:marBottom w:val="0"/>
          <w:divBdr>
            <w:top w:val="none" w:sz="0" w:space="0" w:color="auto"/>
            <w:left w:val="none" w:sz="0" w:space="0" w:color="auto"/>
            <w:bottom w:val="none" w:sz="0" w:space="0" w:color="auto"/>
            <w:right w:val="none" w:sz="0" w:space="0" w:color="auto"/>
          </w:divBdr>
        </w:div>
        <w:div w:id="1977488901">
          <w:marLeft w:val="0"/>
          <w:marRight w:val="0"/>
          <w:marTop w:val="0"/>
          <w:marBottom w:val="0"/>
          <w:divBdr>
            <w:top w:val="none" w:sz="0" w:space="0" w:color="auto"/>
            <w:left w:val="none" w:sz="0" w:space="0" w:color="auto"/>
            <w:bottom w:val="none" w:sz="0" w:space="0" w:color="auto"/>
            <w:right w:val="none" w:sz="0" w:space="0" w:color="auto"/>
          </w:divBdr>
        </w:div>
        <w:div w:id="2006397967">
          <w:marLeft w:val="0"/>
          <w:marRight w:val="0"/>
          <w:marTop w:val="0"/>
          <w:marBottom w:val="0"/>
          <w:divBdr>
            <w:top w:val="none" w:sz="0" w:space="0" w:color="auto"/>
            <w:left w:val="none" w:sz="0" w:space="0" w:color="auto"/>
            <w:bottom w:val="none" w:sz="0" w:space="0" w:color="auto"/>
            <w:right w:val="none" w:sz="0" w:space="0" w:color="auto"/>
          </w:divBdr>
        </w:div>
        <w:div w:id="2043674972">
          <w:marLeft w:val="0"/>
          <w:marRight w:val="0"/>
          <w:marTop w:val="0"/>
          <w:marBottom w:val="0"/>
          <w:divBdr>
            <w:top w:val="none" w:sz="0" w:space="0" w:color="auto"/>
            <w:left w:val="none" w:sz="0" w:space="0" w:color="auto"/>
            <w:bottom w:val="none" w:sz="0" w:space="0" w:color="auto"/>
            <w:right w:val="none" w:sz="0" w:space="0" w:color="auto"/>
          </w:divBdr>
        </w:div>
        <w:div w:id="2047371507">
          <w:marLeft w:val="0"/>
          <w:marRight w:val="0"/>
          <w:marTop w:val="0"/>
          <w:marBottom w:val="0"/>
          <w:divBdr>
            <w:top w:val="none" w:sz="0" w:space="0" w:color="auto"/>
            <w:left w:val="none" w:sz="0" w:space="0" w:color="auto"/>
            <w:bottom w:val="none" w:sz="0" w:space="0" w:color="auto"/>
            <w:right w:val="none" w:sz="0" w:space="0" w:color="auto"/>
          </w:divBdr>
        </w:div>
        <w:div w:id="2056464437">
          <w:marLeft w:val="0"/>
          <w:marRight w:val="0"/>
          <w:marTop w:val="0"/>
          <w:marBottom w:val="0"/>
          <w:divBdr>
            <w:top w:val="none" w:sz="0" w:space="0" w:color="auto"/>
            <w:left w:val="none" w:sz="0" w:space="0" w:color="auto"/>
            <w:bottom w:val="none" w:sz="0" w:space="0" w:color="auto"/>
            <w:right w:val="none" w:sz="0" w:space="0" w:color="auto"/>
          </w:divBdr>
        </w:div>
        <w:div w:id="2057730131">
          <w:marLeft w:val="0"/>
          <w:marRight w:val="0"/>
          <w:marTop w:val="0"/>
          <w:marBottom w:val="0"/>
          <w:divBdr>
            <w:top w:val="none" w:sz="0" w:space="0" w:color="auto"/>
            <w:left w:val="none" w:sz="0" w:space="0" w:color="auto"/>
            <w:bottom w:val="none" w:sz="0" w:space="0" w:color="auto"/>
            <w:right w:val="none" w:sz="0" w:space="0" w:color="auto"/>
          </w:divBdr>
        </w:div>
        <w:div w:id="2066106006">
          <w:marLeft w:val="0"/>
          <w:marRight w:val="0"/>
          <w:marTop w:val="0"/>
          <w:marBottom w:val="0"/>
          <w:divBdr>
            <w:top w:val="none" w:sz="0" w:space="0" w:color="auto"/>
            <w:left w:val="none" w:sz="0" w:space="0" w:color="auto"/>
            <w:bottom w:val="none" w:sz="0" w:space="0" w:color="auto"/>
            <w:right w:val="none" w:sz="0" w:space="0" w:color="auto"/>
          </w:divBdr>
        </w:div>
        <w:div w:id="2076391897">
          <w:marLeft w:val="0"/>
          <w:marRight w:val="0"/>
          <w:marTop w:val="0"/>
          <w:marBottom w:val="0"/>
          <w:divBdr>
            <w:top w:val="none" w:sz="0" w:space="0" w:color="auto"/>
            <w:left w:val="none" w:sz="0" w:space="0" w:color="auto"/>
            <w:bottom w:val="none" w:sz="0" w:space="0" w:color="auto"/>
            <w:right w:val="none" w:sz="0" w:space="0" w:color="auto"/>
          </w:divBdr>
        </w:div>
        <w:div w:id="2093115851">
          <w:marLeft w:val="0"/>
          <w:marRight w:val="0"/>
          <w:marTop w:val="0"/>
          <w:marBottom w:val="0"/>
          <w:divBdr>
            <w:top w:val="none" w:sz="0" w:space="0" w:color="auto"/>
            <w:left w:val="none" w:sz="0" w:space="0" w:color="auto"/>
            <w:bottom w:val="none" w:sz="0" w:space="0" w:color="auto"/>
            <w:right w:val="none" w:sz="0" w:space="0" w:color="auto"/>
          </w:divBdr>
        </w:div>
        <w:div w:id="2096827579">
          <w:marLeft w:val="0"/>
          <w:marRight w:val="0"/>
          <w:marTop w:val="0"/>
          <w:marBottom w:val="0"/>
          <w:divBdr>
            <w:top w:val="none" w:sz="0" w:space="0" w:color="auto"/>
            <w:left w:val="none" w:sz="0" w:space="0" w:color="auto"/>
            <w:bottom w:val="none" w:sz="0" w:space="0" w:color="auto"/>
            <w:right w:val="none" w:sz="0" w:space="0" w:color="auto"/>
          </w:divBdr>
        </w:div>
      </w:divsChild>
    </w:div>
    <w:div w:id="314914612">
      <w:bodyDiv w:val="1"/>
      <w:marLeft w:val="0"/>
      <w:marRight w:val="0"/>
      <w:marTop w:val="0"/>
      <w:marBottom w:val="0"/>
      <w:divBdr>
        <w:top w:val="none" w:sz="0" w:space="0" w:color="auto"/>
        <w:left w:val="none" w:sz="0" w:space="0" w:color="auto"/>
        <w:bottom w:val="none" w:sz="0" w:space="0" w:color="auto"/>
        <w:right w:val="none" w:sz="0" w:space="0" w:color="auto"/>
      </w:divBdr>
    </w:div>
    <w:div w:id="331881580">
      <w:bodyDiv w:val="1"/>
      <w:marLeft w:val="0"/>
      <w:marRight w:val="0"/>
      <w:marTop w:val="0"/>
      <w:marBottom w:val="0"/>
      <w:divBdr>
        <w:top w:val="none" w:sz="0" w:space="0" w:color="auto"/>
        <w:left w:val="none" w:sz="0" w:space="0" w:color="auto"/>
        <w:bottom w:val="none" w:sz="0" w:space="0" w:color="auto"/>
        <w:right w:val="none" w:sz="0" w:space="0" w:color="auto"/>
      </w:divBdr>
    </w:div>
    <w:div w:id="347174672">
      <w:bodyDiv w:val="1"/>
      <w:marLeft w:val="0"/>
      <w:marRight w:val="0"/>
      <w:marTop w:val="0"/>
      <w:marBottom w:val="0"/>
      <w:divBdr>
        <w:top w:val="none" w:sz="0" w:space="0" w:color="auto"/>
        <w:left w:val="none" w:sz="0" w:space="0" w:color="auto"/>
        <w:bottom w:val="none" w:sz="0" w:space="0" w:color="auto"/>
        <w:right w:val="none" w:sz="0" w:space="0" w:color="auto"/>
      </w:divBdr>
    </w:div>
    <w:div w:id="393358598">
      <w:bodyDiv w:val="1"/>
      <w:marLeft w:val="0"/>
      <w:marRight w:val="0"/>
      <w:marTop w:val="0"/>
      <w:marBottom w:val="0"/>
      <w:divBdr>
        <w:top w:val="none" w:sz="0" w:space="0" w:color="auto"/>
        <w:left w:val="none" w:sz="0" w:space="0" w:color="auto"/>
        <w:bottom w:val="none" w:sz="0" w:space="0" w:color="auto"/>
        <w:right w:val="none" w:sz="0" w:space="0" w:color="auto"/>
      </w:divBdr>
    </w:div>
    <w:div w:id="430396452">
      <w:bodyDiv w:val="1"/>
      <w:marLeft w:val="0"/>
      <w:marRight w:val="0"/>
      <w:marTop w:val="0"/>
      <w:marBottom w:val="0"/>
      <w:divBdr>
        <w:top w:val="none" w:sz="0" w:space="0" w:color="auto"/>
        <w:left w:val="none" w:sz="0" w:space="0" w:color="auto"/>
        <w:bottom w:val="none" w:sz="0" w:space="0" w:color="auto"/>
        <w:right w:val="none" w:sz="0" w:space="0" w:color="auto"/>
      </w:divBdr>
    </w:div>
    <w:div w:id="445782440">
      <w:bodyDiv w:val="1"/>
      <w:marLeft w:val="0"/>
      <w:marRight w:val="0"/>
      <w:marTop w:val="0"/>
      <w:marBottom w:val="0"/>
      <w:divBdr>
        <w:top w:val="none" w:sz="0" w:space="0" w:color="auto"/>
        <w:left w:val="none" w:sz="0" w:space="0" w:color="auto"/>
        <w:bottom w:val="none" w:sz="0" w:space="0" w:color="auto"/>
        <w:right w:val="none" w:sz="0" w:space="0" w:color="auto"/>
      </w:divBdr>
    </w:div>
    <w:div w:id="481194314">
      <w:bodyDiv w:val="1"/>
      <w:marLeft w:val="0"/>
      <w:marRight w:val="0"/>
      <w:marTop w:val="0"/>
      <w:marBottom w:val="0"/>
      <w:divBdr>
        <w:top w:val="none" w:sz="0" w:space="0" w:color="auto"/>
        <w:left w:val="none" w:sz="0" w:space="0" w:color="auto"/>
        <w:bottom w:val="none" w:sz="0" w:space="0" w:color="auto"/>
        <w:right w:val="none" w:sz="0" w:space="0" w:color="auto"/>
      </w:divBdr>
    </w:div>
    <w:div w:id="538711062">
      <w:bodyDiv w:val="1"/>
      <w:marLeft w:val="0"/>
      <w:marRight w:val="0"/>
      <w:marTop w:val="0"/>
      <w:marBottom w:val="0"/>
      <w:divBdr>
        <w:top w:val="none" w:sz="0" w:space="0" w:color="auto"/>
        <w:left w:val="none" w:sz="0" w:space="0" w:color="auto"/>
        <w:bottom w:val="none" w:sz="0" w:space="0" w:color="auto"/>
        <w:right w:val="none" w:sz="0" w:space="0" w:color="auto"/>
      </w:divBdr>
    </w:div>
    <w:div w:id="556629672">
      <w:bodyDiv w:val="1"/>
      <w:marLeft w:val="0"/>
      <w:marRight w:val="0"/>
      <w:marTop w:val="0"/>
      <w:marBottom w:val="0"/>
      <w:divBdr>
        <w:top w:val="none" w:sz="0" w:space="0" w:color="auto"/>
        <w:left w:val="none" w:sz="0" w:space="0" w:color="auto"/>
        <w:bottom w:val="none" w:sz="0" w:space="0" w:color="auto"/>
        <w:right w:val="none" w:sz="0" w:space="0" w:color="auto"/>
      </w:divBdr>
    </w:div>
    <w:div w:id="567035241">
      <w:bodyDiv w:val="1"/>
      <w:marLeft w:val="0"/>
      <w:marRight w:val="0"/>
      <w:marTop w:val="0"/>
      <w:marBottom w:val="0"/>
      <w:divBdr>
        <w:top w:val="none" w:sz="0" w:space="0" w:color="auto"/>
        <w:left w:val="none" w:sz="0" w:space="0" w:color="auto"/>
        <w:bottom w:val="none" w:sz="0" w:space="0" w:color="auto"/>
        <w:right w:val="none" w:sz="0" w:space="0" w:color="auto"/>
      </w:divBdr>
    </w:div>
    <w:div w:id="569268995">
      <w:bodyDiv w:val="1"/>
      <w:marLeft w:val="0"/>
      <w:marRight w:val="0"/>
      <w:marTop w:val="0"/>
      <w:marBottom w:val="0"/>
      <w:divBdr>
        <w:top w:val="none" w:sz="0" w:space="0" w:color="auto"/>
        <w:left w:val="none" w:sz="0" w:space="0" w:color="auto"/>
        <w:bottom w:val="none" w:sz="0" w:space="0" w:color="auto"/>
        <w:right w:val="none" w:sz="0" w:space="0" w:color="auto"/>
      </w:divBdr>
    </w:div>
    <w:div w:id="572857785">
      <w:bodyDiv w:val="1"/>
      <w:marLeft w:val="0"/>
      <w:marRight w:val="0"/>
      <w:marTop w:val="0"/>
      <w:marBottom w:val="0"/>
      <w:divBdr>
        <w:top w:val="none" w:sz="0" w:space="0" w:color="auto"/>
        <w:left w:val="none" w:sz="0" w:space="0" w:color="auto"/>
        <w:bottom w:val="none" w:sz="0" w:space="0" w:color="auto"/>
        <w:right w:val="none" w:sz="0" w:space="0" w:color="auto"/>
      </w:divBdr>
    </w:div>
    <w:div w:id="588657568">
      <w:bodyDiv w:val="1"/>
      <w:marLeft w:val="0"/>
      <w:marRight w:val="0"/>
      <w:marTop w:val="0"/>
      <w:marBottom w:val="0"/>
      <w:divBdr>
        <w:top w:val="none" w:sz="0" w:space="0" w:color="auto"/>
        <w:left w:val="none" w:sz="0" w:space="0" w:color="auto"/>
        <w:bottom w:val="none" w:sz="0" w:space="0" w:color="auto"/>
        <w:right w:val="none" w:sz="0" w:space="0" w:color="auto"/>
      </w:divBdr>
    </w:div>
    <w:div w:id="593903256">
      <w:bodyDiv w:val="1"/>
      <w:marLeft w:val="0"/>
      <w:marRight w:val="0"/>
      <w:marTop w:val="0"/>
      <w:marBottom w:val="0"/>
      <w:divBdr>
        <w:top w:val="none" w:sz="0" w:space="0" w:color="auto"/>
        <w:left w:val="none" w:sz="0" w:space="0" w:color="auto"/>
        <w:bottom w:val="none" w:sz="0" w:space="0" w:color="auto"/>
        <w:right w:val="none" w:sz="0" w:space="0" w:color="auto"/>
      </w:divBdr>
    </w:div>
    <w:div w:id="624119443">
      <w:bodyDiv w:val="1"/>
      <w:marLeft w:val="0"/>
      <w:marRight w:val="0"/>
      <w:marTop w:val="0"/>
      <w:marBottom w:val="0"/>
      <w:divBdr>
        <w:top w:val="none" w:sz="0" w:space="0" w:color="auto"/>
        <w:left w:val="none" w:sz="0" w:space="0" w:color="auto"/>
        <w:bottom w:val="none" w:sz="0" w:space="0" w:color="auto"/>
        <w:right w:val="none" w:sz="0" w:space="0" w:color="auto"/>
      </w:divBdr>
    </w:div>
    <w:div w:id="656961981">
      <w:bodyDiv w:val="1"/>
      <w:marLeft w:val="0"/>
      <w:marRight w:val="0"/>
      <w:marTop w:val="0"/>
      <w:marBottom w:val="0"/>
      <w:divBdr>
        <w:top w:val="none" w:sz="0" w:space="0" w:color="auto"/>
        <w:left w:val="none" w:sz="0" w:space="0" w:color="auto"/>
        <w:bottom w:val="none" w:sz="0" w:space="0" w:color="auto"/>
        <w:right w:val="none" w:sz="0" w:space="0" w:color="auto"/>
      </w:divBdr>
    </w:div>
    <w:div w:id="689842564">
      <w:bodyDiv w:val="1"/>
      <w:marLeft w:val="0"/>
      <w:marRight w:val="0"/>
      <w:marTop w:val="0"/>
      <w:marBottom w:val="0"/>
      <w:divBdr>
        <w:top w:val="none" w:sz="0" w:space="0" w:color="auto"/>
        <w:left w:val="none" w:sz="0" w:space="0" w:color="auto"/>
        <w:bottom w:val="none" w:sz="0" w:space="0" w:color="auto"/>
        <w:right w:val="none" w:sz="0" w:space="0" w:color="auto"/>
      </w:divBdr>
    </w:div>
    <w:div w:id="697202443">
      <w:bodyDiv w:val="1"/>
      <w:marLeft w:val="0"/>
      <w:marRight w:val="0"/>
      <w:marTop w:val="0"/>
      <w:marBottom w:val="0"/>
      <w:divBdr>
        <w:top w:val="none" w:sz="0" w:space="0" w:color="auto"/>
        <w:left w:val="none" w:sz="0" w:space="0" w:color="auto"/>
        <w:bottom w:val="none" w:sz="0" w:space="0" w:color="auto"/>
        <w:right w:val="none" w:sz="0" w:space="0" w:color="auto"/>
      </w:divBdr>
    </w:div>
    <w:div w:id="721829058">
      <w:bodyDiv w:val="1"/>
      <w:marLeft w:val="0"/>
      <w:marRight w:val="0"/>
      <w:marTop w:val="0"/>
      <w:marBottom w:val="0"/>
      <w:divBdr>
        <w:top w:val="none" w:sz="0" w:space="0" w:color="auto"/>
        <w:left w:val="none" w:sz="0" w:space="0" w:color="auto"/>
        <w:bottom w:val="none" w:sz="0" w:space="0" w:color="auto"/>
        <w:right w:val="none" w:sz="0" w:space="0" w:color="auto"/>
      </w:divBdr>
    </w:div>
    <w:div w:id="725758898">
      <w:bodyDiv w:val="1"/>
      <w:marLeft w:val="0"/>
      <w:marRight w:val="0"/>
      <w:marTop w:val="0"/>
      <w:marBottom w:val="0"/>
      <w:divBdr>
        <w:top w:val="none" w:sz="0" w:space="0" w:color="auto"/>
        <w:left w:val="none" w:sz="0" w:space="0" w:color="auto"/>
        <w:bottom w:val="none" w:sz="0" w:space="0" w:color="auto"/>
        <w:right w:val="none" w:sz="0" w:space="0" w:color="auto"/>
      </w:divBdr>
    </w:div>
    <w:div w:id="762263849">
      <w:bodyDiv w:val="1"/>
      <w:marLeft w:val="0"/>
      <w:marRight w:val="0"/>
      <w:marTop w:val="0"/>
      <w:marBottom w:val="0"/>
      <w:divBdr>
        <w:top w:val="none" w:sz="0" w:space="0" w:color="auto"/>
        <w:left w:val="none" w:sz="0" w:space="0" w:color="auto"/>
        <w:bottom w:val="none" w:sz="0" w:space="0" w:color="auto"/>
        <w:right w:val="none" w:sz="0" w:space="0" w:color="auto"/>
      </w:divBdr>
    </w:div>
    <w:div w:id="782728967">
      <w:bodyDiv w:val="1"/>
      <w:marLeft w:val="0"/>
      <w:marRight w:val="0"/>
      <w:marTop w:val="0"/>
      <w:marBottom w:val="0"/>
      <w:divBdr>
        <w:top w:val="none" w:sz="0" w:space="0" w:color="auto"/>
        <w:left w:val="none" w:sz="0" w:space="0" w:color="auto"/>
        <w:bottom w:val="none" w:sz="0" w:space="0" w:color="auto"/>
        <w:right w:val="none" w:sz="0" w:space="0" w:color="auto"/>
      </w:divBdr>
    </w:div>
    <w:div w:id="790709823">
      <w:bodyDiv w:val="1"/>
      <w:marLeft w:val="0"/>
      <w:marRight w:val="0"/>
      <w:marTop w:val="0"/>
      <w:marBottom w:val="0"/>
      <w:divBdr>
        <w:top w:val="none" w:sz="0" w:space="0" w:color="auto"/>
        <w:left w:val="none" w:sz="0" w:space="0" w:color="auto"/>
        <w:bottom w:val="none" w:sz="0" w:space="0" w:color="auto"/>
        <w:right w:val="none" w:sz="0" w:space="0" w:color="auto"/>
      </w:divBdr>
    </w:div>
    <w:div w:id="795492803">
      <w:bodyDiv w:val="1"/>
      <w:marLeft w:val="0"/>
      <w:marRight w:val="0"/>
      <w:marTop w:val="0"/>
      <w:marBottom w:val="0"/>
      <w:divBdr>
        <w:top w:val="none" w:sz="0" w:space="0" w:color="auto"/>
        <w:left w:val="none" w:sz="0" w:space="0" w:color="auto"/>
        <w:bottom w:val="none" w:sz="0" w:space="0" w:color="auto"/>
        <w:right w:val="none" w:sz="0" w:space="0" w:color="auto"/>
      </w:divBdr>
    </w:div>
    <w:div w:id="803041334">
      <w:bodyDiv w:val="1"/>
      <w:marLeft w:val="0"/>
      <w:marRight w:val="0"/>
      <w:marTop w:val="0"/>
      <w:marBottom w:val="0"/>
      <w:divBdr>
        <w:top w:val="none" w:sz="0" w:space="0" w:color="auto"/>
        <w:left w:val="none" w:sz="0" w:space="0" w:color="auto"/>
        <w:bottom w:val="none" w:sz="0" w:space="0" w:color="auto"/>
        <w:right w:val="none" w:sz="0" w:space="0" w:color="auto"/>
      </w:divBdr>
    </w:div>
    <w:div w:id="812062472">
      <w:bodyDiv w:val="1"/>
      <w:marLeft w:val="0"/>
      <w:marRight w:val="0"/>
      <w:marTop w:val="0"/>
      <w:marBottom w:val="0"/>
      <w:divBdr>
        <w:top w:val="none" w:sz="0" w:space="0" w:color="auto"/>
        <w:left w:val="none" w:sz="0" w:space="0" w:color="auto"/>
        <w:bottom w:val="none" w:sz="0" w:space="0" w:color="auto"/>
        <w:right w:val="none" w:sz="0" w:space="0" w:color="auto"/>
      </w:divBdr>
    </w:div>
    <w:div w:id="817113784">
      <w:bodyDiv w:val="1"/>
      <w:marLeft w:val="0"/>
      <w:marRight w:val="0"/>
      <w:marTop w:val="0"/>
      <w:marBottom w:val="0"/>
      <w:divBdr>
        <w:top w:val="none" w:sz="0" w:space="0" w:color="auto"/>
        <w:left w:val="none" w:sz="0" w:space="0" w:color="auto"/>
        <w:bottom w:val="none" w:sz="0" w:space="0" w:color="auto"/>
        <w:right w:val="none" w:sz="0" w:space="0" w:color="auto"/>
      </w:divBdr>
    </w:div>
    <w:div w:id="859004942">
      <w:bodyDiv w:val="1"/>
      <w:marLeft w:val="0"/>
      <w:marRight w:val="0"/>
      <w:marTop w:val="0"/>
      <w:marBottom w:val="0"/>
      <w:divBdr>
        <w:top w:val="none" w:sz="0" w:space="0" w:color="auto"/>
        <w:left w:val="none" w:sz="0" w:space="0" w:color="auto"/>
        <w:bottom w:val="none" w:sz="0" w:space="0" w:color="auto"/>
        <w:right w:val="none" w:sz="0" w:space="0" w:color="auto"/>
      </w:divBdr>
    </w:div>
    <w:div w:id="864370914">
      <w:bodyDiv w:val="1"/>
      <w:marLeft w:val="0"/>
      <w:marRight w:val="0"/>
      <w:marTop w:val="0"/>
      <w:marBottom w:val="0"/>
      <w:divBdr>
        <w:top w:val="none" w:sz="0" w:space="0" w:color="auto"/>
        <w:left w:val="none" w:sz="0" w:space="0" w:color="auto"/>
        <w:bottom w:val="none" w:sz="0" w:space="0" w:color="auto"/>
        <w:right w:val="none" w:sz="0" w:space="0" w:color="auto"/>
      </w:divBdr>
    </w:div>
    <w:div w:id="878057202">
      <w:bodyDiv w:val="1"/>
      <w:marLeft w:val="0"/>
      <w:marRight w:val="0"/>
      <w:marTop w:val="0"/>
      <w:marBottom w:val="0"/>
      <w:divBdr>
        <w:top w:val="none" w:sz="0" w:space="0" w:color="auto"/>
        <w:left w:val="none" w:sz="0" w:space="0" w:color="auto"/>
        <w:bottom w:val="none" w:sz="0" w:space="0" w:color="auto"/>
        <w:right w:val="none" w:sz="0" w:space="0" w:color="auto"/>
      </w:divBdr>
    </w:div>
    <w:div w:id="908734641">
      <w:bodyDiv w:val="1"/>
      <w:marLeft w:val="0"/>
      <w:marRight w:val="0"/>
      <w:marTop w:val="0"/>
      <w:marBottom w:val="0"/>
      <w:divBdr>
        <w:top w:val="none" w:sz="0" w:space="0" w:color="auto"/>
        <w:left w:val="none" w:sz="0" w:space="0" w:color="auto"/>
        <w:bottom w:val="none" w:sz="0" w:space="0" w:color="auto"/>
        <w:right w:val="none" w:sz="0" w:space="0" w:color="auto"/>
      </w:divBdr>
    </w:div>
    <w:div w:id="947467698">
      <w:bodyDiv w:val="1"/>
      <w:marLeft w:val="0"/>
      <w:marRight w:val="0"/>
      <w:marTop w:val="0"/>
      <w:marBottom w:val="0"/>
      <w:divBdr>
        <w:top w:val="none" w:sz="0" w:space="0" w:color="auto"/>
        <w:left w:val="none" w:sz="0" w:space="0" w:color="auto"/>
        <w:bottom w:val="none" w:sz="0" w:space="0" w:color="auto"/>
        <w:right w:val="none" w:sz="0" w:space="0" w:color="auto"/>
      </w:divBdr>
    </w:div>
    <w:div w:id="1003119647">
      <w:bodyDiv w:val="1"/>
      <w:marLeft w:val="0"/>
      <w:marRight w:val="0"/>
      <w:marTop w:val="0"/>
      <w:marBottom w:val="0"/>
      <w:divBdr>
        <w:top w:val="none" w:sz="0" w:space="0" w:color="auto"/>
        <w:left w:val="none" w:sz="0" w:space="0" w:color="auto"/>
        <w:bottom w:val="none" w:sz="0" w:space="0" w:color="auto"/>
        <w:right w:val="none" w:sz="0" w:space="0" w:color="auto"/>
      </w:divBdr>
    </w:div>
    <w:div w:id="1005550744">
      <w:bodyDiv w:val="1"/>
      <w:marLeft w:val="0"/>
      <w:marRight w:val="0"/>
      <w:marTop w:val="0"/>
      <w:marBottom w:val="0"/>
      <w:divBdr>
        <w:top w:val="none" w:sz="0" w:space="0" w:color="auto"/>
        <w:left w:val="none" w:sz="0" w:space="0" w:color="auto"/>
        <w:bottom w:val="none" w:sz="0" w:space="0" w:color="auto"/>
        <w:right w:val="none" w:sz="0" w:space="0" w:color="auto"/>
      </w:divBdr>
    </w:div>
    <w:div w:id="1011833810">
      <w:bodyDiv w:val="1"/>
      <w:marLeft w:val="0"/>
      <w:marRight w:val="0"/>
      <w:marTop w:val="0"/>
      <w:marBottom w:val="0"/>
      <w:divBdr>
        <w:top w:val="none" w:sz="0" w:space="0" w:color="auto"/>
        <w:left w:val="none" w:sz="0" w:space="0" w:color="auto"/>
        <w:bottom w:val="none" w:sz="0" w:space="0" w:color="auto"/>
        <w:right w:val="none" w:sz="0" w:space="0" w:color="auto"/>
      </w:divBdr>
    </w:div>
    <w:div w:id="1022439697">
      <w:bodyDiv w:val="1"/>
      <w:marLeft w:val="0"/>
      <w:marRight w:val="0"/>
      <w:marTop w:val="0"/>
      <w:marBottom w:val="0"/>
      <w:divBdr>
        <w:top w:val="none" w:sz="0" w:space="0" w:color="auto"/>
        <w:left w:val="none" w:sz="0" w:space="0" w:color="auto"/>
        <w:bottom w:val="none" w:sz="0" w:space="0" w:color="auto"/>
        <w:right w:val="none" w:sz="0" w:space="0" w:color="auto"/>
      </w:divBdr>
    </w:div>
    <w:div w:id="1045955244">
      <w:bodyDiv w:val="1"/>
      <w:marLeft w:val="0"/>
      <w:marRight w:val="0"/>
      <w:marTop w:val="0"/>
      <w:marBottom w:val="0"/>
      <w:divBdr>
        <w:top w:val="none" w:sz="0" w:space="0" w:color="auto"/>
        <w:left w:val="none" w:sz="0" w:space="0" w:color="auto"/>
        <w:bottom w:val="none" w:sz="0" w:space="0" w:color="auto"/>
        <w:right w:val="none" w:sz="0" w:space="0" w:color="auto"/>
      </w:divBdr>
    </w:div>
    <w:div w:id="1061251692">
      <w:bodyDiv w:val="1"/>
      <w:marLeft w:val="0"/>
      <w:marRight w:val="0"/>
      <w:marTop w:val="0"/>
      <w:marBottom w:val="0"/>
      <w:divBdr>
        <w:top w:val="none" w:sz="0" w:space="0" w:color="auto"/>
        <w:left w:val="none" w:sz="0" w:space="0" w:color="auto"/>
        <w:bottom w:val="none" w:sz="0" w:space="0" w:color="auto"/>
        <w:right w:val="none" w:sz="0" w:space="0" w:color="auto"/>
      </w:divBdr>
    </w:div>
    <w:div w:id="1086850597">
      <w:bodyDiv w:val="1"/>
      <w:marLeft w:val="0"/>
      <w:marRight w:val="0"/>
      <w:marTop w:val="0"/>
      <w:marBottom w:val="0"/>
      <w:divBdr>
        <w:top w:val="none" w:sz="0" w:space="0" w:color="auto"/>
        <w:left w:val="none" w:sz="0" w:space="0" w:color="auto"/>
        <w:bottom w:val="none" w:sz="0" w:space="0" w:color="auto"/>
        <w:right w:val="none" w:sz="0" w:space="0" w:color="auto"/>
      </w:divBdr>
    </w:div>
    <w:div w:id="1095128329">
      <w:bodyDiv w:val="1"/>
      <w:marLeft w:val="0"/>
      <w:marRight w:val="0"/>
      <w:marTop w:val="0"/>
      <w:marBottom w:val="0"/>
      <w:divBdr>
        <w:top w:val="none" w:sz="0" w:space="0" w:color="auto"/>
        <w:left w:val="none" w:sz="0" w:space="0" w:color="auto"/>
        <w:bottom w:val="none" w:sz="0" w:space="0" w:color="auto"/>
        <w:right w:val="none" w:sz="0" w:space="0" w:color="auto"/>
      </w:divBdr>
    </w:div>
    <w:div w:id="1124467907">
      <w:bodyDiv w:val="1"/>
      <w:marLeft w:val="0"/>
      <w:marRight w:val="0"/>
      <w:marTop w:val="0"/>
      <w:marBottom w:val="0"/>
      <w:divBdr>
        <w:top w:val="none" w:sz="0" w:space="0" w:color="auto"/>
        <w:left w:val="none" w:sz="0" w:space="0" w:color="auto"/>
        <w:bottom w:val="none" w:sz="0" w:space="0" w:color="auto"/>
        <w:right w:val="none" w:sz="0" w:space="0" w:color="auto"/>
      </w:divBdr>
    </w:div>
    <w:div w:id="1144617070">
      <w:bodyDiv w:val="1"/>
      <w:marLeft w:val="0"/>
      <w:marRight w:val="0"/>
      <w:marTop w:val="0"/>
      <w:marBottom w:val="0"/>
      <w:divBdr>
        <w:top w:val="none" w:sz="0" w:space="0" w:color="auto"/>
        <w:left w:val="none" w:sz="0" w:space="0" w:color="auto"/>
        <w:bottom w:val="none" w:sz="0" w:space="0" w:color="auto"/>
        <w:right w:val="none" w:sz="0" w:space="0" w:color="auto"/>
      </w:divBdr>
    </w:div>
    <w:div w:id="1153914323">
      <w:bodyDiv w:val="1"/>
      <w:marLeft w:val="0"/>
      <w:marRight w:val="0"/>
      <w:marTop w:val="0"/>
      <w:marBottom w:val="0"/>
      <w:divBdr>
        <w:top w:val="none" w:sz="0" w:space="0" w:color="auto"/>
        <w:left w:val="none" w:sz="0" w:space="0" w:color="auto"/>
        <w:bottom w:val="none" w:sz="0" w:space="0" w:color="auto"/>
        <w:right w:val="none" w:sz="0" w:space="0" w:color="auto"/>
      </w:divBdr>
    </w:div>
    <w:div w:id="1157767383">
      <w:bodyDiv w:val="1"/>
      <w:marLeft w:val="0"/>
      <w:marRight w:val="0"/>
      <w:marTop w:val="0"/>
      <w:marBottom w:val="0"/>
      <w:divBdr>
        <w:top w:val="none" w:sz="0" w:space="0" w:color="auto"/>
        <w:left w:val="none" w:sz="0" w:space="0" w:color="auto"/>
        <w:bottom w:val="none" w:sz="0" w:space="0" w:color="auto"/>
        <w:right w:val="none" w:sz="0" w:space="0" w:color="auto"/>
      </w:divBdr>
    </w:div>
    <w:div w:id="1160659527">
      <w:bodyDiv w:val="1"/>
      <w:marLeft w:val="0"/>
      <w:marRight w:val="0"/>
      <w:marTop w:val="0"/>
      <w:marBottom w:val="0"/>
      <w:divBdr>
        <w:top w:val="none" w:sz="0" w:space="0" w:color="auto"/>
        <w:left w:val="none" w:sz="0" w:space="0" w:color="auto"/>
        <w:bottom w:val="none" w:sz="0" w:space="0" w:color="auto"/>
        <w:right w:val="none" w:sz="0" w:space="0" w:color="auto"/>
      </w:divBdr>
    </w:div>
    <w:div w:id="1171915477">
      <w:bodyDiv w:val="1"/>
      <w:marLeft w:val="0"/>
      <w:marRight w:val="0"/>
      <w:marTop w:val="0"/>
      <w:marBottom w:val="0"/>
      <w:divBdr>
        <w:top w:val="none" w:sz="0" w:space="0" w:color="auto"/>
        <w:left w:val="none" w:sz="0" w:space="0" w:color="auto"/>
        <w:bottom w:val="none" w:sz="0" w:space="0" w:color="auto"/>
        <w:right w:val="none" w:sz="0" w:space="0" w:color="auto"/>
      </w:divBdr>
    </w:div>
    <w:div w:id="1187520414">
      <w:bodyDiv w:val="1"/>
      <w:marLeft w:val="0"/>
      <w:marRight w:val="0"/>
      <w:marTop w:val="0"/>
      <w:marBottom w:val="0"/>
      <w:divBdr>
        <w:top w:val="none" w:sz="0" w:space="0" w:color="auto"/>
        <w:left w:val="none" w:sz="0" w:space="0" w:color="auto"/>
        <w:bottom w:val="none" w:sz="0" w:space="0" w:color="auto"/>
        <w:right w:val="none" w:sz="0" w:space="0" w:color="auto"/>
      </w:divBdr>
    </w:div>
    <w:div w:id="1215654899">
      <w:bodyDiv w:val="1"/>
      <w:marLeft w:val="0"/>
      <w:marRight w:val="0"/>
      <w:marTop w:val="0"/>
      <w:marBottom w:val="0"/>
      <w:divBdr>
        <w:top w:val="none" w:sz="0" w:space="0" w:color="auto"/>
        <w:left w:val="none" w:sz="0" w:space="0" w:color="auto"/>
        <w:bottom w:val="none" w:sz="0" w:space="0" w:color="auto"/>
        <w:right w:val="none" w:sz="0" w:space="0" w:color="auto"/>
      </w:divBdr>
    </w:div>
    <w:div w:id="1268469078">
      <w:bodyDiv w:val="1"/>
      <w:marLeft w:val="0"/>
      <w:marRight w:val="0"/>
      <w:marTop w:val="0"/>
      <w:marBottom w:val="0"/>
      <w:divBdr>
        <w:top w:val="none" w:sz="0" w:space="0" w:color="auto"/>
        <w:left w:val="none" w:sz="0" w:space="0" w:color="auto"/>
        <w:bottom w:val="none" w:sz="0" w:space="0" w:color="auto"/>
        <w:right w:val="none" w:sz="0" w:space="0" w:color="auto"/>
      </w:divBdr>
    </w:div>
    <w:div w:id="1275215739">
      <w:bodyDiv w:val="1"/>
      <w:marLeft w:val="0"/>
      <w:marRight w:val="0"/>
      <w:marTop w:val="0"/>
      <w:marBottom w:val="0"/>
      <w:divBdr>
        <w:top w:val="none" w:sz="0" w:space="0" w:color="auto"/>
        <w:left w:val="none" w:sz="0" w:space="0" w:color="auto"/>
        <w:bottom w:val="none" w:sz="0" w:space="0" w:color="auto"/>
        <w:right w:val="none" w:sz="0" w:space="0" w:color="auto"/>
      </w:divBdr>
    </w:div>
    <w:div w:id="1279336304">
      <w:bodyDiv w:val="1"/>
      <w:marLeft w:val="0"/>
      <w:marRight w:val="0"/>
      <w:marTop w:val="0"/>
      <w:marBottom w:val="0"/>
      <w:divBdr>
        <w:top w:val="none" w:sz="0" w:space="0" w:color="auto"/>
        <w:left w:val="none" w:sz="0" w:space="0" w:color="auto"/>
        <w:bottom w:val="none" w:sz="0" w:space="0" w:color="auto"/>
        <w:right w:val="none" w:sz="0" w:space="0" w:color="auto"/>
      </w:divBdr>
    </w:div>
    <w:div w:id="1301417258">
      <w:bodyDiv w:val="1"/>
      <w:marLeft w:val="0"/>
      <w:marRight w:val="0"/>
      <w:marTop w:val="0"/>
      <w:marBottom w:val="0"/>
      <w:divBdr>
        <w:top w:val="none" w:sz="0" w:space="0" w:color="auto"/>
        <w:left w:val="none" w:sz="0" w:space="0" w:color="auto"/>
        <w:bottom w:val="none" w:sz="0" w:space="0" w:color="auto"/>
        <w:right w:val="none" w:sz="0" w:space="0" w:color="auto"/>
      </w:divBdr>
    </w:div>
    <w:div w:id="1314260376">
      <w:bodyDiv w:val="1"/>
      <w:marLeft w:val="0"/>
      <w:marRight w:val="0"/>
      <w:marTop w:val="0"/>
      <w:marBottom w:val="0"/>
      <w:divBdr>
        <w:top w:val="none" w:sz="0" w:space="0" w:color="auto"/>
        <w:left w:val="none" w:sz="0" w:space="0" w:color="auto"/>
        <w:bottom w:val="none" w:sz="0" w:space="0" w:color="auto"/>
        <w:right w:val="none" w:sz="0" w:space="0" w:color="auto"/>
      </w:divBdr>
    </w:div>
    <w:div w:id="1330137775">
      <w:bodyDiv w:val="1"/>
      <w:marLeft w:val="0"/>
      <w:marRight w:val="0"/>
      <w:marTop w:val="0"/>
      <w:marBottom w:val="0"/>
      <w:divBdr>
        <w:top w:val="none" w:sz="0" w:space="0" w:color="auto"/>
        <w:left w:val="none" w:sz="0" w:space="0" w:color="auto"/>
        <w:bottom w:val="none" w:sz="0" w:space="0" w:color="auto"/>
        <w:right w:val="none" w:sz="0" w:space="0" w:color="auto"/>
      </w:divBdr>
    </w:div>
    <w:div w:id="1353606578">
      <w:bodyDiv w:val="1"/>
      <w:marLeft w:val="0"/>
      <w:marRight w:val="0"/>
      <w:marTop w:val="0"/>
      <w:marBottom w:val="0"/>
      <w:divBdr>
        <w:top w:val="none" w:sz="0" w:space="0" w:color="auto"/>
        <w:left w:val="none" w:sz="0" w:space="0" w:color="auto"/>
        <w:bottom w:val="none" w:sz="0" w:space="0" w:color="auto"/>
        <w:right w:val="none" w:sz="0" w:space="0" w:color="auto"/>
      </w:divBdr>
    </w:div>
    <w:div w:id="1375763918">
      <w:bodyDiv w:val="1"/>
      <w:marLeft w:val="0"/>
      <w:marRight w:val="0"/>
      <w:marTop w:val="0"/>
      <w:marBottom w:val="0"/>
      <w:divBdr>
        <w:top w:val="none" w:sz="0" w:space="0" w:color="auto"/>
        <w:left w:val="none" w:sz="0" w:space="0" w:color="auto"/>
        <w:bottom w:val="none" w:sz="0" w:space="0" w:color="auto"/>
        <w:right w:val="none" w:sz="0" w:space="0" w:color="auto"/>
      </w:divBdr>
    </w:div>
    <w:div w:id="1380780073">
      <w:bodyDiv w:val="1"/>
      <w:marLeft w:val="0"/>
      <w:marRight w:val="0"/>
      <w:marTop w:val="0"/>
      <w:marBottom w:val="0"/>
      <w:divBdr>
        <w:top w:val="none" w:sz="0" w:space="0" w:color="auto"/>
        <w:left w:val="none" w:sz="0" w:space="0" w:color="auto"/>
        <w:bottom w:val="none" w:sz="0" w:space="0" w:color="auto"/>
        <w:right w:val="none" w:sz="0" w:space="0" w:color="auto"/>
      </w:divBdr>
    </w:div>
    <w:div w:id="1381784594">
      <w:bodyDiv w:val="1"/>
      <w:marLeft w:val="0"/>
      <w:marRight w:val="0"/>
      <w:marTop w:val="0"/>
      <w:marBottom w:val="0"/>
      <w:divBdr>
        <w:top w:val="none" w:sz="0" w:space="0" w:color="auto"/>
        <w:left w:val="none" w:sz="0" w:space="0" w:color="auto"/>
        <w:bottom w:val="none" w:sz="0" w:space="0" w:color="auto"/>
        <w:right w:val="none" w:sz="0" w:space="0" w:color="auto"/>
      </w:divBdr>
    </w:div>
    <w:div w:id="1423989257">
      <w:bodyDiv w:val="1"/>
      <w:marLeft w:val="0"/>
      <w:marRight w:val="0"/>
      <w:marTop w:val="0"/>
      <w:marBottom w:val="0"/>
      <w:divBdr>
        <w:top w:val="none" w:sz="0" w:space="0" w:color="auto"/>
        <w:left w:val="none" w:sz="0" w:space="0" w:color="auto"/>
        <w:bottom w:val="none" w:sz="0" w:space="0" w:color="auto"/>
        <w:right w:val="none" w:sz="0" w:space="0" w:color="auto"/>
      </w:divBdr>
    </w:div>
    <w:div w:id="1462652813">
      <w:bodyDiv w:val="1"/>
      <w:marLeft w:val="0"/>
      <w:marRight w:val="0"/>
      <w:marTop w:val="0"/>
      <w:marBottom w:val="0"/>
      <w:divBdr>
        <w:top w:val="none" w:sz="0" w:space="0" w:color="auto"/>
        <w:left w:val="none" w:sz="0" w:space="0" w:color="auto"/>
        <w:bottom w:val="none" w:sz="0" w:space="0" w:color="auto"/>
        <w:right w:val="none" w:sz="0" w:space="0" w:color="auto"/>
      </w:divBdr>
    </w:div>
    <w:div w:id="1465923235">
      <w:bodyDiv w:val="1"/>
      <w:marLeft w:val="0"/>
      <w:marRight w:val="0"/>
      <w:marTop w:val="0"/>
      <w:marBottom w:val="0"/>
      <w:divBdr>
        <w:top w:val="none" w:sz="0" w:space="0" w:color="auto"/>
        <w:left w:val="none" w:sz="0" w:space="0" w:color="auto"/>
        <w:bottom w:val="none" w:sz="0" w:space="0" w:color="auto"/>
        <w:right w:val="none" w:sz="0" w:space="0" w:color="auto"/>
      </w:divBdr>
    </w:div>
    <w:div w:id="1473861092">
      <w:bodyDiv w:val="1"/>
      <w:marLeft w:val="0"/>
      <w:marRight w:val="0"/>
      <w:marTop w:val="0"/>
      <w:marBottom w:val="0"/>
      <w:divBdr>
        <w:top w:val="none" w:sz="0" w:space="0" w:color="auto"/>
        <w:left w:val="none" w:sz="0" w:space="0" w:color="auto"/>
        <w:bottom w:val="none" w:sz="0" w:space="0" w:color="auto"/>
        <w:right w:val="none" w:sz="0" w:space="0" w:color="auto"/>
      </w:divBdr>
    </w:div>
    <w:div w:id="1492483567">
      <w:bodyDiv w:val="1"/>
      <w:marLeft w:val="0"/>
      <w:marRight w:val="0"/>
      <w:marTop w:val="0"/>
      <w:marBottom w:val="0"/>
      <w:divBdr>
        <w:top w:val="none" w:sz="0" w:space="0" w:color="auto"/>
        <w:left w:val="none" w:sz="0" w:space="0" w:color="auto"/>
        <w:bottom w:val="none" w:sz="0" w:space="0" w:color="auto"/>
        <w:right w:val="none" w:sz="0" w:space="0" w:color="auto"/>
      </w:divBdr>
    </w:div>
    <w:div w:id="1513298002">
      <w:bodyDiv w:val="1"/>
      <w:marLeft w:val="0"/>
      <w:marRight w:val="0"/>
      <w:marTop w:val="0"/>
      <w:marBottom w:val="0"/>
      <w:divBdr>
        <w:top w:val="none" w:sz="0" w:space="0" w:color="auto"/>
        <w:left w:val="none" w:sz="0" w:space="0" w:color="auto"/>
        <w:bottom w:val="none" w:sz="0" w:space="0" w:color="auto"/>
        <w:right w:val="none" w:sz="0" w:space="0" w:color="auto"/>
      </w:divBdr>
    </w:div>
    <w:div w:id="1558936126">
      <w:bodyDiv w:val="1"/>
      <w:marLeft w:val="0"/>
      <w:marRight w:val="0"/>
      <w:marTop w:val="0"/>
      <w:marBottom w:val="0"/>
      <w:divBdr>
        <w:top w:val="none" w:sz="0" w:space="0" w:color="auto"/>
        <w:left w:val="none" w:sz="0" w:space="0" w:color="auto"/>
        <w:bottom w:val="none" w:sz="0" w:space="0" w:color="auto"/>
        <w:right w:val="none" w:sz="0" w:space="0" w:color="auto"/>
      </w:divBdr>
    </w:div>
    <w:div w:id="1577086258">
      <w:bodyDiv w:val="1"/>
      <w:marLeft w:val="0"/>
      <w:marRight w:val="0"/>
      <w:marTop w:val="0"/>
      <w:marBottom w:val="0"/>
      <w:divBdr>
        <w:top w:val="none" w:sz="0" w:space="0" w:color="auto"/>
        <w:left w:val="none" w:sz="0" w:space="0" w:color="auto"/>
        <w:bottom w:val="none" w:sz="0" w:space="0" w:color="auto"/>
        <w:right w:val="none" w:sz="0" w:space="0" w:color="auto"/>
      </w:divBdr>
    </w:div>
    <w:div w:id="1582177549">
      <w:bodyDiv w:val="1"/>
      <w:marLeft w:val="0"/>
      <w:marRight w:val="0"/>
      <w:marTop w:val="0"/>
      <w:marBottom w:val="0"/>
      <w:divBdr>
        <w:top w:val="none" w:sz="0" w:space="0" w:color="auto"/>
        <w:left w:val="none" w:sz="0" w:space="0" w:color="auto"/>
        <w:bottom w:val="none" w:sz="0" w:space="0" w:color="auto"/>
        <w:right w:val="none" w:sz="0" w:space="0" w:color="auto"/>
      </w:divBdr>
    </w:div>
    <w:div w:id="1619677281">
      <w:bodyDiv w:val="1"/>
      <w:marLeft w:val="0"/>
      <w:marRight w:val="0"/>
      <w:marTop w:val="0"/>
      <w:marBottom w:val="0"/>
      <w:divBdr>
        <w:top w:val="none" w:sz="0" w:space="0" w:color="auto"/>
        <w:left w:val="none" w:sz="0" w:space="0" w:color="auto"/>
        <w:bottom w:val="none" w:sz="0" w:space="0" w:color="auto"/>
        <w:right w:val="none" w:sz="0" w:space="0" w:color="auto"/>
      </w:divBdr>
    </w:div>
    <w:div w:id="1707213729">
      <w:bodyDiv w:val="1"/>
      <w:marLeft w:val="0"/>
      <w:marRight w:val="0"/>
      <w:marTop w:val="0"/>
      <w:marBottom w:val="0"/>
      <w:divBdr>
        <w:top w:val="none" w:sz="0" w:space="0" w:color="auto"/>
        <w:left w:val="none" w:sz="0" w:space="0" w:color="auto"/>
        <w:bottom w:val="none" w:sz="0" w:space="0" w:color="auto"/>
        <w:right w:val="none" w:sz="0" w:space="0" w:color="auto"/>
      </w:divBdr>
    </w:div>
    <w:div w:id="1717193894">
      <w:bodyDiv w:val="1"/>
      <w:marLeft w:val="0"/>
      <w:marRight w:val="0"/>
      <w:marTop w:val="0"/>
      <w:marBottom w:val="0"/>
      <w:divBdr>
        <w:top w:val="none" w:sz="0" w:space="0" w:color="auto"/>
        <w:left w:val="none" w:sz="0" w:space="0" w:color="auto"/>
        <w:bottom w:val="none" w:sz="0" w:space="0" w:color="auto"/>
        <w:right w:val="none" w:sz="0" w:space="0" w:color="auto"/>
      </w:divBdr>
    </w:div>
    <w:div w:id="1735203720">
      <w:bodyDiv w:val="1"/>
      <w:marLeft w:val="0"/>
      <w:marRight w:val="0"/>
      <w:marTop w:val="0"/>
      <w:marBottom w:val="0"/>
      <w:divBdr>
        <w:top w:val="none" w:sz="0" w:space="0" w:color="auto"/>
        <w:left w:val="none" w:sz="0" w:space="0" w:color="auto"/>
        <w:bottom w:val="none" w:sz="0" w:space="0" w:color="auto"/>
        <w:right w:val="none" w:sz="0" w:space="0" w:color="auto"/>
      </w:divBdr>
    </w:div>
    <w:div w:id="1763646043">
      <w:bodyDiv w:val="1"/>
      <w:marLeft w:val="0"/>
      <w:marRight w:val="0"/>
      <w:marTop w:val="0"/>
      <w:marBottom w:val="0"/>
      <w:divBdr>
        <w:top w:val="none" w:sz="0" w:space="0" w:color="auto"/>
        <w:left w:val="none" w:sz="0" w:space="0" w:color="auto"/>
        <w:bottom w:val="none" w:sz="0" w:space="0" w:color="auto"/>
        <w:right w:val="none" w:sz="0" w:space="0" w:color="auto"/>
      </w:divBdr>
    </w:div>
    <w:div w:id="1795827497">
      <w:bodyDiv w:val="1"/>
      <w:marLeft w:val="0"/>
      <w:marRight w:val="0"/>
      <w:marTop w:val="0"/>
      <w:marBottom w:val="0"/>
      <w:divBdr>
        <w:top w:val="none" w:sz="0" w:space="0" w:color="auto"/>
        <w:left w:val="none" w:sz="0" w:space="0" w:color="auto"/>
        <w:bottom w:val="none" w:sz="0" w:space="0" w:color="auto"/>
        <w:right w:val="none" w:sz="0" w:space="0" w:color="auto"/>
      </w:divBdr>
    </w:div>
    <w:div w:id="1811707789">
      <w:bodyDiv w:val="1"/>
      <w:marLeft w:val="0"/>
      <w:marRight w:val="0"/>
      <w:marTop w:val="0"/>
      <w:marBottom w:val="0"/>
      <w:divBdr>
        <w:top w:val="none" w:sz="0" w:space="0" w:color="auto"/>
        <w:left w:val="none" w:sz="0" w:space="0" w:color="auto"/>
        <w:bottom w:val="none" w:sz="0" w:space="0" w:color="auto"/>
        <w:right w:val="none" w:sz="0" w:space="0" w:color="auto"/>
      </w:divBdr>
    </w:div>
    <w:div w:id="1813668792">
      <w:bodyDiv w:val="1"/>
      <w:marLeft w:val="0"/>
      <w:marRight w:val="0"/>
      <w:marTop w:val="0"/>
      <w:marBottom w:val="0"/>
      <w:divBdr>
        <w:top w:val="none" w:sz="0" w:space="0" w:color="auto"/>
        <w:left w:val="none" w:sz="0" w:space="0" w:color="auto"/>
        <w:bottom w:val="none" w:sz="0" w:space="0" w:color="auto"/>
        <w:right w:val="none" w:sz="0" w:space="0" w:color="auto"/>
      </w:divBdr>
    </w:div>
    <w:div w:id="1833178609">
      <w:bodyDiv w:val="1"/>
      <w:marLeft w:val="0"/>
      <w:marRight w:val="0"/>
      <w:marTop w:val="0"/>
      <w:marBottom w:val="0"/>
      <w:divBdr>
        <w:top w:val="none" w:sz="0" w:space="0" w:color="auto"/>
        <w:left w:val="none" w:sz="0" w:space="0" w:color="auto"/>
        <w:bottom w:val="none" w:sz="0" w:space="0" w:color="auto"/>
        <w:right w:val="none" w:sz="0" w:space="0" w:color="auto"/>
      </w:divBdr>
    </w:div>
    <w:div w:id="1842695742">
      <w:bodyDiv w:val="1"/>
      <w:marLeft w:val="0"/>
      <w:marRight w:val="0"/>
      <w:marTop w:val="0"/>
      <w:marBottom w:val="0"/>
      <w:divBdr>
        <w:top w:val="none" w:sz="0" w:space="0" w:color="auto"/>
        <w:left w:val="none" w:sz="0" w:space="0" w:color="auto"/>
        <w:bottom w:val="none" w:sz="0" w:space="0" w:color="auto"/>
        <w:right w:val="none" w:sz="0" w:space="0" w:color="auto"/>
      </w:divBdr>
    </w:div>
    <w:div w:id="1852988514">
      <w:bodyDiv w:val="1"/>
      <w:marLeft w:val="0"/>
      <w:marRight w:val="0"/>
      <w:marTop w:val="0"/>
      <w:marBottom w:val="0"/>
      <w:divBdr>
        <w:top w:val="none" w:sz="0" w:space="0" w:color="auto"/>
        <w:left w:val="none" w:sz="0" w:space="0" w:color="auto"/>
        <w:bottom w:val="none" w:sz="0" w:space="0" w:color="auto"/>
        <w:right w:val="none" w:sz="0" w:space="0" w:color="auto"/>
      </w:divBdr>
    </w:div>
    <w:div w:id="1856571124">
      <w:bodyDiv w:val="1"/>
      <w:marLeft w:val="0"/>
      <w:marRight w:val="0"/>
      <w:marTop w:val="0"/>
      <w:marBottom w:val="0"/>
      <w:divBdr>
        <w:top w:val="none" w:sz="0" w:space="0" w:color="auto"/>
        <w:left w:val="none" w:sz="0" w:space="0" w:color="auto"/>
        <w:bottom w:val="none" w:sz="0" w:space="0" w:color="auto"/>
        <w:right w:val="none" w:sz="0" w:space="0" w:color="auto"/>
      </w:divBdr>
    </w:div>
    <w:div w:id="1874341364">
      <w:bodyDiv w:val="1"/>
      <w:marLeft w:val="0"/>
      <w:marRight w:val="0"/>
      <w:marTop w:val="0"/>
      <w:marBottom w:val="0"/>
      <w:divBdr>
        <w:top w:val="none" w:sz="0" w:space="0" w:color="auto"/>
        <w:left w:val="none" w:sz="0" w:space="0" w:color="auto"/>
        <w:bottom w:val="none" w:sz="0" w:space="0" w:color="auto"/>
        <w:right w:val="none" w:sz="0" w:space="0" w:color="auto"/>
      </w:divBdr>
    </w:div>
    <w:div w:id="1880239426">
      <w:bodyDiv w:val="1"/>
      <w:marLeft w:val="0"/>
      <w:marRight w:val="0"/>
      <w:marTop w:val="0"/>
      <w:marBottom w:val="0"/>
      <w:divBdr>
        <w:top w:val="none" w:sz="0" w:space="0" w:color="auto"/>
        <w:left w:val="none" w:sz="0" w:space="0" w:color="auto"/>
        <w:bottom w:val="none" w:sz="0" w:space="0" w:color="auto"/>
        <w:right w:val="none" w:sz="0" w:space="0" w:color="auto"/>
      </w:divBdr>
    </w:div>
    <w:div w:id="1894804708">
      <w:bodyDiv w:val="1"/>
      <w:marLeft w:val="0"/>
      <w:marRight w:val="0"/>
      <w:marTop w:val="0"/>
      <w:marBottom w:val="0"/>
      <w:divBdr>
        <w:top w:val="none" w:sz="0" w:space="0" w:color="auto"/>
        <w:left w:val="none" w:sz="0" w:space="0" w:color="auto"/>
        <w:bottom w:val="none" w:sz="0" w:space="0" w:color="auto"/>
        <w:right w:val="none" w:sz="0" w:space="0" w:color="auto"/>
      </w:divBdr>
    </w:div>
    <w:div w:id="1907295871">
      <w:bodyDiv w:val="1"/>
      <w:marLeft w:val="0"/>
      <w:marRight w:val="0"/>
      <w:marTop w:val="0"/>
      <w:marBottom w:val="0"/>
      <w:divBdr>
        <w:top w:val="none" w:sz="0" w:space="0" w:color="auto"/>
        <w:left w:val="none" w:sz="0" w:space="0" w:color="auto"/>
        <w:bottom w:val="none" w:sz="0" w:space="0" w:color="auto"/>
        <w:right w:val="none" w:sz="0" w:space="0" w:color="auto"/>
      </w:divBdr>
    </w:div>
    <w:div w:id="1909150562">
      <w:bodyDiv w:val="1"/>
      <w:marLeft w:val="0"/>
      <w:marRight w:val="0"/>
      <w:marTop w:val="0"/>
      <w:marBottom w:val="0"/>
      <w:divBdr>
        <w:top w:val="none" w:sz="0" w:space="0" w:color="auto"/>
        <w:left w:val="none" w:sz="0" w:space="0" w:color="auto"/>
        <w:bottom w:val="none" w:sz="0" w:space="0" w:color="auto"/>
        <w:right w:val="none" w:sz="0" w:space="0" w:color="auto"/>
      </w:divBdr>
    </w:div>
    <w:div w:id="1915165811">
      <w:bodyDiv w:val="1"/>
      <w:marLeft w:val="0"/>
      <w:marRight w:val="0"/>
      <w:marTop w:val="0"/>
      <w:marBottom w:val="0"/>
      <w:divBdr>
        <w:top w:val="none" w:sz="0" w:space="0" w:color="auto"/>
        <w:left w:val="none" w:sz="0" w:space="0" w:color="auto"/>
        <w:bottom w:val="none" w:sz="0" w:space="0" w:color="auto"/>
        <w:right w:val="none" w:sz="0" w:space="0" w:color="auto"/>
      </w:divBdr>
    </w:div>
    <w:div w:id="1917745944">
      <w:bodyDiv w:val="1"/>
      <w:marLeft w:val="0"/>
      <w:marRight w:val="0"/>
      <w:marTop w:val="0"/>
      <w:marBottom w:val="0"/>
      <w:divBdr>
        <w:top w:val="none" w:sz="0" w:space="0" w:color="auto"/>
        <w:left w:val="none" w:sz="0" w:space="0" w:color="auto"/>
        <w:bottom w:val="none" w:sz="0" w:space="0" w:color="auto"/>
        <w:right w:val="none" w:sz="0" w:space="0" w:color="auto"/>
      </w:divBdr>
    </w:div>
    <w:div w:id="1918050570">
      <w:bodyDiv w:val="1"/>
      <w:marLeft w:val="0"/>
      <w:marRight w:val="0"/>
      <w:marTop w:val="0"/>
      <w:marBottom w:val="0"/>
      <w:divBdr>
        <w:top w:val="none" w:sz="0" w:space="0" w:color="auto"/>
        <w:left w:val="none" w:sz="0" w:space="0" w:color="auto"/>
        <w:bottom w:val="none" w:sz="0" w:space="0" w:color="auto"/>
        <w:right w:val="none" w:sz="0" w:space="0" w:color="auto"/>
      </w:divBdr>
    </w:div>
    <w:div w:id="1922913267">
      <w:bodyDiv w:val="1"/>
      <w:marLeft w:val="0"/>
      <w:marRight w:val="0"/>
      <w:marTop w:val="0"/>
      <w:marBottom w:val="0"/>
      <w:divBdr>
        <w:top w:val="none" w:sz="0" w:space="0" w:color="auto"/>
        <w:left w:val="none" w:sz="0" w:space="0" w:color="auto"/>
        <w:bottom w:val="none" w:sz="0" w:space="0" w:color="auto"/>
        <w:right w:val="none" w:sz="0" w:space="0" w:color="auto"/>
      </w:divBdr>
    </w:div>
    <w:div w:id="1932006549">
      <w:bodyDiv w:val="1"/>
      <w:marLeft w:val="0"/>
      <w:marRight w:val="0"/>
      <w:marTop w:val="0"/>
      <w:marBottom w:val="0"/>
      <w:divBdr>
        <w:top w:val="none" w:sz="0" w:space="0" w:color="auto"/>
        <w:left w:val="none" w:sz="0" w:space="0" w:color="auto"/>
        <w:bottom w:val="none" w:sz="0" w:space="0" w:color="auto"/>
        <w:right w:val="none" w:sz="0" w:space="0" w:color="auto"/>
      </w:divBdr>
    </w:div>
    <w:div w:id="1948197732">
      <w:bodyDiv w:val="1"/>
      <w:marLeft w:val="0"/>
      <w:marRight w:val="0"/>
      <w:marTop w:val="0"/>
      <w:marBottom w:val="0"/>
      <w:divBdr>
        <w:top w:val="none" w:sz="0" w:space="0" w:color="auto"/>
        <w:left w:val="none" w:sz="0" w:space="0" w:color="auto"/>
        <w:bottom w:val="none" w:sz="0" w:space="0" w:color="auto"/>
        <w:right w:val="none" w:sz="0" w:space="0" w:color="auto"/>
      </w:divBdr>
    </w:div>
    <w:div w:id="1950619105">
      <w:bodyDiv w:val="1"/>
      <w:marLeft w:val="0"/>
      <w:marRight w:val="0"/>
      <w:marTop w:val="0"/>
      <w:marBottom w:val="0"/>
      <w:divBdr>
        <w:top w:val="none" w:sz="0" w:space="0" w:color="auto"/>
        <w:left w:val="none" w:sz="0" w:space="0" w:color="auto"/>
        <w:bottom w:val="none" w:sz="0" w:space="0" w:color="auto"/>
        <w:right w:val="none" w:sz="0" w:space="0" w:color="auto"/>
      </w:divBdr>
    </w:div>
    <w:div w:id="1964995992">
      <w:bodyDiv w:val="1"/>
      <w:marLeft w:val="0"/>
      <w:marRight w:val="0"/>
      <w:marTop w:val="0"/>
      <w:marBottom w:val="0"/>
      <w:divBdr>
        <w:top w:val="none" w:sz="0" w:space="0" w:color="auto"/>
        <w:left w:val="none" w:sz="0" w:space="0" w:color="auto"/>
        <w:bottom w:val="none" w:sz="0" w:space="0" w:color="auto"/>
        <w:right w:val="none" w:sz="0" w:space="0" w:color="auto"/>
      </w:divBdr>
    </w:div>
    <w:div w:id="1967077669">
      <w:bodyDiv w:val="1"/>
      <w:marLeft w:val="0"/>
      <w:marRight w:val="0"/>
      <w:marTop w:val="0"/>
      <w:marBottom w:val="0"/>
      <w:divBdr>
        <w:top w:val="none" w:sz="0" w:space="0" w:color="auto"/>
        <w:left w:val="none" w:sz="0" w:space="0" w:color="auto"/>
        <w:bottom w:val="none" w:sz="0" w:space="0" w:color="auto"/>
        <w:right w:val="none" w:sz="0" w:space="0" w:color="auto"/>
      </w:divBdr>
    </w:div>
    <w:div w:id="1981035050">
      <w:bodyDiv w:val="1"/>
      <w:marLeft w:val="0"/>
      <w:marRight w:val="0"/>
      <w:marTop w:val="0"/>
      <w:marBottom w:val="0"/>
      <w:divBdr>
        <w:top w:val="none" w:sz="0" w:space="0" w:color="auto"/>
        <w:left w:val="none" w:sz="0" w:space="0" w:color="auto"/>
        <w:bottom w:val="none" w:sz="0" w:space="0" w:color="auto"/>
        <w:right w:val="none" w:sz="0" w:space="0" w:color="auto"/>
      </w:divBdr>
    </w:div>
    <w:div w:id="2000965775">
      <w:bodyDiv w:val="1"/>
      <w:marLeft w:val="0"/>
      <w:marRight w:val="0"/>
      <w:marTop w:val="0"/>
      <w:marBottom w:val="0"/>
      <w:divBdr>
        <w:top w:val="none" w:sz="0" w:space="0" w:color="auto"/>
        <w:left w:val="none" w:sz="0" w:space="0" w:color="auto"/>
        <w:bottom w:val="none" w:sz="0" w:space="0" w:color="auto"/>
        <w:right w:val="none" w:sz="0" w:space="0" w:color="auto"/>
      </w:divBdr>
    </w:div>
    <w:div w:id="2004626005">
      <w:bodyDiv w:val="1"/>
      <w:marLeft w:val="0"/>
      <w:marRight w:val="0"/>
      <w:marTop w:val="0"/>
      <w:marBottom w:val="0"/>
      <w:divBdr>
        <w:top w:val="none" w:sz="0" w:space="0" w:color="auto"/>
        <w:left w:val="none" w:sz="0" w:space="0" w:color="auto"/>
        <w:bottom w:val="none" w:sz="0" w:space="0" w:color="auto"/>
        <w:right w:val="none" w:sz="0" w:space="0" w:color="auto"/>
      </w:divBdr>
    </w:div>
    <w:div w:id="2007975662">
      <w:bodyDiv w:val="1"/>
      <w:marLeft w:val="0"/>
      <w:marRight w:val="0"/>
      <w:marTop w:val="0"/>
      <w:marBottom w:val="0"/>
      <w:divBdr>
        <w:top w:val="none" w:sz="0" w:space="0" w:color="auto"/>
        <w:left w:val="none" w:sz="0" w:space="0" w:color="auto"/>
        <w:bottom w:val="none" w:sz="0" w:space="0" w:color="auto"/>
        <w:right w:val="none" w:sz="0" w:space="0" w:color="auto"/>
      </w:divBdr>
    </w:div>
    <w:div w:id="2010328139">
      <w:bodyDiv w:val="1"/>
      <w:marLeft w:val="0"/>
      <w:marRight w:val="0"/>
      <w:marTop w:val="0"/>
      <w:marBottom w:val="0"/>
      <w:divBdr>
        <w:top w:val="none" w:sz="0" w:space="0" w:color="auto"/>
        <w:left w:val="none" w:sz="0" w:space="0" w:color="auto"/>
        <w:bottom w:val="none" w:sz="0" w:space="0" w:color="auto"/>
        <w:right w:val="none" w:sz="0" w:space="0" w:color="auto"/>
      </w:divBdr>
    </w:div>
    <w:div w:id="2012103327">
      <w:bodyDiv w:val="1"/>
      <w:marLeft w:val="0"/>
      <w:marRight w:val="0"/>
      <w:marTop w:val="0"/>
      <w:marBottom w:val="0"/>
      <w:divBdr>
        <w:top w:val="none" w:sz="0" w:space="0" w:color="auto"/>
        <w:left w:val="none" w:sz="0" w:space="0" w:color="auto"/>
        <w:bottom w:val="none" w:sz="0" w:space="0" w:color="auto"/>
        <w:right w:val="none" w:sz="0" w:space="0" w:color="auto"/>
      </w:divBdr>
    </w:div>
    <w:div w:id="2061398094">
      <w:bodyDiv w:val="1"/>
      <w:marLeft w:val="0"/>
      <w:marRight w:val="0"/>
      <w:marTop w:val="0"/>
      <w:marBottom w:val="0"/>
      <w:divBdr>
        <w:top w:val="none" w:sz="0" w:space="0" w:color="auto"/>
        <w:left w:val="none" w:sz="0" w:space="0" w:color="auto"/>
        <w:bottom w:val="none" w:sz="0" w:space="0" w:color="auto"/>
        <w:right w:val="none" w:sz="0" w:space="0" w:color="auto"/>
      </w:divBdr>
    </w:div>
    <w:div w:id="2062360186">
      <w:bodyDiv w:val="1"/>
      <w:marLeft w:val="0"/>
      <w:marRight w:val="0"/>
      <w:marTop w:val="0"/>
      <w:marBottom w:val="0"/>
      <w:divBdr>
        <w:top w:val="none" w:sz="0" w:space="0" w:color="auto"/>
        <w:left w:val="none" w:sz="0" w:space="0" w:color="auto"/>
        <w:bottom w:val="none" w:sz="0" w:space="0" w:color="auto"/>
        <w:right w:val="none" w:sz="0" w:space="0" w:color="auto"/>
      </w:divBdr>
    </w:div>
    <w:div w:id="2096631195">
      <w:bodyDiv w:val="1"/>
      <w:marLeft w:val="0"/>
      <w:marRight w:val="0"/>
      <w:marTop w:val="0"/>
      <w:marBottom w:val="0"/>
      <w:divBdr>
        <w:top w:val="none" w:sz="0" w:space="0" w:color="auto"/>
        <w:left w:val="none" w:sz="0" w:space="0" w:color="auto"/>
        <w:bottom w:val="none" w:sz="0" w:space="0" w:color="auto"/>
        <w:right w:val="none" w:sz="0" w:space="0" w:color="auto"/>
      </w:divBdr>
    </w:div>
    <w:div w:id="2128811729">
      <w:bodyDiv w:val="1"/>
      <w:marLeft w:val="0"/>
      <w:marRight w:val="0"/>
      <w:marTop w:val="0"/>
      <w:marBottom w:val="0"/>
      <w:divBdr>
        <w:top w:val="none" w:sz="0" w:space="0" w:color="auto"/>
        <w:left w:val="none" w:sz="0" w:space="0" w:color="auto"/>
        <w:bottom w:val="none" w:sz="0" w:space="0" w:color="auto"/>
        <w:right w:val="none" w:sz="0" w:space="0" w:color="auto"/>
      </w:divBdr>
    </w:div>
    <w:div w:id="2138642906">
      <w:bodyDiv w:val="1"/>
      <w:marLeft w:val="0"/>
      <w:marRight w:val="0"/>
      <w:marTop w:val="0"/>
      <w:marBottom w:val="0"/>
      <w:divBdr>
        <w:top w:val="none" w:sz="0" w:space="0" w:color="auto"/>
        <w:left w:val="none" w:sz="0" w:space="0" w:color="auto"/>
        <w:bottom w:val="none" w:sz="0" w:space="0" w:color="auto"/>
        <w:right w:val="none" w:sz="0" w:space="0" w:color="auto"/>
      </w:divBdr>
    </w:div>
    <w:div w:id="2139227314">
      <w:bodyDiv w:val="1"/>
      <w:marLeft w:val="0"/>
      <w:marRight w:val="0"/>
      <w:marTop w:val="0"/>
      <w:marBottom w:val="0"/>
      <w:divBdr>
        <w:top w:val="none" w:sz="0" w:space="0" w:color="auto"/>
        <w:left w:val="none" w:sz="0" w:space="0" w:color="auto"/>
        <w:bottom w:val="none" w:sz="0" w:space="0" w:color="auto"/>
        <w:right w:val="none" w:sz="0" w:space="0" w:color="auto"/>
      </w:divBdr>
    </w:div>
    <w:div w:id="2143888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hyperlink" Target="https://www.figma.com/design/7pPrZ1cdV8Ma2tvXFIiKAU/Se400_Design?node-id=6-16&amp;node-type=canvas&amp;t=agzayo6lyDJLpt4L-0" TargetMode="External"/><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6.png"/><Relationship Id="rId32" Type="http://schemas.openxmlformats.org/officeDocument/2006/relationships/image" Target="media/image24.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Font_VIP">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Nat</b:Tag>
    <b:SourceType>InternetSite</b:SourceType>
    <b:Guid>{242BF674-23BF-45FD-925F-7D695CDA157D}</b:Guid>
    <b:Author>
      <b:Author>
        <b:NameList>
          <b:Person>
            <b:Last>Venditto</b:Last>
            <b:First>Natalia</b:First>
          </b:Person>
        </b:NameList>
      </b:Author>
    </b:Author>
    <b:Title>micro-frontend.dev 2.0</b:Title>
    <b:URL>https://microfrontend.dev/architecture/micro-frontends-architecture/</b:URL>
    <b:RefOrder>1</b:RefOrder>
  </b:Source>
  <b:Source>
    <b:Tag>Mic</b:Tag>
    <b:SourceType>InternetSite</b:SourceType>
    <b:Guid>{92C4157A-43CA-4D41-8946-45F61B1D2204}</b:Guid>
    <b:Author>
      <b:Author>
        <b:NameList>
          <b:Person>
            <b:Last>Geers</b:Last>
            <b:First>Michael</b:First>
          </b:Person>
        </b:NameList>
      </b:Author>
    </b:Author>
    <b:Title>Micro Frontends extending the microservice idea to frontend development</b:Title>
    <b:URL>https://micro-frontends.org/</b:URL>
    <b:RefOrder>2</b:RefOrder>
  </b:Source>
  <b:Source>
    <b:Tag>Ken</b:Tag>
    <b:SourceType>InternetSite</b:SourceType>
    <b:Guid>{5AFB6C10-3475-4325-A049-01757D3ECF91}</b:Guid>
    <b:Author>
      <b:Author>
        <b:NameList>
          <b:Person>
            <b:Last>Li</b:Last>
            <b:First>Kent</b:First>
          </b:Person>
        </b:NameList>
      </b:Author>
    </b:Author>
    <b:Title>The Tractor Store - React &amp; Module Federation</b:Title>
    <b:URL>https://tractor-store-react.pages.dev/</b:URL>
    <b:RefOrder>3</b:RefOrder>
  </b:Source>
</b:Sources>
</file>

<file path=customXml/itemProps1.xml><?xml version="1.0" encoding="utf-8"?>
<ds:datastoreItem xmlns:ds="http://schemas.openxmlformats.org/officeDocument/2006/customXml" ds:itemID="{632B6268-F512-4A95-8CAE-E74204FB08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57</Pages>
  <Words>8095</Words>
  <Characters>46146</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54133</CharactersWithSpaces>
  <SharedDoc>false</SharedDoc>
  <HLinks>
    <vt:vector size="312" baseType="variant">
      <vt:variant>
        <vt:i4>458784</vt:i4>
      </vt:variant>
      <vt:variant>
        <vt:i4>720</vt:i4>
      </vt:variant>
      <vt:variant>
        <vt:i4>0</vt:i4>
      </vt:variant>
      <vt:variant>
        <vt:i4>5</vt:i4>
      </vt:variant>
      <vt:variant>
        <vt:lpwstr>https://www.figma.com/design/7pPrZ1cdV8Ma2tvXFIiKAU/Se400_Design?node-id=6-16&amp;node-type=canvas&amp;t=agzayo6lyDJLpt4L-0</vt:lpwstr>
      </vt:variant>
      <vt:variant>
        <vt:lpwstr/>
      </vt:variant>
      <vt:variant>
        <vt:i4>1572918</vt:i4>
      </vt:variant>
      <vt:variant>
        <vt:i4>302</vt:i4>
      </vt:variant>
      <vt:variant>
        <vt:i4>0</vt:i4>
      </vt:variant>
      <vt:variant>
        <vt:i4>5</vt:i4>
      </vt:variant>
      <vt:variant>
        <vt:lpwstr/>
      </vt:variant>
      <vt:variant>
        <vt:lpwstr>_Toc186641501</vt:lpwstr>
      </vt:variant>
      <vt:variant>
        <vt:i4>1572918</vt:i4>
      </vt:variant>
      <vt:variant>
        <vt:i4>296</vt:i4>
      </vt:variant>
      <vt:variant>
        <vt:i4>0</vt:i4>
      </vt:variant>
      <vt:variant>
        <vt:i4>5</vt:i4>
      </vt:variant>
      <vt:variant>
        <vt:lpwstr/>
      </vt:variant>
      <vt:variant>
        <vt:lpwstr>_Toc186641500</vt:lpwstr>
      </vt:variant>
      <vt:variant>
        <vt:i4>1114167</vt:i4>
      </vt:variant>
      <vt:variant>
        <vt:i4>290</vt:i4>
      </vt:variant>
      <vt:variant>
        <vt:i4>0</vt:i4>
      </vt:variant>
      <vt:variant>
        <vt:i4>5</vt:i4>
      </vt:variant>
      <vt:variant>
        <vt:lpwstr/>
      </vt:variant>
      <vt:variant>
        <vt:lpwstr>_Toc186641499</vt:lpwstr>
      </vt:variant>
      <vt:variant>
        <vt:i4>1114167</vt:i4>
      </vt:variant>
      <vt:variant>
        <vt:i4>284</vt:i4>
      </vt:variant>
      <vt:variant>
        <vt:i4>0</vt:i4>
      </vt:variant>
      <vt:variant>
        <vt:i4>5</vt:i4>
      </vt:variant>
      <vt:variant>
        <vt:lpwstr/>
      </vt:variant>
      <vt:variant>
        <vt:lpwstr>_Toc186641498</vt:lpwstr>
      </vt:variant>
      <vt:variant>
        <vt:i4>1114167</vt:i4>
      </vt:variant>
      <vt:variant>
        <vt:i4>278</vt:i4>
      </vt:variant>
      <vt:variant>
        <vt:i4>0</vt:i4>
      </vt:variant>
      <vt:variant>
        <vt:i4>5</vt:i4>
      </vt:variant>
      <vt:variant>
        <vt:lpwstr/>
      </vt:variant>
      <vt:variant>
        <vt:lpwstr>_Toc186641497</vt:lpwstr>
      </vt:variant>
      <vt:variant>
        <vt:i4>1114167</vt:i4>
      </vt:variant>
      <vt:variant>
        <vt:i4>272</vt:i4>
      </vt:variant>
      <vt:variant>
        <vt:i4>0</vt:i4>
      </vt:variant>
      <vt:variant>
        <vt:i4>5</vt:i4>
      </vt:variant>
      <vt:variant>
        <vt:lpwstr/>
      </vt:variant>
      <vt:variant>
        <vt:lpwstr>_Toc186641496</vt:lpwstr>
      </vt:variant>
      <vt:variant>
        <vt:i4>1114167</vt:i4>
      </vt:variant>
      <vt:variant>
        <vt:i4>266</vt:i4>
      </vt:variant>
      <vt:variant>
        <vt:i4>0</vt:i4>
      </vt:variant>
      <vt:variant>
        <vt:i4>5</vt:i4>
      </vt:variant>
      <vt:variant>
        <vt:lpwstr/>
      </vt:variant>
      <vt:variant>
        <vt:lpwstr>_Toc186641495</vt:lpwstr>
      </vt:variant>
      <vt:variant>
        <vt:i4>1114167</vt:i4>
      </vt:variant>
      <vt:variant>
        <vt:i4>260</vt:i4>
      </vt:variant>
      <vt:variant>
        <vt:i4>0</vt:i4>
      </vt:variant>
      <vt:variant>
        <vt:i4>5</vt:i4>
      </vt:variant>
      <vt:variant>
        <vt:lpwstr/>
      </vt:variant>
      <vt:variant>
        <vt:lpwstr>_Toc186641494</vt:lpwstr>
      </vt:variant>
      <vt:variant>
        <vt:i4>1114167</vt:i4>
      </vt:variant>
      <vt:variant>
        <vt:i4>254</vt:i4>
      </vt:variant>
      <vt:variant>
        <vt:i4>0</vt:i4>
      </vt:variant>
      <vt:variant>
        <vt:i4>5</vt:i4>
      </vt:variant>
      <vt:variant>
        <vt:lpwstr/>
      </vt:variant>
      <vt:variant>
        <vt:lpwstr>_Toc186641493</vt:lpwstr>
      </vt:variant>
      <vt:variant>
        <vt:i4>1114167</vt:i4>
      </vt:variant>
      <vt:variant>
        <vt:i4>248</vt:i4>
      </vt:variant>
      <vt:variant>
        <vt:i4>0</vt:i4>
      </vt:variant>
      <vt:variant>
        <vt:i4>5</vt:i4>
      </vt:variant>
      <vt:variant>
        <vt:lpwstr/>
      </vt:variant>
      <vt:variant>
        <vt:lpwstr>_Toc186641492</vt:lpwstr>
      </vt:variant>
      <vt:variant>
        <vt:i4>1114167</vt:i4>
      </vt:variant>
      <vt:variant>
        <vt:i4>242</vt:i4>
      </vt:variant>
      <vt:variant>
        <vt:i4>0</vt:i4>
      </vt:variant>
      <vt:variant>
        <vt:i4>5</vt:i4>
      </vt:variant>
      <vt:variant>
        <vt:lpwstr/>
      </vt:variant>
      <vt:variant>
        <vt:lpwstr>_Toc186641491</vt:lpwstr>
      </vt:variant>
      <vt:variant>
        <vt:i4>1114167</vt:i4>
      </vt:variant>
      <vt:variant>
        <vt:i4>236</vt:i4>
      </vt:variant>
      <vt:variant>
        <vt:i4>0</vt:i4>
      </vt:variant>
      <vt:variant>
        <vt:i4>5</vt:i4>
      </vt:variant>
      <vt:variant>
        <vt:lpwstr/>
      </vt:variant>
      <vt:variant>
        <vt:lpwstr>_Toc186641490</vt:lpwstr>
      </vt:variant>
      <vt:variant>
        <vt:i4>1048631</vt:i4>
      </vt:variant>
      <vt:variant>
        <vt:i4>230</vt:i4>
      </vt:variant>
      <vt:variant>
        <vt:i4>0</vt:i4>
      </vt:variant>
      <vt:variant>
        <vt:i4>5</vt:i4>
      </vt:variant>
      <vt:variant>
        <vt:lpwstr/>
      </vt:variant>
      <vt:variant>
        <vt:lpwstr>_Toc186641489</vt:lpwstr>
      </vt:variant>
      <vt:variant>
        <vt:i4>1048631</vt:i4>
      </vt:variant>
      <vt:variant>
        <vt:i4>224</vt:i4>
      </vt:variant>
      <vt:variant>
        <vt:i4>0</vt:i4>
      </vt:variant>
      <vt:variant>
        <vt:i4>5</vt:i4>
      </vt:variant>
      <vt:variant>
        <vt:lpwstr/>
      </vt:variant>
      <vt:variant>
        <vt:lpwstr>_Toc186641488</vt:lpwstr>
      </vt:variant>
      <vt:variant>
        <vt:i4>1048631</vt:i4>
      </vt:variant>
      <vt:variant>
        <vt:i4>218</vt:i4>
      </vt:variant>
      <vt:variant>
        <vt:i4>0</vt:i4>
      </vt:variant>
      <vt:variant>
        <vt:i4>5</vt:i4>
      </vt:variant>
      <vt:variant>
        <vt:lpwstr/>
      </vt:variant>
      <vt:variant>
        <vt:lpwstr>_Toc186641487</vt:lpwstr>
      </vt:variant>
      <vt:variant>
        <vt:i4>1048631</vt:i4>
      </vt:variant>
      <vt:variant>
        <vt:i4>212</vt:i4>
      </vt:variant>
      <vt:variant>
        <vt:i4>0</vt:i4>
      </vt:variant>
      <vt:variant>
        <vt:i4>5</vt:i4>
      </vt:variant>
      <vt:variant>
        <vt:lpwstr/>
      </vt:variant>
      <vt:variant>
        <vt:lpwstr>_Toc186641486</vt:lpwstr>
      </vt:variant>
      <vt:variant>
        <vt:i4>1048631</vt:i4>
      </vt:variant>
      <vt:variant>
        <vt:i4>206</vt:i4>
      </vt:variant>
      <vt:variant>
        <vt:i4>0</vt:i4>
      </vt:variant>
      <vt:variant>
        <vt:i4>5</vt:i4>
      </vt:variant>
      <vt:variant>
        <vt:lpwstr/>
      </vt:variant>
      <vt:variant>
        <vt:lpwstr>_Toc186641485</vt:lpwstr>
      </vt:variant>
      <vt:variant>
        <vt:i4>1048631</vt:i4>
      </vt:variant>
      <vt:variant>
        <vt:i4>200</vt:i4>
      </vt:variant>
      <vt:variant>
        <vt:i4>0</vt:i4>
      </vt:variant>
      <vt:variant>
        <vt:i4>5</vt:i4>
      </vt:variant>
      <vt:variant>
        <vt:lpwstr/>
      </vt:variant>
      <vt:variant>
        <vt:lpwstr>_Toc186641484</vt:lpwstr>
      </vt:variant>
      <vt:variant>
        <vt:i4>1048631</vt:i4>
      </vt:variant>
      <vt:variant>
        <vt:i4>194</vt:i4>
      </vt:variant>
      <vt:variant>
        <vt:i4>0</vt:i4>
      </vt:variant>
      <vt:variant>
        <vt:i4>5</vt:i4>
      </vt:variant>
      <vt:variant>
        <vt:lpwstr/>
      </vt:variant>
      <vt:variant>
        <vt:lpwstr>_Toc186641483</vt:lpwstr>
      </vt:variant>
      <vt:variant>
        <vt:i4>1048631</vt:i4>
      </vt:variant>
      <vt:variant>
        <vt:i4>188</vt:i4>
      </vt:variant>
      <vt:variant>
        <vt:i4>0</vt:i4>
      </vt:variant>
      <vt:variant>
        <vt:i4>5</vt:i4>
      </vt:variant>
      <vt:variant>
        <vt:lpwstr/>
      </vt:variant>
      <vt:variant>
        <vt:lpwstr>_Toc186641482</vt:lpwstr>
      </vt:variant>
      <vt:variant>
        <vt:i4>1048631</vt:i4>
      </vt:variant>
      <vt:variant>
        <vt:i4>182</vt:i4>
      </vt:variant>
      <vt:variant>
        <vt:i4>0</vt:i4>
      </vt:variant>
      <vt:variant>
        <vt:i4>5</vt:i4>
      </vt:variant>
      <vt:variant>
        <vt:lpwstr/>
      </vt:variant>
      <vt:variant>
        <vt:lpwstr>_Toc186641481</vt:lpwstr>
      </vt:variant>
      <vt:variant>
        <vt:i4>1048631</vt:i4>
      </vt:variant>
      <vt:variant>
        <vt:i4>176</vt:i4>
      </vt:variant>
      <vt:variant>
        <vt:i4>0</vt:i4>
      </vt:variant>
      <vt:variant>
        <vt:i4>5</vt:i4>
      </vt:variant>
      <vt:variant>
        <vt:lpwstr/>
      </vt:variant>
      <vt:variant>
        <vt:lpwstr>_Toc186641480</vt:lpwstr>
      </vt:variant>
      <vt:variant>
        <vt:i4>2031671</vt:i4>
      </vt:variant>
      <vt:variant>
        <vt:i4>170</vt:i4>
      </vt:variant>
      <vt:variant>
        <vt:i4>0</vt:i4>
      </vt:variant>
      <vt:variant>
        <vt:i4>5</vt:i4>
      </vt:variant>
      <vt:variant>
        <vt:lpwstr/>
      </vt:variant>
      <vt:variant>
        <vt:lpwstr>_Toc186641479</vt:lpwstr>
      </vt:variant>
      <vt:variant>
        <vt:i4>2031671</vt:i4>
      </vt:variant>
      <vt:variant>
        <vt:i4>164</vt:i4>
      </vt:variant>
      <vt:variant>
        <vt:i4>0</vt:i4>
      </vt:variant>
      <vt:variant>
        <vt:i4>5</vt:i4>
      </vt:variant>
      <vt:variant>
        <vt:lpwstr/>
      </vt:variant>
      <vt:variant>
        <vt:lpwstr>_Toc186641478</vt:lpwstr>
      </vt:variant>
      <vt:variant>
        <vt:i4>2031671</vt:i4>
      </vt:variant>
      <vt:variant>
        <vt:i4>158</vt:i4>
      </vt:variant>
      <vt:variant>
        <vt:i4>0</vt:i4>
      </vt:variant>
      <vt:variant>
        <vt:i4>5</vt:i4>
      </vt:variant>
      <vt:variant>
        <vt:lpwstr/>
      </vt:variant>
      <vt:variant>
        <vt:lpwstr>_Toc186641477</vt:lpwstr>
      </vt:variant>
      <vt:variant>
        <vt:i4>2031671</vt:i4>
      </vt:variant>
      <vt:variant>
        <vt:i4>152</vt:i4>
      </vt:variant>
      <vt:variant>
        <vt:i4>0</vt:i4>
      </vt:variant>
      <vt:variant>
        <vt:i4>5</vt:i4>
      </vt:variant>
      <vt:variant>
        <vt:lpwstr/>
      </vt:variant>
      <vt:variant>
        <vt:lpwstr>_Toc186641476</vt:lpwstr>
      </vt:variant>
      <vt:variant>
        <vt:i4>2031671</vt:i4>
      </vt:variant>
      <vt:variant>
        <vt:i4>146</vt:i4>
      </vt:variant>
      <vt:variant>
        <vt:i4>0</vt:i4>
      </vt:variant>
      <vt:variant>
        <vt:i4>5</vt:i4>
      </vt:variant>
      <vt:variant>
        <vt:lpwstr/>
      </vt:variant>
      <vt:variant>
        <vt:lpwstr>_Toc186641475</vt:lpwstr>
      </vt:variant>
      <vt:variant>
        <vt:i4>2031671</vt:i4>
      </vt:variant>
      <vt:variant>
        <vt:i4>140</vt:i4>
      </vt:variant>
      <vt:variant>
        <vt:i4>0</vt:i4>
      </vt:variant>
      <vt:variant>
        <vt:i4>5</vt:i4>
      </vt:variant>
      <vt:variant>
        <vt:lpwstr/>
      </vt:variant>
      <vt:variant>
        <vt:lpwstr>_Toc186641474</vt:lpwstr>
      </vt:variant>
      <vt:variant>
        <vt:i4>2031671</vt:i4>
      </vt:variant>
      <vt:variant>
        <vt:i4>134</vt:i4>
      </vt:variant>
      <vt:variant>
        <vt:i4>0</vt:i4>
      </vt:variant>
      <vt:variant>
        <vt:i4>5</vt:i4>
      </vt:variant>
      <vt:variant>
        <vt:lpwstr/>
      </vt:variant>
      <vt:variant>
        <vt:lpwstr>_Toc186641473</vt:lpwstr>
      </vt:variant>
      <vt:variant>
        <vt:i4>2031671</vt:i4>
      </vt:variant>
      <vt:variant>
        <vt:i4>128</vt:i4>
      </vt:variant>
      <vt:variant>
        <vt:i4>0</vt:i4>
      </vt:variant>
      <vt:variant>
        <vt:i4>5</vt:i4>
      </vt:variant>
      <vt:variant>
        <vt:lpwstr/>
      </vt:variant>
      <vt:variant>
        <vt:lpwstr>_Toc186641472</vt:lpwstr>
      </vt:variant>
      <vt:variant>
        <vt:i4>2031671</vt:i4>
      </vt:variant>
      <vt:variant>
        <vt:i4>122</vt:i4>
      </vt:variant>
      <vt:variant>
        <vt:i4>0</vt:i4>
      </vt:variant>
      <vt:variant>
        <vt:i4>5</vt:i4>
      </vt:variant>
      <vt:variant>
        <vt:lpwstr/>
      </vt:variant>
      <vt:variant>
        <vt:lpwstr>_Toc186641471</vt:lpwstr>
      </vt:variant>
      <vt:variant>
        <vt:i4>2031671</vt:i4>
      </vt:variant>
      <vt:variant>
        <vt:i4>116</vt:i4>
      </vt:variant>
      <vt:variant>
        <vt:i4>0</vt:i4>
      </vt:variant>
      <vt:variant>
        <vt:i4>5</vt:i4>
      </vt:variant>
      <vt:variant>
        <vt:lpwstr/>
      </vt:variant>
      <vt:variant>
        <vt:lpwstr>_Toc186641470</vt:lpwstr>
      </vt:variant>
      <vt:variant>
        <vt:i4>1966135</vt:i4>
      </vt:variant>
      <vt:variant>
        <vt:i4>110</vt:i4>
      </vt:variant>
      <vt:variant>
        <vt:i4>0</vt:i4>
      </vt:variant>
      <vt:variant>
        <vt:i4>5</vt:i4>
      </vt:variant>
      <vt:variant>
        <vt:lpwstr/>
      </vt:variant>
      <vt:variant>
        <vt:lpwstr>_Toc186641469</vt:lpwstr>
      </vt:variant>
      <vt:variant>
        <vt:i4>1966135</vt:i4>
      </vt:variant>
      <vt:variant>
        <vt:i4>104</vt:i4>
      </vt:variant>
      <vt:variant>
        <vt:i4>0</vt:i4>
      </vt:variant>
      <vt:variant>
        <vt:i4>5</vt:i4>
      </vt:variant>
      <vt:variant>
        <vt:lpwstr/>
      </vt:variant>
      <vt:variant>
        <vt:lpwstr>_Toc186641468</vt:lpwstr>
      </vt:variant>
      <vt:variant>
        <vt:i4>1966135</vt:i4>
      </vt:variant>
      <vt:variant>
        <vt:i4>98</vt:i4>
      </vt:variant>
      <vt:variant>
        <vt:i4>0</vt:i4>
      </vt:variant>
      <vt:variant>
        <vt:i4>5</vt:i4>
      </vt:variant>
      <vt:variant>
        <vt:lpwstr/>
      </vt:variant>
      <vt:variant>
        <vt:lpwstr>_Toc186641467</vt:lpwstr>
      </vt:variant>
      <vt:variant>
        <vt:i4>1966135</vt:i4>
      </vt:variant>
      <vt:variant>
        <vt:i4>92</vt:i4>
      </vt:variant>
      <vt:variant>
        <vt:i4>0</vt:i4>
      </vt:variant>
      <vt:variant>
        <vt:i4>5</vt:i4>
      </vt:variant>
      <vt:variant>
        <vt:lpwstr/>
      </vt:variant>
      <vt:variant>
        <vt:lpwstr>_Toc186641466</vt:lpwstr>
      </vt:variant>
      <vt:variant>
        <vt:i4>1966135</vt:i4>
      </vt:variant>
      <vt:variant>
        <vt:i4>86</vt:i4>
      </vt:variant>
      <vt:variant>
        <vt:i4>0</vt:i4>
      </vt:variant>
      <vt:variant>
        <vt:i4>5</vt:i4>
      </vt:variant>
      <vt:variant>
        <vt:lpwstr/>
      </vt:variant>
      <vt:variant>
        <vt:lpwstr>_Toc186641465</vt:lpwstr>
      </vt:variant>
      <vt:variant>
        <vt:i4>1966135</vt:i4>
      </vt:variant>
      <vt:variant>
        <vt:i4>80</vt:i4>
      </vt:variant>
      <vt:variant>
        <vt:i4>0</vt:i4>
      </vt:variant>
      <vt:variant>
        <vt:i4>5</vt:i4>
      </vt:variant>
      <vt:variant>
        <vt:lpwstr/>
      </vt:variant>
      <vt:variant>
        <vt:lpwstr>_Toc186641464</vt:lpwstr>
      </vt:variant>
      <vt:variant>
        <vt:i4>1966135</vt:i4>
      </vt:variant>
      <vt:variant>
        <vt:i4>74</vt:i4>
      </vt:variant>
      <vt:variant>
        <vt:i4>0</vt:i4>
      </vt:variant>
      <vt:variant>
        <vt:i4>5</vt:i4>
      </vt:variant>
      <vt:variant>
        <vt:lpwstr/>
      </vt:variant>
      <vt:variant>
        <vt:lpwstr>_Toc186641463</vt:lpwstr>
      </vt:variant>
      <vt:variant>
        <vt:i4>1966135</vt:i4>
      </vt:variant>
      <vt:variant>
        <vt:i4>68</vt:i4>
      </vt:variant>
      <vt:variant>
        <vt:i4>0</vt:i4>
      </vt:variant>
      <vt:variant>
        <vt:i4>5</vt:i4>
      </vt:variant>
      <vt:variant>
        <vt:lpwstr/>
      </vt:variant>
      <vt:variant>
        <vt:lpwstr>_Toc186641462</vt:lpwstr>
      </vt:variant>
      <vt:variant>
        <vt:i4>1966135</vt:i4>
      </vt:variant>
      <vt:variant>
        <vt:i4>62</vt:i4>
      </vt:variant>
      <vt:variant>
        <vt:i4>0</vt:i4>
      </vt:variant>
      <vt:variant>
        <vt:i4>5</vt:i4>
      </vt:variant>
      <vt:variant>
        <vt:lpwstr/>
      </vt:variant>
      <vt:variant>
        <vt:lpwstr>_Toc186641461</vt:lpwstr>
      </vt:variant>
      <vt:variant>
        <vt:i4>1966135</vt:i4>
      </vt:variant>
      <vt:variant>
        <vt:i4>56</vt:i4>
      </vt:variant>
      <vt:variant>
        <vt:i4>0</vt:i4>
      </vt:variant>
      <vt:variant>
        <vt:i4>5</vt:i4>
      </vt:variant>
      <vt:variant>
        <vt:lpwstr/>
      </vt:variant>
      <vt:variant>
        <vt:lpwstr>_Toc186641460</vt:lpwstr>
      </vt:variant>
      <vt:variant>
        <vt:i4>1900599</vt:i4>
      </vt:variant>
      <vt:variant>
        <vt:i4>50</vt:i4>
      </vt:variant>
      <vt:variant>
        <vt:i4>0</vt:i4>
      </vt:variant>
      <vt:variant>
        <vt:i4>5</vt:i4>
      </vt:variant>
      <vt:variant>
        <vt:lpwstr/>
      </vt:variant>
      <vt:variant>
        <vt:lpwstr>_Toc186641459</vt:lpwstr>
      </vt:variant>
      <vt:variant>
        <vt:i4>1900599</vt:i4>
      </vt:variant>
      <vt:variant>
        <vt:i4>44</vt:i4>
      </vt:variant>
      <vt:variant>
        <vt:i4>0</vt:i4>
      </vt:variant>
      <vt:variant>
        <vt:i4>5</vt:i4>
      </vt:variant>
      <vt:variant>
        <vt:lpwstr/>
      </vt:variant>
      <vt:variant>
        <vt:lpwstr>_Toc186641458</vt:lpwstr>
      </vt:variant>
      <vt:variant>
        <vt:i4>1900599</vt:i4>
      </vt:variant>
      <vt:variant>
        <vt:i4>38</vt:i4>
      </vt:variant>
      <vt:variant>
        <vt:i4>0</vt:i4>
      </vt:variant>
      <vt:variant>
        <vt:i4>5</vt:i4>
      </vt:variant>
      <vt:variant>
        <vt:lpwstr/>
      </vt:variant>
      <vt:variant>
        <vt:lpwstr>_Toc186641457</vt:lpwstr>
      </vt:variant>
      <vt:variant>
        <vt:i4>1900599</vt:i4>
      </vt:variant>
      <vt:variant>
        <vt:i4>32</vt:i4>
      </vt:variant>
      <vt:variant>
        <vt:i4>0</vt:i4>
      </vt:variant>
      <vt:variant>
        <vt:i4>5</vt:i4>
      </vt:variant>
      <vt:variant>
        <vt:lpwstr/>
      </vt:variant>
      <vt:variant>
        <vt:lpwstr>_Toc186641456</vt:lpwstr>
      </vt:variant>
      <vt:variant>
        <vt:i4>1900599</vt:i4>
      </vt:variant>
      <vt:variant>
        <vt:i4>26</vt:i4>
      </vt:variant>
      <vt:variant>
        <vt:i4>0</vt:i4>
      </vt:variant>
      <vt:variant>
        <vt:i4>5</vt:i4>
      </vt:variant>
      <vt:variant>
        <vt:lpwstr/>
      </vt:variant>
      <vt:variant>
        <vt:lpwstr>_Toc186641455</vt:lpwstr>
      </vt:variant>
      <vt:variant>
        <vt:i4>1900599</vt:i4>
      </vt:variant>
      <vt:variant>
        <vt:i4>20</vt:i4>
      </vt:variant>
      <vt:variant>
        <vt:i4>0</vt:i4>
      </vt:variant>
      <vt:variant>
        <vt:i4>5</vt:i4>
      </vt:variant>
      <vt:variant>
        <vt:lpwstr/>
      </vt:variant>
      <vt:variant>
        <vt:lpwstr>_Toc186641454</vt:lpwstr>
      </vt:variant>
      <vt:variant>
        <vt:i4>1900599</vt:i4>
      </vt:variant>
      <vt:variant>
        <vt:i4>14</vt:i4>
      </vt:variant>
      <vt:variant>
        <vt:i4>0</vt:i4>
      </vt:variant>
      <vt:variant>
        <vt:i4>5</vt:i4>
      </vt:variant>
      <vt:variant>
        <vt:lpwstr/>
      </vt:variant>
      <vt:variant>
        <vt:lpwstr>_Toc186641453</vt:lpwstr>
      </vt:variant>
      <vt:variant>
        <vt:i4>1900599</vt:i4>
      </vt:variant>
      <vt:variant>
        <vt:i4>8</vt:i4>
      </vt:variant>
      <vt:variant>
        <vt:i4>0</vt:i4>
      </vt:variant>
      <vt:variant>
        <vt:i4>5</vt:i4>
      </vt:variant>
      <vt:variant>
        <vt:lpwstr/>
      </vt:variant>
      <vt:variant>
        <vt:lpwstr>_Toc186641452</vt:lpwstr>
      </vt:variant>
      <vt:variant>
        <vt:i4>1900599</vt:i4>
      </vt:variant>
      <vt:variant>
        <vt:i4>2</vt:i4>
      </vt:variant>
      <vt:variant>
        <vt:i4>0</vt:i4>
      </vt:variant>
      <vt:variant>
        <vt:i4>5</vt:i4>
      </vt:variant>
      <vt:variant>
        <vt:lpwstr/>
      </vt:variant>
      <vt:variant>
        <vt:lpwstr>_Toc186641451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Lê Quốc Dũng;Phạm Thanh Đồng</dc:creator>
  <cp:keywords/>
  <cp:lastModifiedBy>Lê Quốc Dũng</cp:lastModifiedBy>
  <cp:revision>2</cp:revision>
  <dcterms:created xsi:type="dcterms:W3CDTF">2025-01-01T14:10:00Z</dcterms:created>
  <dcterms:modified xsi:type="dcterms:W3CDTF">2025-01-01T14:10:00Z</dcterms:modified>
</cp:coreProperties>
</file>